
<file path=[Content_Types].xml><?xml version="1.0" encoding="utf-8"?>
<Types xmlns="http://schemas.openxmlformats.org/package/2006/content-types">
  <Default Extension="ICO" ContentType="image/.ico"/>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2f9a12ed56c04698" Type="http://schemas.microsoft.com/office/2007/relationships/ui/extensibility" Target="customUI/customUI14.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0" w:type="auto"/>
        <w:tblBorders>
          <w:top w:val="single" w:sz="24" w:space="0" w:color="auto"/>
          <w:left w:val="none" w:sz="0" w:space="0" w:color="auto"/>
          <w:bottom w:val="single" w:sz="24" w:space="0" w:color="auto"/>
          <w:right w:val="none" w:sz="0" w:space="0" w:color="auto"/>
          <w:insideH w:val="none" w:sz="0" w:space="0" w:color="auto"/>
          <w:insideV w:val="none" w:sz="0" w:space="0" w:color="auto"/>
        </w:tblBorders>
        <w:tblCellMar>
          <w:left w:w="115" w:type="dxa"/>
          <w:bottom w:w="216" w:type="dxa"/>
          <w:right w:w="115" w:type="dxa"/>
        </w:tblCellMar>
        <w:tblLook w:val="04A0" w:firstRow="1" w:lastRow="0" w:firstColumn="1" w:lastColumn="0" w:noHBand="0" w:noVBand="1"/>
      </w:tblPr>
      <w:tblGrid>
        <w:gridCol w:w="6918"/>
      </w:tblGrid>
      <w:tr w:rsidR="00223A14" w:rsidRPr="00223A14" w14:paraId="2C0D8FEE" w14:textId="77777777" w:rsidTr="002E2C4D">
        <w:tc>
          <w:tcPr>
            <w:tcW w:w="8320" w:type="dxa"/>
          </w:tcPr>
          <w:p w14:paraId="1FFEC853" w14:textId="77777777" w:rsidR="00223A14" w:rsidRPr="005F5FF4" w:rsidRDefault="00FE61EC" w:rsidP="00223A14">
            <w:pPr>
              <w:overflowPunct/>
              <w:autoSpaceDE/>
              <w:autoSpaceDN/>
              <w:adjustRightInd/>
              <w:spacing w:before="160"/>
              <w:ind w:firstLine="0"/>
              <w:textAlignment w:val="auto"/>
              <w:rPr>
                <w:rFonts w:ascii="Helvetica" w:eastAsia="SimSun" w:hAnsi="Helvetica"/>
                <w:i/>
                <w:sz w:val="28"/>
                <w:szCs w:val="28"/>
              </w:rPr>
            </w:pPr>
            <w:r w:rsidRPr="00FE61EC">
              <w:rPr>
                <w:rFonts w:ascii="Helvetica" w:eastAsia="SimSun" w:hAnsi="Helvetica"/>
                <w:i/>
                <w:sz w:val="28"/>
                <w:szCs w:val="28"/>
              </w:rPr>
              <w:t>Gene Expression</w:t>
            </w:r>
          </w:p>
          <w:p w14:paraId="0C57EA34" w14:textId="3A3F3D87" w:rsidR="00223A14" w:rsidRPr="005F5FF4" w:rsidRDefault="00223A14" w:rsidP="00223A14">
            <w:pPr>
              <w:overflowPunct/>
              <w:autoSpaceDE/>
              <w:autoSpaceDN/>
              <w:adjustRightInd/>
              <w:spacing w:before="92" w:line="420" w:lineRule="exact"/>
              <w:ind w:firstLine="0"/>
              <w:textAlignment w:val="auto"/>
              <w:rPr>
                <w:rFonts w:ascii="Helvetica" w:eastAsia="SimSun" w:hAnsi="Helvetica"/>
                <w:b/>
                <w:sz w:val="36"/>
                <w:szCs w:val="36"/>
              </w:rPr>
            </w:pPr>
            <w:r w:rsidRPr="00A842BC">
              <w:rPr>
                <w:rFonts w:ascii="Helvetica" w:eastAsia="SimSun" w:hAnsi="Helvetica"/>
                <w:b/>
                <w:sz w:val="36"/>
                <w:szCs w:val="36"/>
              </w:rPr>
              <w:t>Integrative Survival Analysis of Breast Cancer with Gene Expression and DNA Methylation Data</w:t>
            </w:r>
          </w:p>
          <w:p w14:paraId="23C07C66" w14:textId="77777777" w:rsidR="00223A14" w:rsidRPr="005F5FF4" w:rsidRDefault="00223A14" w:rsidP="00223A14">
            <w:pPr>
              <w:overflowPunct/>
              <w:autoSpaceDE/>
              <w:autoSpaceDN/>
              <w:adjustRightInd/>
              <w:spacing w:before="100" w:line="300" w:lineRule="exact"/>
              <w:ind w:firstLine="0"/>
              <w:textAlignment w:val="auto"/>
              <w:rPr>
                <w:rFonts w:ascii="Helvetica-Light" w:eastAsia="SimSun" w:hAnsi="Helvetica-Light"/>
                <w:iCs/>
                <w:sz w:val="24"/>
                <w:szCs w:val="24"/>
              </w:rPr>
            </w:pPr>
            <w:r w:rsidRPr="00166907">
              <w:rPr>
                <w:rFonts w:ascii="Helvetica-Light" w:eastAsia="SimSun" w:hAnsi="Helvetica-Light"/>
                <w:iCs/>
                <w:sz w:val="24"/>
                <w:szCs w:val="24"/>
              </w:rPr>
              <w:t>Isabelle Bichindaritz</w:t>
            </w:r>
            <w:r w:rsidRPr="005F5FF4">
              <w:rPr>
                <w:rFonts w:ascii="Helvetica-Light" w:eastAsia="SimSun" w:hAnsi="Helvetica-Light"/>
                <w:iCs/>
                <w:sz w:val="24"/>
                <w:szCs w:val="24"/>
                <w:vertAlign w:val="superscript"/>
              </w:rPr>
              <w:t>1</w:t>
            </w:r>
            <w:r w:rsidRPr="00166907">
              <w:rPr>
                <w:rFonts w:ascii="Helvetica-Light" w:eastAsia="SimSun" w:hAnsi="Helvetica-Light"/>
                <w:iCs/>
                <w:sz w:val="24"/>
                <w:szCs w:val="24"/>
              </w:rPr>
              <w:t>, Guanghui Liu</w:t>
            </w:r>
            <w:r>
              <w:rPr>
                <w:rFonts w:ascii="Helvetica-Light" w:eastAsia="SimSun" w:hAnsi="Helvetica-Light"/>
                <w:iCs/>
                <w:sz w:val="24"/>
                <w:szCs w:val="24"/>
                <w:vertAlign w:val="superscript"/>
              </w:rPr>
              <w:t>1</w:t>
            </w:r>
            <w:r w:rsidRPr="005F5FF4">
              <w:rPr>
                <w:rFonts w:ascii="Helvetica-Light" w:eastAsia="SimSun" w:hAnsi="Helvetica-Light"/>
                <w:iCs/>
                <w:sz w:val="24"/>
                <w:szCs w:val="24"/>
                <w:vertAlign w:val="superscript"/>
              </w:rPr>
              <w:t>,</w:t>
            </w:r>
            <w:r w:rsidRPr="005F5FF4">
              <w:rPr>
                <w:rFonts w:eastAsia="SimSun"/>
                <w:iCs/>
                <w:sz w:val="24"/>
                <w:szCs w:val="24"/>
                <w:vertAlign w:val="superscript"/>
              </w:rPr>
              <w:t>*</w:t>
            </w:r>
            <w:r w:rsidRPr="00166907">
              <w:rPr>
                <w:rFonts w:ascii="Helvetica-Light" w:eastAsia="SimSun" w:hAnsi="Helvetica-Light"/>
                <w:iCs/>
                <w:sz w:val="24"/>
                <w:szCs w:val="24"/>
              </w:rPr>
              <w:t>, and Christopher Bartlett</w:t>
            </w:r>
            <w:r w:rsidRPr="005F5FF4">
              <w:rPr>
                <w:rFonts w:ascii="Helvetica-Light" w:eastAsia="SimSun" w:hAnsi="Helvetica-Light"/>
                <w:iCs/>
                <w:sz w:val="24"/>
                <w:szCs w:val="24"/>
                <w:vertAlign w:val="superscript"/>
              </w:rPr>
              <w:t>1</w:t>
            </w:r>
            <w:r w:rsidRPr="00166907">
              <w:rPr>
                <w:rFonts w:ascii="Helvetica-Light" w:eastAsia="SimSun" w:hAnsi="Helvetica-Light"/>
                <w:iCs/>
                <w:sz w:val="24"/>
                <w:szCs w:val="24"/>
              </w:rPr>
              <w:t xml:space="preserve"> </w:t>
            </w:r>
          </w:p>
          <w:p w14:paraId="2A710EAD" w14:textId="77777777" w:rsidR="00223A14" w:rsidRPr="005F5FF4" w:rsidRDefault="00223A14" w:rsidP="00223A14">
            <w:pPr>
              <w:overflowPunct/>
              <w:autoSpaceDE/>
              <w:autoSpaceDN/>
              <w:adjustRightInd/>
              <w:spacing w:before="100" w:after="52" w:line="240" w:lineRule="exact"/>
              <w:ind w:firstLine="0"/>
              <w:textAlignment w:val="auto"/>
              <w:rPr>
                <w:rFonts w:ascii="Helvetica-Light" w:eastAsia="SimSun" w:hAnsi="Helvetica-Light"/>
                <w:iCs/>
                <w:sz w:val="18"/>
                <w:szCs w:val="18"/>
              </w:rPr>
            </w:pPr>
            <w:r w:rsidRPr="005F5FF4">
              <w:rPr>
                <w:rFonts w:ascii="Helvetica-Light" w:eastAsia="SimSun" w:hAnsi="Helvetica-Light"/>
                <w:iCs/>
                <w:sz w:val="18"/>
                <w:szCs w:val="18"/>
                <w:vertAlign w:val="superscript"/>
              </w:rPr>
              <w:t>1</w:t>
            </w:r>
            <w:r w:rsidRPr="00166907">
              <w:rPr>
                <w:rFonts w:ascii="Helvetica-Light" w:eastAsia="SimSun" w:hAnsi="Helvetica-Light"/>
                <w:iCs/>
                <w:sz w:val="18"/>
                <w:szCs w:val="18"/>
              </w:rPr>
              <w:t>Department of Computer Science, State University of New York at Oswego, New York, USA</w:t>
            </w:r>
            <w:r>
              <w:rPr>
                <w:rFonts w:ascii="Helvetica-Light" w:eastAsia="SimSun" w:hAnsi="Helvetica-Light"/>
                <w:iCs/>
                <w:sz w:val="18"/>
                <w:szCs w:val="18"/>
              </w:rPr>
              <w:t xml:space="preserve"> </w:t>
            </w:r>
          </w:p>
          <w:p w14:paraId="4E4CD079" w14:textId="77777777" w:rsidR="00223A14" w:rsidRPr="005F5FF4" w:rsidRDefault="00223A14" w:rsidP="00223A14">
            <w:pPr>
              <w:overflowPunct/>
              <w:autoSpaceDE/>
              <w:autoSpaceDN/>
              <w:adjustRightInd/>
              <w:spacing w:before="70" w:line="300" w:lineRule="exact"/>
              <w:ind w:firstLine="0"/>
              <w:textAlignment w:val="auto"/>
              <w:rPr>
                <w:rFonts w:ascii="Helvetica-Light" w:eastAsia="SimSun" w:hAnsi="Helvetica-Light"/>
                <w:iCs/>
                <w:sz w:val="17"/>
                <w:szCs w:val="17"/>
              </w:rPr>
            </w:pPr>
            <w:r w:rsidRPr="005F5FF4">
              <w:rPr>
                <w:rFonts w:ascii="Helvetica-Light" w:eastAsia="SimSun" w:hAnsi="Helvetica-Light"/>
                <w:iCs/>
                <w:sz w:val="17"/>
                <w:szCs w:val="17"/>
              </w:rPr>
              <w:t>*To whom correspondence should be addressed.</w:t>
            </w:r>
          </w:p>
          <w:p w14:paraId="73E692B0" w14:textId="77777777" w:rsidR="00223A14" w:rsidRPr="005F5FF4" w:rsidRDefault="00223A14" w:rsidP="00223A14">
            <w:pPr>
              <w:overflowPunct/>
              <w:autoSpaceDE/>
              <w:autoSpaceDN/>
              <w:adjustRightInd/>
              <w:spacing w:before="70" w:line="300" w:lineRule="exact"/>
              <w:ind w:firstLine="0"/>
              <w:textAlignment w:val="auto"/>
              <w:rPr>
                <w:rFonts w:ascii="Helvetica-Light" w:eastAsia="SimSun" w:hAnsi="Helvetica-Light"/>
                <w:iCs/>
                <w:sz w:val="17"/>
                <w:szCs w:val="17"/>
              </w:rPr>
            </w:pPr>
            <w:r w:rsidRPr="005F5FF4">
              <w:rPr>
                <w:rFonts w:ascii="Helvetica-Light" w:eastAsia="SimSun" w:hAnsi="Helvetica-Light"/>
                <w:iCs/>
                <w:sz w:val="17"/>
                <w:szCs w:val="17"/>
              </w:rPr>
              <w:t>Associate Editor: XXXXXXX</w:t>
            </w:r>
          </w:p>
          <w:p w14:paraId="6F9656E1" w14:textId="77777777" w:rsidR="00223A14" w:rsidRPr="005F5FF4" w:rsidRDefault="00223A14" w:rsidP="00223A14">
            <w:pPr>
              <w:overflowPunct/>
              <w:autoSpaceDE/>
              <w:autoSpaceDN/>
              <w:adjustRightInd/>
              <w:spacing w:before="40" w:after="52" w:line="240" w:lineRule="exact"/>
              <w:ind w:firstLine="0"/>
              <w:textAlignment w:val="auto"/>
              <w:rPr>
                <w:rFonts w:ascii="Helvetica-Light" w:eastAsia="SimSun" w:hAnsi="Helvetica-Light"/>
                <w:iCs/>
                <w:sz w:val="16"/>
                <w:szCs w:val="16"/>
              </w:rPr>
            </w:pPr>
            <w:r w:rsidRPr="005F5FF4">
              <w:rPr>
                <w:rFonts w:ascii="Helvetica-Light" w:eastAsia="SimSun" w:hAnsi="Helvetica-Light"/>
                <w:iCs/>
                <w:sz w:val="16"/>
                <w:szCs w:val="16"/>
              </w:rPr>
              <w:t xml:space="preserve">Received on XXXXX; revised on XXXXX; accepted on XXXXX </w:t>
            </w:r>
          </w:p>
          <w:p w14:paraId="758FFA22" w14:textId="77777777" w:rsidR="00223A14" w:rsidRPr="00166907" w:rsidRDefault="00223A14" w:rsidP="00223A14">
            <w:pPr>
              <w:pStyle w:val="Abstract-Head"/>
              <w:spacing w:before="240" w:after="0" w:line="240" w:lineRule="auto"/>
            </w:pPr>
            <w:r w:rsidRPr="00166907">
              <w:t>Abstract</w:t>
            </w:r>
          </w:p>
          <w:p w14:paraId="2F7BE90F" w14:textId="77777777" w:rsidR="00223A14" w:rsidRDefault="00223A14" w:rsidP="00223A14">
            <w:pPr>
              <w:tabs>
                <w:tab w:val="left" w:pos="7140"/>
              </w:tabs>
              <w:overflowPunct/>
              <w:autoSpaceDE/>
              <w:autoSpaceDN/>
              <w:adjustRightInd/>
              <w:spacing w:line="200" w:lineRule="exact"/>
              <w:ind w:firstLine="0"/>
              <w:textAlignment w:val="auto"/>
              <w:rPr>
                <w:bCs/>
              </w:rPr>
            </w:pPr>
            <w:r w:rsidRPr="00166907">
              <w:rPr>
                <w:rFonts w:ascii="Times" w:eastAsia="SimSun" w:hAnsi="Times"/>
                <w:b/>
                <w:bCs/>
                <w:szCs w:val="24"/>
              </w:rPr>
              <w:t>Motivation:</w:t>
            </w:r>
            <w:r>
              <w:rPr>
                <w:b/>
                <w:bCs/>
              </w:rPr>
              <w:t xml:space="preserve"> </w:t>
            </w:r>
            <w:r w:rsidRPr="00343DC3">
              <w:rPr>
                <w:bCs/>
              </w:rPr>
              <w:t xml:space="preserve">Integrative multi-feature fusion analysis on biomedical data has gained much attention recently. In breast cancer, existing studies have demonstrated that combining genomic mRNA data and DNA methylation data can better stratify cancer patients with distinct prognosis than using single signature. However, those existing methods are simply combining those gene features in series and have ignored the correlations of each single task over time. </w:t>
            </w:r>
          </w:p>
          <w:p w14:paraId="3FA89DEB" w14:textId="41E7BE47" w:rsidR="00223A14" w:rsidRDefault="00223A14" w:rsidP="00223A14">
            <w:pPr>
              <w:tabs>
                <w:tab w:val="left" w:pos="7140"/>
              </w:tabs>
              <w:overflowPunct/>
              <w:autoSpaceDE/>
              <w:autoSpaceDN/>
              <w:adjustRightInd/>
              <w:spacing w:line="200" w:lineRule="exact"/>
              <w:ind w:firstLine="0"/>
              <w:textAlignment w:val="auto"/>
              <w:rPr>
                <w:bCs/>
              </w:rPr>
            </w:pPr>
            <w:r w:rsidRPr="00223A14">
              <w:rPr>
                <w:rFonts w:ascii="Times" w:eastAsia="SimSun" w:hAnsi="Times"/>
                <w:b/>
                <w:szCs w:val="24"/>
              </w:rPr>
              <w:t>Results:</w:t>
            </w:r>
            <w:r>
              <w:rPr>
                <w:rFonts w:ascii="Times" w:eastAsia="SimSun" w:hAnsi="Times"/>
                <w:b/>
                <w:szCs w:val="24"/>
              </w:rPr>
              <w:t xml:space="preserve"> </w:t>
            </w:r>
            <w:r w:rsidRPr="00343DC3">
              <w:rPr>
                <w:bCs/>
              </w:rPr>
              <w:t>In this study, we propose a</w:t>
            </w:r>
            <w:r>
              <w:rPr>
                <w:bCs/>
              </w:rPr>
              <w:t>n</w:t>
            </w:r>
            <w:r w:rsidRPr="00343DC3">
              <w:rPr>
                <w:bCs/>
              </w:rPr>
              <w:t xml:space="preserve"> </w:t>
            </w:r>
            <w:r>
              <w:rPr>
                <w:bCs/>
              </w:rPr>
              <w:t>adaptive</w:t>
            </w:r>
            <w:r w:rsidRPr="00804392">
              <w:t xml:space="preserve"> </w:t>
            </w:r>
            <w:r w:rsidRPr="00804392">
              <w:rPr>
                <w:bCs/>
              </w:rPr>
              <w:t>multi-task</w:t>
            </w:r>
            <w:r w:rsidRPr="00343DC3">
              <w:rPr>
                <w:bCs/>
              </w:rPr>
              <w:t xml:space="preserve"> learning method based on multi-modal learning, instead of performing survival analysis on each data set to predict the survival risk of </w:t>
            </w:r>
            <w:r>
              <w:rPr>
                <w:bCs/>
              </w:rPr>
              <w:t xml:space="preserve">breast </w:t>
            </w:r>
            <w:r w:rsidRPr="00343DC3">
              <w:rPr>
                <w:bCs/>
              </w:rPr>
              <w:t>cancer patients.</w:t>
            </w:r>
            <w:r>
              <w:rPr>
                <w:bCs/>
              </w:rPr>
              <w:t xml:space="preserve"> </w:t>
            </w:r>
            <w:r w:rsidRPr="00343DC3">
              <w:rPr>
                <w:bCs/>
              </w:rPr>
              <w:t>First, we use local maxim</w:t>
            </w:r>
            <w:r>
              <w:rPr>
                <w:bCs/>
              </w:rPr>
              <w:t>um quasi-clique merging (lmQCM)</w:t>
            </w:r>
            <w:r w:rsidRPr="00343DC3">
              <w:rPr>
                <w:bCs/>
              </w:rPr>
              <w:t xml:space="preserve"> algorithm to reduce the mRNA and methylation feature dimensions and extract cluster eigengenes respectively. Then, we build a</w:t>
            </w:r>
            <w:r>
              <w:rPr>
                <w:bCs/>
              </w:rPr>
              <w:t xml:space="preserve">n </w:t>
            </w:r>
            <w:r w:rsidRPr="005154C8">
              <w:t>ordinal</w:t>
            </w:r>
            <w:r w:rsidRPr="00343DC3">
              <w:rPr>
                <w:bCs/>
              </w:rPr>
              <w:t xml:space="preserve"> cox hazards model for survival analysis and use </w:t>
            </w:r>
            <w:r>
              <w:rPr>
                <w:bCs/>
              </w:rPr>
              <w:t>l</w:t>
            </w:r>
            <w:r w:rsidRPr="008636FB">
              <w:rPr>
                <w:bCs/>
              </w:rPr>
              <w:t xml:space="preserve">ong short-term memory </w:t>
            </w:r>
            <w:r>
              <w:rPr>
                <w:bCs/>
              </w:rPr>
              <w:t>(</w:t>
            </w:r>
            <w:r w:rsidRPr="00343DC3">
              <w:rPr>
                <w:bCs/>
              </w:rPr>
              <w:t>LSTM</w:t>
            </w:r>
            <w:r>
              <w:rPr>
                <w:bCs/>
              </w:rPr>
              <w:t>)</w:t>
            </w:r>
            <w:r w:rsidRPr="00343DC3">
              <w:rPr>
                <w:bCs/>
              </w:rPr>
              <w:t xml:space="preserve"> method to predict patients’ survival risk. We make the observation that the prediction performance is strongly dependent on the relative weighting between the losses of each task. We use a</w:t>
            </w:r>
            <w:r>
              <w:rPr>
                <w:bCs/>
              </w:rPr>
              <w:t>n</w:t>
            </w:r>
            <w:r w:rsidRPr="00343DC3">
              <w:rPr>
                <w:bCs/>
              </w:rPr>
              <w:t xml:space="preserve"> </w:t>
            </w:r>
            <w:r w:rsidRPr="008636FB">
              <w:rPr>
                <w:bCs/>
              </w:rPr>
              <w:t xml:space="preserve">adaptive </w:t>
            </w:r>
            <w:r>
              <w:rPr>
                <w:bCs/>
              </w:rPr>
              <w:t>weights</w:t>
            </w:r>
            <w:r w:rsidRPr="008636FB">
              <w:rPr>
                <w:bCs/>
              </w:rPr>
              <w:t xml:space="preserve"> </w:t>
            </w:r>
            <w:r w:rsidRPr="00343DC3">
              <w:rPr>
                <w:bCs/>
              </w:rPr>
              <w:t>approach to multi-task learning which weighs multiple loss functions by considering the homoscedastic uncertainty of each task. This method can simultaneously learn all kinds of quantities in the regression settings of different units at the same time.</w:t>
            </w:r>
            <w:r>
              <w:rPr>
                <w:bCs/>
              </w:rPr>
              <w:t xml:space="preserve"> </w:t>
            </w:r>
            <w:r w:rsidRPr="00B8705F">
              <w:rPr>
                <w:bCs/>
              </w:rPr>
              <w:t>W</w:t>
            </w:r>
            <w:r w:rsidRPr="00584072">
              <w:rPr>
                <w:bCs/>
              </w:rPr>
              <w:t>e use the cross validation method and the conc</w:t>
            </w:r>
            <w:r>
              <w:rPr>
                <w:bCs/>
              </w:rPr>
              <w:t>ordance index (C-index) to eval</w:t>
            </w:r>
            <w:r w:rsidRPr="00584072">
              <w:rPr>
                <w:bCs/>
              </w:rPr>
              <w:t>uate the prediction performance.</w:t>
            </w:r>
            <w:r>
              <w:rPr>
                <w:bCs/>
              </w:rPr>
              <w:t xml:space="preserve"> </w:t>
            </w:r>
            <w:r w:rsidRPr="00584072">
              <w:rPr>
                <w:bCs/>
              </w:rPr>
              <w:t>Stringent cross-validation tests on the benchmark dataset</w:t>
            </w:r>
            <w:r w:rsidR="00455549">
              <w:rPr>
                <w:bCs/>
              </w:rPr>
              <w:t>s</w:t>
            </w:r>
            <w:r w:rsidRPr="00584072">
              <w:rPr>
                <w:bCs/>
              </w:rPr>
              <w:t xml:space="preserve"> demonstrate the efficacy of the proposed method, which achieves very competitive performance with existing state-of-the-art methods.</w:t>
            </w:r>
          </w:p>
          <w:p w14:paraId="42BF266C" w14:textId="77777777" w:rsidR="00223A14" w:rsidRPr="00223A14" w:rsidRDefault="00223A14" w:rsidP="007C1C6A">
            <w:pPr>
              <w:pStyle w:val="abstract"/>
              <w:spacing w:before="0" w:after="0"/>
              <w:ind w:leftChars="-1" w:left="-2" w:right="0" w:firstLine="0"/>
              <w:rPr>
                <w:bCs/>
                <w:sz w:val="20"/>
              </w:rPr>
            </w:pPr>
            <w:r w:rsidRPr="00223A14">
              <w:rPr>
                <w:b/>
                <w:bCs/>
                <w:sz w:val="20"/>
              </w:rPr>
              <w:t>Keywords:</w:t>
            </w:r>
            <w:r w:rsidRPr="007C1C6A">
              <w:rPr>
                <w:rFonts w:ascii="Times" w:eastAsia="SimSun" w:hAnsi="Times"/>
                <w:sz w:val="20"/>
                <w:szCs w:val="24"/>
                <w:lang w:val="en-GB"/>
              </w:rPr>
              <w:t xml:space="preserve"> Survival analysis, Breast cancer, Gene expression, DNA met</w:t>
            </w:r>
            <w:r w:rsidR="007C1C6A">
              <w:rPr>
                <w:rFonts w:ascii="Times" w:eastAsia="SimSun" w:hAnsi="Times"/>
                <w:sz w:val="20"/>
                <w:szCs w:val="24"/>
                <w:lang w:val="en-GB"/>
              </w:rPr>
              <w:t>hyla</w:t>
            </w:r>
            <w:r w:rsidRPr="007C1C6A">
              <w:rPr>
                <w:rFonts w:ascii="Times" w:eastAsia="SimSun" w:hAnsi="Times"/>
                <w:sz w:val="20"/>
                <w:szCs w:val="24"/>
                <w:lang w:val="en-GB"/>
              </w:rPr>
              <w:t>tion, Ordinal cox model, Multi-task learning.</w:t>
            </w:r>
          </w:p>
          <w:p w14:paraId="3A31E636" w14:textId="590A6110" w:rsidR="00223A14" w:rsidRPr="00B14131" w:rsidRDefault="00223A14" w:rsidP="00223A14">
            <w:pPr>
              <w:pStyle w:val="abstract"/>
              <w:spacing w:after="0"/>
              <w:ind w:leftChars="-1" w:left="-2" w:firstLine="1"/>
              <w:jc w:val="left"/>
              <w:rPr>
                <w:rFonts w:ascii="Times" w:eastAsia="SimSun" w:hAnsi="Times"/>
                <w:sz w:val="20"/>
                <w:szCs w:val="24"/>
                <w:lang w:val="en-GB"/>
              </w:rPr>
            </w:pPr>
            <w:r w:rsidRPr="00223A14">
              <w:rPr>
                <w:b/>
                <w:bCs/>
                <w:sz w:val="20"/>
              </w:rPr>
              <w:t>Availability</w:t>
            </w:r>
            <w:r w:rsidR="007C1C6A">
              <w:rPr>
                <w:b/>
                <w:bCs/>
                <w:sz w:val="20"/>
              </w:rPr>
              <w:t xml:space="preserve"> </w:t>
            </w:r>
            <w:r w:rsidR="007C1C6A" w:rsidRPr="007C1C6A">
              <w:rPr>
                <w:b/>
                <w:bCs/>
                <w:sz w:val="20"/>
              </w:rPr>
              <w:t>and implementation</w:t>
            </w:r>
            <w:r w:rsidRPr="00B14131">
              <w:rPr>
                <w:b/>
                <w:bCs/>
                <w:sz w:val="20"/>
                <w:u w:val="single" w:color="FFFFFF" w:themeColor="background1"/>
              </w:rPr>
              <w:t>:</w:t>
            </w:r>
            <w:r w:rsidRPr="00B14131">
              <w:rPr>
                <w:bCs/>
                <w:sz w:val="20"/>
                <w:u w:val="single" w:color="FFFFFF" w:themeColor="background1"/>
              </w:rPr>
              <w:t xml:space="preserve"> </w:t>
            </w:r>
            <w:hyperlink r:id="rId7" w:history="1">
              <w:r w:rsidR="00A47812" w:rsidRPr="00822591">
                <w:rPr>
                  <w:rStyle w:val="Hyperlink"/>
                  <w:rFonts w:ascii="Times" w:eastAsia="SimSun" w:hAnsi="Times"/>
                  <w:szCs w:val="24"/>
                  <w:lang w:val="en-GB"/>
                </w:rPr>
                <w:t>https://github.com/bhioswego/ML_ordCOX</w:t>
              </w:r>
            </w:hyperlink>
          </w:p>
          <w:p w14:paraId="27596B74" w14:textId="306456EA" w:rsidR="00223A14" w:rsidRDefault="00223A14" w:rsidP="00223A14">
            <w:pPr>
              <w:pStyle w:val="abstract"/>
              <w:spacing w:after="0"/>
              <w:ind w:leftChars="-1" w:left="-2" w:firstLine="1"/>
              <w:rPr>
                <w:sz w:val="20"/>
              </w:rPr>
            </w:pPr>
            <w:r w:rsidRPr="00223A14">
              <w:rPr>
                <w:b/>
                <w:bCs/>
                <w:sz w:val="20"/>
              </w:rPr>
              <w:t xml:space="preserve">Contact: </w:t>
            </w:r>
            <w:hyperlink r:id="rId8" w:history="1">
              <w:r w:rsidRPr="00223A14">
                <w:rPr>
                  <w:sz w:val="20"/>
                </w:rPr>
                <w:t>guanghui.liu@oswego.edu</w:t>
              </w:r>
            </w:hyperlink>
            <w:r w:rsidR="00E35B5A">
              <w:rPr>
                <w:sz w:val="20"/>
              </w:rPr>
              <w:t xml:space="preserve">, </w:t>
            </w:r>
            <w:hyperlink r:id="rId9" w:history="1">
              <w:r w:rsidR="00E35B5A" w:rsidRPr="00DD21B9">
                <w:rPr>
                  <w:rStyle w:val="Hyperlink"/>
                </w:rPr>
                <w:t>ibichind@oswego.edu</w:t>
              </w:r>
            </w:hyperlink>
          </w:p>
          <w:p w14:paraId="2C7BFFB5" w14:textId="77777777" w:rsidR="00223A14" w:rsidRPr="00134059" w:rsidRDefault="007C1C6A" w:rsidP="007C1C6A">
            <w:pPr>
              <w:pStyle w:val="abstract"/>
              <w:spacing w:after="0"/>
              <w:ind w:leftChars="-1" w:left="-2" w:right="0" w:firstLine="1"/>
              <w:rPr>
                <w:rFonts w:eastAsia="SimSun"/>
                <w:sz w:val="28"/>
                <w:szCs w:val="28"/>
              </w:rPr>
            </w:pPr>
            <w:r w:rsidRPr="00134059">
              <w:rPr>
                <w:rFonts w:eastAsia="SimSun"/>
                <w:b/>
                <w:sz w:val="20"/>
                <w:szCs w:val="24"/>
                <w:lang w:val="en-GB"/>
              </w:rPr>
              <w:t>Supplementary information:</w:t>
            </w:r>
            <w:r w:rsidRPr="00134059">
              <w:rPr>
                <w:rFonts w:eastAsia="SimSun"/>
                <w:color w:val="0000FF"/>
                <w:sz w:val="20"/>
                <w:szCs w:val="24"/>
                <w:lang w:val="en-GB"/>
              </w:rPr>
              <w:t xml:space="preserve"> </w:t>
            </w:r>
            <w:r w:rsidRPr="00134059">
              <w:rPr>
                <w:rFonts w:eastAsia="SimSun"/>
                <w:sz w:val="20"/>
                <w:szCs w:val="24"/>
                <w:lang w:val="en-GB"/>
              </w:rPr>
              <w:t xml:space="preserve">Supplementary data </w:t>
            </w:r>
            <w:r w:rsidRPr="00134059">
              <w:rPr>
                <w:rFonts w:eastAsia="SimSun"/>
                <w:color w:val="000000"/>
                <w:sz w:val="20"/>
                <w:szCs w:val="24"/>
                <w:lang w:val="en-GB"/>
              </w:rPr>
              <w:t xml:space="preserve">are available at </w:t>
            </w:r>
            <w:r w:rsidRPr="00134059">
              <w:rPr>
                <w:rFonts w:eastAsia="SimSun"/>
                <w:i/>
                <w:color w:val="000000"/>
                <w:sz w:val="20"/>
                <w:szCs w:val="24"/>
                <w:lang w:val="en-GB"/>
              </w:rPr>
              <w:t>Bioinformatics</w:t>
            </w:r>
            <w:r w:rsidRPr="00134059">
              <w:rPr>
                <w:rFonts w:eastAsia="SimSun"/>
                <w:color w:val="000000"/>
                <w:sz w:val="20"/>
                <w:szCs w:val="24"/>
                <w:lang w:val="en-GB"/>
              </w:rPr>
              <w:t xml:space="preserve"> online.</w:t>
            </w:r>
          </w:p>
        </w:tc>
      </w:tr>
    </w:tbl>
    <w:p w14:paraId="1F577AC0" w14:textId="77777777" w:rsidR="00223A14" w:rsidRPr="00223A14" w:rsidRDefault="00223A14" w:rsidP="00223A14">
      <w:pPr>
        <w:overflowPunct/>
        <w:autoSpaceDE/>
        <w:autoSpaceDN/>
        <w:adjustRightInd/>
        <w:spacing w:before="210" w:after="10" w:line="14" w:lineRule="exact"/>
        <w:ind w:firstLine="0"/>
        <w:textAlignment w:val="auto"/>
        <w:rPr>
          <w:rFonts w:ascii="Helvetica" w:eastAsia="SimSun" w:hAnsi="Helvetica"/>
          <w:b/>
          <w:caps/>
          <w:sz w:val="16"/>
        </w:rPr>
      </w:pPr>
    </w:p>
    <w:p w14:paraId="7A0CD0B1" w14:textId="77777777" w:rsidR="00223A14" w:rsidRDefault="00223A14" w:rsidP="005F5FF4">
      <w:pPr>
        <w:overflowPunct/>
        <w:autoSpaceDE/>
        <w:autoSpaceDN/>
        <w:adjustRightInd/>
        <w:spacing w:before="160" w:line="240" w:lineRule="auto"/>
        <w:ind w:firstLine="0"/>
        <w:textAlignment w:val="auto"/>
        <w:rPr>
          <w:rFonts w:ascii="Helvetica" w:eastAsia="SimSun" w:hAnsi="Helvetica"/>
          <w:i/>
          <w:sz w:val="28"/>
          <w:szCs w:val="28"/>
        </w:rPr>
      </w:pPr>
    </w:p>
    <w:p w14:paraId="58AF184D" w14:textId="77777777" w:rsidR="00C8728B" w:rsidRDefault="00D21D61" w:rsidP="00D21D61">
      <w:pPr>
        <w:pStyle w:val="heading1"/>
      </w:pPr>
      <w:r w:rsidRPr="00D21D61">
        <w:lastRenderedPageBreak/>
        <w:t>Introduction</w:t>
      </w:r>
    </w:p>
    <w:p w14:paraId="50442181" w14:textId="27B94B74" w:rsidR="00CB1114" w:rsidRPr="007C11CC" w:rsidRDefault="00CB1114" w:rsidP="00CB1114">
      <w:pPr>
        <w:widowControl w:val="0"/>
        <w:spacing w:line="240" w:lineRule="auto"/>
        <w:ind w:firstLine="0"/>
        <w:rPr>
          <w:lang w:bidi="en-US"/>
        </w:rPr>
      </w:pPr>
      <w:r w:rsidRPr="007C11CC">
        <w:rPr>
          <w:lang w:bidi="en-US"/>
        </w:rPr>
        <w:t xml:space="preserve">Breast cancer has been one of the most common form of diseases worldwide. </w:t>
      </w:r>
      <w:r>
        <w:rPr>
          <w:lang w:bidi="en-US"/>
        </w:rPr>
        <w:t>R</w:t>
      </w:r>
      <w:r w:rsidRPr="007C11CC">
        <w:rPr>
          <w:lang w:bidi="en-US"/>
        </w:rPr>
        <w:t>eported data</w:t>
      </w:r>
      <w:r>
        <w:rPr>
          <w:lang w:bidi="en-US"/>
        </w:rPr>
        <w:t xml:space="preserve"> </w:t>
      </w:r>
      <w:r w:rsidRPr="007C11CC">
        <w:rPr>
          <w:lang w:bidi="en-US"/>
        </w:rPr>
        <w:t>emphasize the importance mo</w:t>
      </w:r>
      <w:r>
        <w:rPr>
          <w:lang w:bidi="en-US"/>
        </w:rPr>
        <w:t>re</w:t>
      </w:r>
      <w:r w:rsidRPr="007C11CC">
        <w:rPr>
          <w:lang w:bidi="en-US"/>
        </w:rPr>
        <w:t xml:space="preserve"> profound</w:t>
      </w:r>
      <w:r>
        <w:rPr>
          <w:lang w:bidi="en-US"/>
        </w:rPr>
        <w:t>ly</w:t>
      </w:r>
      <w:r w:rsidRPr="007C11CC">
        <w:rPr>
          <w:lang w:bidi="en-US"/>
        </w:rPr>
        <w:t xml:space="preserve"> understanding </w:t>
      </w:r>
      <w:r>
        <w:rPr>
          <w:lang w:bidi="en-US"/>
        </w:rPr>
        <w:t>the</w:t>
      </w:r>
      <w:r w:rsidRPr="007C11CC">
        <w:rPr>
          <w:lang w:bidi="en-US"/>
        </w:rPr>
        <w:t xml:space="preserve"> factors that trigger breast cancer and contribute to its development. Gene expressions driven by many elements are frequently used as markers of breast cancer progression. Two easily measurable elements are mRNA and </w:t>
      </w:r>
      <w:r w:rsidR="006150A7">
        <w:rPr>
          <w:lang w:bidi="en-US"/>
        </w:rPr>
        <w:t xml:space="preserve">DNA </w:t>
      </w:r>
      <w:r w:rsidRPr="007C11CC">
        <w:rPr>
          <w:lang w:bidi="en-US"/>
        </w:rPr>
        <w:t xml:space="preserve">methylation. Both mRNA and </w:t>
      </w:r>
      <w:r w:rsidR="006150A7">
        <w:rPr>
          <w:lang w:bidi="en-US"/>
        </w:rPr>
        <w:t xml:space="preserve">DNA </w:t>
      </w:r>
      <w:r w:rsidRPr="007C11CC">
        <w:rPr>
          <w:lang w:bidi="en-US"/>
        </w:rPr>
        <w:t xml:space="preserve">methylation levels are differentially expressed in several tissue types </w:t>
      </w:r>
      <w:r w:rsidRPr="007C11CC">
        <w:rPr>
          <w:lang w:bidi="en-US"/>
        </w:rPr>
        <w:fldChar w:fldCharType="begin"/>
      </w:r>
      <w:r>
        <w:rPr>
          <w:lang w:bidi="en-US"/>
        </w:rPr>
        <w:instrText xml:space="preserve"> ADDIN EN.CITE &lt;EndNote&gt;&lt;Cite&gt;&lt;Author&gt;Suzuki&lt;/Author&gt;&lt;Year&gt;2012&lt;/Year&gt;&lt;RecNum&gt;35&lt;/RecNum&gt;&lt;DisplayText&gt;(Suzuki, et al., 2012)&lt;/DisplayText&gt;&lt;record&gt;&lt;rec-number&gt;35&lt;/rec-number&gt;&lt;foreign-keys&gt;&lt;key app="EN" db-id="wvsws5vr9adxabeftfipdvt4d9s5dw22fv2a"&gt;35&lt;/key&gt;&lt;/foreign-keys&gt;&lt;ref-type name="Journal Article"&gt;17&lt;/ref-type&gt;&lt;contributors&gt;&lt;authors&gt;&lt;author&gt;Suzuki, Hiromu&lt;/author&gt;&lt;author&gt;Maruyama, Reo&lt;/author&gt;&lt;author&gt;Yamamoto, Eiichiro&lt;/author&gt;&lt;author&gt;Kai, Masahiro&lt;/author&gt;&lt;/authors&gt;&lt;/contributors&gt;&lt;titles&gt;&lt;title&gt;DNA methylation and microRNA dysregulation in cancer&lt;/title&gt;&lt;secondary-title&gt;Molecular oncology&lt;/secondary-title&gt;&lt;/titles&gt;&lt;periodical&gt;&lt;full-title&gt;Molecular oncology&lt;/full-title&gt;&lt;/periodical&gt;&lt;pages&gt;567-578&lt;/pages&gt;&lt;volume&gt;6&lt;/volume&gt;&lt;number&gt;6&lt;/number&gt;&lt;dates&gt;&lt;year&gt;2012&lt;/year&gt;&lt;/dates&gt;&lt;isbn&gt;1574-7891&lt;/isbn&gt;&lt;urls&gt;&lt;/urls&gt;&lt;/record&gt;&lt;/Cite&gt;&lt;/EndNote&gt;</w:instrText>
      </w:r>
      <w:r w:rsidRPr="007C11CC">
        <w:rPr>
          <w:lang w:bidi="en-US"/>
        </w:rPr>
        <w:fldChar w:fldCharType="separate"/>
      </w:r>
      <w:r>
        <w:rPr>
          <w:noProof/>
          <w:lang w:bidi="en-US"/>
        </w:rPr>
        <w:t>(</w:t>
      </w:r>
      <w:hyperlink w:anchor="_ENREF_26" w:tooltip="Suzuki, 2012 #35" w:history="1">
        <w:r w:rsidR="00B85B03">
          <w:rPr>
            <w:noProof/>
          </w:rPr>
          <w:t>Suzuki, et al., 2012</w:t>
        </w:r>
      </w:hyperlink>
      <w:r>
        <w:rPr>
          <w:noProof/>
          <w:lang w:bidi="en-US"/>
        </w:rPr>
        <w:t>)</w:t>
      </w:r>
      <w:r w:rsidRPr="007C11CC">
        <w:rPr>
          <w:lang w:bidi="en-US"/>
        </w:rPr>
        <w:fldChar w:fldCharType="end"/>
      </w:r>
      <w:r w:rsidRPr="007C11CC">
        <w:rPr>
          <w:lang w:bidi="en-US"/>
        </w:rPr>
        <w:t xml:space="preserve">. To understand the interaction between different types of genomic features requires more sophisticated modeling and analysis. In particular, the causal relationships between gene expression mRNA data and methylation data have been extensively studied </w:t>
      </w:r>
      <w:r w:rsidR="006150A7" w:rsidRPr="0047515F">
        <w:fldChar w:fldCharType="begin">
          <w:fldData xml:space="preserve">PEVuZE5vdGU+PENpdGU+PEF1dGhvcj5ZYW5nPC9BdXRob3I+PFllYXI+MjAxNDwvWWVhcj48UmVj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</w:fldData>
        </w:fldChar>
      </w:r>
      <w:r w:rsidR="00795AD7">
        <w:instrText xml:space="preserve"> ADDIN EN.CITE </w:instrText>
      </w:r>
      <w:r w:rsidR="00795AD7">
        <w:fldChar w:fldCharType="begin">
          <w:fldData xml:space="preserve">PEVuZE5vdGU+PENpdGU+PEF1dGhvcj5ZYW5nPC9BdXRob3I+PFllYXI+MjAxNDwvWWVhcj48UmVj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</w:fldData>
        </w:fldChar>
      </w:r>
      <w:r w:rsidR="00795AD7">
        <w:instrText xml:space="preserve"> ADDIN EN.CITE.DATA </w:instrText>
      </w:r>
      <w:r w:rsidR="00795AD7">
        <w:fldChar w:fldCharType="end"/>
      </w:r>
      <w:r w:rsidR="006150A7" w:rsidRPr="0047515F">
        <w:fldChar w:fldCharType="separate"/>
      </w:r>
      <w:r w:rsidR="00795AD7">
        <w:rPr>
          <w:noProof/>
        </w:rPr>
        <w:t>(</w:t>
      </w:r>
      <w:hyperlink w:anchor="_ENREF_2" w:tooltip="Anjum, 2014 #38" w:history="1">
        <w:r w:rsidR="00B85B03">
          <w:rPr>
            <w:noProof/>
          </w:rPr>
          <w:t>Anjum, et al., 2014</w:t>
        </w:r>
      </w:hyperlink>
      <w:r w:rsidR="00795AD7">
        <w:rPr>
          <w:noProof/>
        </w:rPr>
        <w:t xml:space="preserve">; </w:t>
      </w:r>
      <w:hyperlink w:anchor="_ENREF_10" w:tooltip="Jiao, 2014 #39" w:history="1">
        <w:r w:rsidR="00B85B03">
          <w:rPr>
            <w:noProof/>
          </w:rPr>
          <w:t>Jiao, et al., 2014</w:t>
        </w:r>
      </w:hyperlink>
      <w:r w:rsidR="00795AD7">
        <w:rPr>
          <w:noProof/>
        </w:rPr>
        <w:t xml:space="preserve">; </w:t>
      </w:r>
      <w:hyperlink w:anchor="_ENREF_32" w:tooltip="Yang, 2014 #36" w:history="1">
        <w:r w:rsidR="00B85B03">
          <w:rPr>
            <w:noProof/>
          </w:rPr>
          <w:t>Yang, et al., 2014</w:t>
        </w:r>
      </w:hyperlink>
      <w:r w:rsidR="00795AD7">
        <w:rPr>
          <w:noProof/>
        </w:rPr>
        <w:t>)</w:t>
      </w:r>
      <w:r w:rsidR="006150A7" w:rsidRPr="0047515F">
        <w:fldChar w:fldCharType="end"/>
      </w:r>
      <w:r w:rsidRPr="007C11CC">
        <w:rPr>
          <w:lang w:bidi="en-US"/>
        </w:rPr>
        <w:t xml:space="preserve">. Methylations and mRNAs influence in cancer have been introduced with great success. Epigenetic regulation of mRNA expression via DNA methylation at CpG sites is heritable, with methylation patterns referred to as epigenetic markers </w:t>
      </w:r>
      <w:r w:rsidRPr="007C11CC">
        <w:rPr>
          <w:lang w:bidi="en-US"/>
        </w:rPr>
        <w:fldChar w:fldCharType="begin"/>
      </w:r>
      <w:r w:rsidR="00795AD7">
        <w:rPr>
          <w:lang w:bidi="en-US"/>
        </w:rPr>
        <w:instrText xml:space="preserve"> ADDIN EN.CITE &lt;EndNote&gt;&lt;Cite&gt;&lt;Author&gt;Lobo&lt;/Author&gt;&lt;Year&gt;2008&lt;/Year&gt;&lt;RecNum&gt;40&lt;/RecNum&gt;&lt;DisplayText&gt;(Lobo, 2008)&lt;/DisplayText&gt;&lt;record&gt;&lt;rec-number&gt;40&lt;/rec-number&gt;&lt;foreign-keys&gt;&lt;key app="EN" db-id="wvsws5vr9adxabeftfipdvt4d9s5dw22fv2a"&gt;40&lt;/key&gt;&lt;/foreign-keys&gt;&lt;ref-type name="Journal Article"&gt;17&lt;/ref-type&gt;&lt;contributors&gt;&lt;authors&gt;&lt;author&gt;Lobo, I&lt;/author&gt;&lt;/authors&gt;&lt;/contributors&gt;&lt;titles&gt;&lt;title&gt;Genomic imprinting and patterns of disease inheritance&lt;/title&gt;&lt;secondary-title&gt;Nature Education&lt;/secondary-title&gt;&lt;/titles&gt;&lt;periodical&gt;&lt;full-title&gt;Nature Education&lt;/full-title&gt;&lt;/periodical&gt;&lt;pages&gt;5&lt;/pages&gt;&lt;volume&gt;1&lt;/volume&gt;&lt;number&gt;1&lt;/number&gt;&lt;dates&gt;&lt;year&gt;2008&lt;/year&gt;&lt;/dates&gt;&lt;urls&gt;&lt;/urls&gt;&lt;/record&gt;&lt;/Cite&gt;&lt;/EndNote&gt;</w:instrText>
      </w:r>
      <w:r w:rsidRPr="007C11CC">
        <w:rPr>
          <w:lang w:bidi="en-US"/>
        </w:rPr>
        <w:fldChar w:fldCharType="separate"/>
      </w:r>
      <w:r w:rsidR="00795AD7">
        <w:rPr>
          <w:noProof/>
          <w:lang w:bidi="en-US"/>
        </w:rPr>
        <w:t>(</w:t>
      </w:r>
      <w:hyperlink w:anchor="_ENREF_22" w:tooltip="Lobo, 2008 #40" w:history="1">
        <w:r w:rsidR="00B85B03">
          <w:rPr>
            <w:noProof/>
            <w:lang w:bidi="en-US"/>
          </w:rPr>
          <w:t>Lobo, 2008</w:t>
        </w:r>
      </w:hyperlink>
      <w:r w:rsidR="00795AD7">
        <w:rPr>
          <w:noProof/>
          <w:lang w:bidi="en-US"/>
        </w:rPr>
        <w:t>)</w:t>
      </w:r>
      <w:r w:rsidRPr="007C11CC">
        <w:rPr>
          <w:lang w:bidi="en-US"/>
        </w:rPr>
        <w:fldChar w:fldCharType="end"/>
      </w:r>
      <w:r w:rsidRPr="007C11CC">
        <w:rPr>
          <w:lang w:bidi="en-US"/>
        </w:rPr>
        <w:t xml:space="preserve">. </w:t>
      </w:r>
    </w:p>
    <w:p w14:paraId="60C64267" w14:textId="1A87DE12" w:rsidR="00CB1114" w:rsidRPr="007C11CC" w:rsidRDefault="00CB1114" w:rsidP="00CB1114">
      <w:pPr>
        <w:widowControl w:val="0"/>
        <w:spacing w:line="240" w:lineRule="auto"/>
        <w:ind w:firstLineChars="150" w:firstLine="300"/>
        <w:rPr>
          <w:lang w:bidi="en-US"/>
        </w:rPr>
      </w:pPr>
      <w:r w:rsidRPr="007C11CC">
        <w:rPr>
          <w:lang w:bidi="en-US"/>
        </w:rPr>
        <w:t xml:space="preserve">In early studies on cancer prognosis, the use of single-feature biomarkers were often noticed. However, in these studies, some useful supplementary information between different data modalities was ignored. With the advances of modern genomic technologies, </w:t>
      </w:r>
      <w:r>
        <w:rPr>
          <w:lang w:bidi="en-US"/>
        </w:rPr>
        <w:t>i</w:t>
      </w:r>
      <w:r w:rsidRPr="007C11CC">
        <w:rPr>
          <w:lang w:bidi="en-US"/>
        </w:rPr>
        <w:t xml:space="preserve">ntegrative analysis on heterogeneous data to find important information for diagnosis, staging, and prognosis for cancers has </w:t>
      </w:r>
      <w:r w:rsidR="000E280B">
        <w:rPr>
          <w:lang w:bidi="en-US"/>
        </w:rPr>
        <w:t>received considerable attention</w:t>
      </w:r>
      <w:r w:rsidR="000E280B" w:rsidRPr="0047515F">
        <w:t xml:space="preserve"> </w:t>
      </w:r>
      <w:r w:rsidR="000E280B" w:rsidRPr="0047515F">
        <w:fldChar w:fldCharType="begin">
          <w:fldData xml:space="preserve">PEVuZE5vdGU+PENpdGU+PEF1dGhvcj5LaW08L0F1dGhvcj48WWVhcj4yMDE2PC9ZZWFyPjxSZWNO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==
</w:fldData>
        </w:fldChar>
      </w:r>
      <w:r w:rsidR="00795AD7">
        <w:instrText xml:space="preserve"> ADDIN EN.CITE </w:instrText>
      </w:r>
      <w:r w:rsidR="00795AD7">
        <w:fldChar w:fldCharType="begin">
          <w:fldData xml:space="preserve">PEVuZE5vdGU+PENpdGU+PEF1dGhvcj5LaW08L0F1dGhvcj48WWVhcj4yMDE2PC9ZZWFyPjxSZWNO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==
</w:fldData>
        </w:fldChar>
      </w:r>
      <w:r w:rsidR="00795AD7">
        <w:instrText xml:space="preserve"> ADDIN EN.CITE.DATA </w:instrText>
      </w:r>
      <w:r w:rsidR="00795AD7">
        <w:fldChar w:fldCharType="end"/>
      </w:r>
      <w:r w:rsidR="000E280B" w:rsidRPr="0047515F">
        <w:fldChar w:fldCharType="separate"/>
      </w:r>
      <w:r w:rsidR="00795AD7">
        <w:rPr>
          <w:noProof/>
        </w:rPr>
        <w:t>(</w:t>
      </w:r>
      <w:hyperlink w:anchor="_ENREF_9" w:tooltip="Jeong, 2015 #34" w:history="1">
        <w:r w:rsidR="00B85B03">
          <w:rPr>
            <w:noProof/>
          </w:rPr>
          <w:t>Jeong, et al., 2015</w:t>
        </w:r>
      </w:hyperlink>
      <w:r w:rsidR="00795AD7">
        <w:rPr>
          <w:noProof/>
        </w:rPr>
        <w:t xml:space="preserve">; </w:t>
      </w:r>
      <w:hyperlink w:anchor="_ENREF_13" w:tooltip="Kim, 2016 #33" w:history="1">
        <w:r w:rsidR="00B85B03">
          <w:rPr>
            <w:noProof/>
          </w:rPr>
          <w:t>Kim, et al., 2016</w:t>
        </w:r>
      </w:hyperlink>
      <w:r w:rsidR="00795AD7">
        <w:rPr>
          <w:noProof/>
        </w:rPr>
        <w:t xml:space="preserve">; </w:t>
      </w:r>
      <w:hyperlink w:anchor="_ENREF_15" w:tooltip="Kim, 2018 #44" w:history="1">
        <w:r w:rsidR="00B85B03">
          <w:rPr>
            <w:noProof/>
          </w:rPr>
          <w:t>Kim, et al., 2018</w:t>
        </w:r>
      </w:hyperlink>
      <w:r w:rsidR="00795AD7">
        <w:rPr>
          <w:noProof/>
        </w:rPr>
        <w:t>)</w:t>
      </w:r>
      <w:r w:rsidR="000E280B" w:rsidRPr="0047515F">
        <w:fldChar w:fldCharType="end"/>
      </w:r>
      <w:r w:rsidRPr="007C11CC">
        <w:rPr>
          <w:lang w:bidi="en-US"/>
        </w:rPr>
        <w:t xml:space="preserve">. Multi-feature fusion analysis is being used extensively by pathologists in clinical practice. Some studies have explored a combination of different genomic biomarkers for survival analysis. </w:t>
      </w:r>
      <w:r w:rsidR="007F396F">
        <w:rPr>
          <w:lang w:bidi="en-US"/>
        </w:rPr>
        <w:t>(</w:t>
      </w:r>
      <w:r w:rsidRPr="007C11CC">
        <w:rPr>
          <w:lang w:bidi="en-US"/>
        </w:rPr>
        <w:fldChar w:fldCharType="begin"/>
      </w:r>
      <w:r w:rsidR="00795AD7">
        <w:rPr>
          <w:lang w:bidi="en-US"/>
        </w:rPr>
        <w:instrText xml:space="preserve"> ADDIN EN.CITE &lt;EndNote&gt;&lt;Cite&gt;&lt;Author&gt;Kim&lt;/Author&gt;&lt;Year&gt;2018&lt;/Year&gt;&lt;RecNum&gt;44&lt;/RecNum&gt;&lt;DisplayText&gt;(Kim, et al., 2018)&lt;/DisplayText&gt;&lt;record&gt;&lt;rec-number&gt;44&lt;/rec-number&gt;&lt;foreign-keys&gt;&lt;key app="EN" db-id="wvsws5vr9adxabeftfipdvt4d9s5dw22fv2a"&gt;44&lt;/key&gt;&lt;/foreign-keys&gt;&lt;ref-type name="Journal Article"&gt;17&lt;/ref-type&gt;&lt;contributors&gt;&lt;authors&gt;&lt;author&gt;Kim, So Yeon&lt;/author&gt;&lt;author&gt;Kim, Tae Rim&lt;/author&gt;&lt;author&gt;Jeong, Hyun-Hwan&lt;/author&gt;&lt;author&gt;Sohn, Kyung-Ah&lt;/author&gt;&lt;/authors&gt;&lt;/contributors&gt;&lt;titles&gt;&lt;title&gt;Integrative pathway-based survival prediction utilizing the interaction between gene expression and DNA methylation in breast cancer&lt;/title&gt;&lt;secondary-title&gt;BMC medical genomics&lt;/secondary-title&gt;&lt;/titles&gt;&lt;periodical&gt;&lt;full-title&gt;BMC medical genomics&lt;/full-title&gt;&lt;/periodical&gt;&lt;pages&gt;68&lt;/pages&gt;&lt;volume&gt;11&lt;/volume&gt;&lt;number&gt;3&lt;/number&gt;&lt;dates&gt;&lt;year&gt;2018&lt;/year&gt;&lt;/dates&gt;&lt;isbn&gt;1755-8794&lt;/isbn&gt;&lt;urls&gt;&lt;/urls&gt;&lt;/record&gt;&lt;/Cite&gt;&lt;/EndNote&gt;</w:instrText>
      </w:r>
      <w:r w:rsidRPr="007C11CC">
        <w:rPr>
          <w:lang w:bidi="en-US"/>
        </w:rPr>
        <w:fldChar w:fldCharType="separate"/>
      </w:r>
      <w:r w:rsidR="00795AD7">
        <w:rPr>
          <w:noProof/>
          <w:lang w:bidi="en-US"/>
        </w:rPr>
        <w:t>(</w:t>
      </w:r>
      <w:hyperlink w:anchor="_ENREF_15" w:tooltip="Kim, 2018 #44" w:history="1">
        <w:r w:rsidR="00B85B03">
          <w:rPr>
            <w:noProof/>
            <w:lang w:bidi="en-US"/>
          </w:rPr>
          <w:t>Kim, et al., 2018</w:t>
        </w:r>
      </w:hyperlink>
      <w:r w:rsidR="00795AD7">
        <w:rPr>
          <w:noProof/>
          <w:lang w:bidi="en-US"/>
        </w:rPr>
        <w:t>)</w:t>
      </w:r>
      <w:r w:rsidRPr="007C11CC">
        <w:rPr>
          <w:lang w:bidi="en-US"/>
        </w:rPr>
        <w:fldChar w:fldCharType="end"/>
      </w:r>
      <w:r w:rsidRPr="007C11CC">
        <w:rPr>
          <w:lang w:bidi="en-US"/>
        </w:rPr>
        <w:t xml:space="preserve"> proposed an integrative pathway-based DRW method on survival prediction of breast cancer utilizing the interaction between gene expression and DNA methylation. </w:t>
      </w:r>
      <w:r w:rsidR="000E280B" w:rsidRPr="0047515F">
        <w:fldChar w:fldCharType="begin"/>
      </w:r>
      <w:r w:rsidR="000E280B">
        <w:instrText xml:space="preserve"> ADDIN EN.CITE &lt;EndNote&gt;&lt;Cite&gt;&lt;Author&gt;Yuan&lt;/Author&gt;&lt;Year&gt;2012&lt;/Year&gt;&lt;RecNum&gt;42&lt;/RecNum&gt;&lt;DisplayText&gt;(Yuan, et al., 2012)&lt;/DisplayText&gt;&lt;record&gt;&lt;rec-number&gt;42&lt;/rec-number&gt;&lt;foreign-keys&gt;&lt;key app="EN" db-id="wvsws5vr9adxabeftfipdvt4d9s5dw22fv2a"&gt;42&lt;/key&gt;&lt;/foreign-keys&gt;&lt;ref-type name="Journal Article"&gt;17&lt;/ref-type&gt;&lt;contributors&gt;&lt;authors&gt;&lt;author&gt;Yuan, Yinyin&lt;/author&gt;&lt;author&gt;Failmezger, Henrik&lt;/author&gt;&lt;author&gt;Rueda, Oscar M&lt;/author&gt;&lt;author&gt;Ali, H Raza&lt;/author&gt;&lt;author&gt;Gräf, Stefan&lt;/author&gt;&lt;author&gt;Chin, Suet-Feung&lt;/author&gt;&lt;author&gt;Schwarz, Roland F&lt;/author&gt;&lt;author&gt;Curtis, Christina&lt;/author&gt;&lt;author&gt;Dunning, Mark J&lt;/author&gt;&lt;author&gt;Bardwell, Helen&lt;/author&gt;&lt;/authors&gt;&lt;/contributors&gt;&lt;titles&gt;&lt;title&gt;Quantitative image analysis of cellular heterogeneity in breast tumors complements genomic profiling&lt;/title&gt;&lt;secondary-title&gt;Science translational medicine&lt;/secondary-title&gt;&lt;/titles&gt;&lt;periodical&gt;&lt;full-title&gt;Science translational medicine&lt;/full-title&gt;&lt;/periodical&gt;&lt;pages&gt;157ra143-157ra143&lt;/pages&gt;&lt;volume&gt;4&lt;/volume&gt;&lt;number&gt;157&lt;/number&gt;&lt;dates&gt;&lt;year&gt;2012&lt;/year&gt;&lt;/dates&gt;&lt;isbn&gt;1946-6234&lt;/isbn&gt;&lt;urls&gt;&lt;/urls&gt;&lt;/record&gt;&lt;/Cite&gt;&lt;/EndNote&gt;</w:instrText>
      </w:r>
      <w:r w:rsidR="000E280B" w:rsidRPr="0047515F">
        <w:fldChar w:fldCharType="separate"/>
      </w:r>
      <w:r w:rsidR="000E280B">
        <w:rPr>
          <w:noProof/>
        </w:rPr>
        <w:t>(</w:t>
      </w:r>
      <w:hyperlink w:anchor="_ENREF_34" w:tooltip="Yuan, 2012 #42" w:history="1">
        <w:r w:rsidR="00B85B03">
          <w:rPr>
            <w:noProof/>
          </w:rPr>
          <w:t>Yuan, et al., 2012</w:t>
        </w:r>
      </w:hyperlink>
      <w:r w:rsidR="000E280B">
        <w:rPr>
          <w:noProof/>
        </w:rPr>
        <w:t>)</w:t>
      </w:r>
      <w:r w:rsidR="000E280B" w:rsidRPr="0047515F">
        <w:fldChar w:fldCharType="end"/>
      </w:r>
      <w:r w:rsidRPr="007C11CC">
        <w:rPr>
          <w:lang w:bidi="en-US"/>
        </w:rPr>
        <w:t xml:space="preserve"> integrated image data and genomic data to improve the survival prognosis of breast cancer patients. </w:t>
      </w:r>
      <w:r w:rsidR="000E280B" w:rsidRPr="0047515F">
        <w:fldChar w:fldCharType="begin"/>
      </w:r>
      <w:r w:rsidR="000E280B">
        <w:instrText xml:space="preserve"> ADDIN EN.CITE &lt;EndNote&gt;&lt;Cite&gt;&lt;Author&gt;Cheng&lt;/Author&gt;&lt;Year&gt;2017&lt;/Year&gt;&lt;RecNum&gt;43&lt;/RecNum&gt;&lt;DisplayText&gt;(Cheng, et al., 2017)&lt;/DisplayText&gt;&lt;record&gt;&lt;rec-number&gt;43&lt;/rec-number&gt;&lt;foreign-keys&gt;&lt;key app="EN" db-id="wvsws5vr9adxabeftfipdvt4d9s5dw22fv2a"&gt;43&lt;/key&gt;&lt;/foreign-keys&gt;&lt;ref-type name="Journal Article"&gt;17&lt;/ref-type&gt;&lt;contributors&gt;&lt;authors&gt;&lt;author&gt;Cheng, Jun&lt;/author&gt;&lt;author&gt;Zhang, Jie&lt;/author&gt;&lt;author&gt;Han, Yatong&lt;/author&gt;&lt;author&gt;Wang, Xusheng&lt;/author&gt;&lt;author&gt;Ye, Xiufen&lt;/author&gt;&lt;author&gt;Meng, Yuebo&lt;/author&gt;&lt;author&gt;Parwani, Anil&lt;/author&gt;&lt;author&gt;Han, Zhi&lt;/author&gt;&lt;author&gt;Feng, Qianjin&lt;/author&gt;&lt;author&gt;Huang, Kun&lt;/author&gt;&lt;/authors&gt;&lt;/contributors&gt;&lt;titles&gt;&lt;title&gt;Integrative analysis of histopathological images and genomic data predicts clear cell renal cell carcinoma prognosis&lt;/title&gt;&lt;secondary-title&gt;Cancer research&lt;/secondary-title&gt;&lt;/titles&gt;&lt;periodical&gt;&lt;full-title&gt;Cancer research&lt;/full-title&gt;&lt;/periodical&gt;&lt;pages&gt;e91-e100&lt;/pages&gt;&lt;volume&gt;77&lt;/volume&gt;&lt;number&gt;21&lt;/number&gt;&lt;dates&gt;&lt;year&gt;2017&lt;/year&gt;&lt;/dates&gt;&lt;isbn&gt;0008-5472&lt;/isbn&gt;&lt;urls&gt;&lt;/urls&gt;&lt;/record&gt;&lt;/Cite&gt;&lt;/EndNote&gt;</w:instrText>
      </w:r>
      <w:r w:rsidR="000E280B" w:rsidRPr="0047515F">
        <w:fldChar w:fldCharType="separate"/>
      </w:r>
      <w:r w:rsidR="000E280B">
        <w:rPr>
          <w:noProof/>
        </w:rPr>
        <w:t>(</w:t>
      </w:r>
      <w:hyperlink w:anchor="_ENREF_4" w:tooltip="Cheng, 2017 #43" w:history="1">
        <w:r w:rsidR="00B85B03">
          <w:rPr>
            <w:noProof/>
          </w:rPr>
          <w:t>Cheng, et al., 2017</w:t>
        </w:r>
      </w:hyperlink>
      <w:r w:rsidR="000E280B">
        <w:rPr>
          <w:noProof/>
        </w:rPr>
        <w:t>)</w:t>
      </w:r>
      <w:r w:rsidR="000E280B" w:rsidRPr="0047515F">
        <w:fldChar w:fldCharType="end"/>
      </w:r>
      <w:r w:rsidRPr="007C11CC">
        <w:rPr>
          <w:lang w:bidi="en-US"/>
        </w:rPr>
        <w:t xml:space="preserve"> constructed a novel framework that can predict the survival outcome of renal cell carcinoma patients by combining image features and gene expression features. These existing studies have suggested that different modalities of data complement each other and provide better patient stratification when used together. Although the combination of genomic features can better predict the clinical prognosis of cancer patients, simple combination of these features may bring redundant features, thus reducing the prediction performance, so feature selection is the key step of multimodal feature fusion. In the existing research, the authors usually simply concatenate the multimodal data, and then apply the traditional feature selection methods to select the components related to cancer prognosis.</w:t>
      </w:r>
    </w:p>
    <w:p w14:paraId="30EE62E1" w14:textId="16BC6443" w:rsidR="000E280B" w:rsidRPr="00D27A83" w:rsidRDefault="000E280B" w:rsidP="000E280B">
      <w:pPr>
        <w:pStyle w:val="p1a"/>
        <w:ind w:firstLineChars="150" w:firstLine="300"/>
      </w:pPr>
      <w:r w:rsidRPr="00D27A83">
        <w:t xml:space="preserve">In clinical practice, pathologists make a diagnosis and predict prognosis by clinical exam. The clinical behavior of breast cancer is quite diverse, ranging from slow-growing localized tumors to aggressive metastatic disease </w:t>
      </w:r>
      <w:r w:rsidRPr="00D27A83">
        <w:fldChar w:fldCharType="begin"/>
      </w:r>
      <w:r>
        <w:instrText xml:space="preserve"> ADDIN EN.CITE &lt;EndNote&gt;&lt;Cite&gt;&lt;Author&gt;Gulati&lt;/Author&gt;&lt;Year&gt;2014&lt;/Year&gt;&lt;RecNum&gt;11&lt;/RecNum&gt;&lt;DisplayText&gt;(Gulati, et al., 2014)&lt;/DisplayText&gt;&lt;record&gt;&lt;rec-number&gt;11&lt;/rec-number&gt;&lt;foreign-keys&gt;&lt;key app="EN" db-id="wvsws5vr9adxabeftfipdvt4d9s5dw22fv2a"&gt;11&lt;/key&gt;&lt;/foreign-keys&gt;&lt;ref-type name="Journal Article"&gt;17&lt;/ref-type&gt;&lt;contributors&gt;&lt;authors&gt;&lt;author&gt;Gulati, Sakshi&lt;/author&gt;&lt;author&gt;Martinez, Pierre&lt;/author&gt;&lt;author&gt;Joshi, Tejal&lt;/author&gt;&lt;author&gt;Birkbak, Nicolai Juul&lt;/author&gt;&lt;author&gt;Santos, Claudio R&lt;/author&gt;&lt;author&gt;Rowan, Andrew J&lt;/author&gt;&lt;author&gt;Pickering, Lisa&lt;/author&gt;&lt;author&gt;Gore, Martin&lt;/author&gt;&lt;author&gt;Larkin, James&lt;/author&gt;&lt;author&gt;Szallasi, Zoltan&lt;/author&gt;&lt;/authors&gt;&lt;/contributors&gt;&lt;titles&gt;&lt;title&gt;Systematic evaluation of the prognostic impact and intratumour heterogeneity of clear cell renal cell carcinoma biomarkers&lt;/title&gt;&lt;secondary-title&gt;European urology&lt;/secondary-title&gt;&lt;/titles&gt;&lt;periodical&gt;&lt;full-title&gt;European urology&lt;/full-title&gt;&lt;/periodical&gt;&lt;pages&gt;936-948&lt;/pages&gt;&lt;volume&gt;66&lt;/volume&gt;&lt;number&gt;5&lt;/number&gt;&lt;dates&gt;&lt;year&gt;2014&lt;/year&gt;&lt;/dates&gt;&lt;isbn&gt;0302-2838&lt;/isbn&gt;&lt;urls&gt;&lt;/urls&gt;&lt;/record&gt;&lt;/Cite&gt;&lt;/EndNote&gt;</w:instrText>
      </w:r>
      <w:r w:rsidRPr="00D27A83">
        <w:fldChar w:fldCharType="separate"/>
      </w:r>
      <w:r>
        <w:rPr>
          <w:noProof/>
        </w:rPr>
        <w:t>(</w:t>
      </w:r>
      <w:hyperlink w:anchor="_ENREF_6" w:tooltip="Gulati, 2014 #11" w:history="1">
        <w:r w:rsidR="00B85B03">
          <w:rPr>
            <w:noProof/>
          </w:rPr>
          <w:t>Gulati, et al., 2014</w:t>
        </w:r>
      </w:hyperlink>
      <w:r>
        <w:rPr>
          <w:noProof/>
        </w:rPr>
        <w:t>)</w:t>
      </w:r>
      <w:r w:rsidRPr="00D27A83">
        <w:fldChar w:fldCharType="end"/>
      </w:r>
      <w:r w:rsidRPr="00D27A83">
        <w:t xml:space="preserve">. Therefore, prognostic markers play a crucial role in stratification of patients for personalized cancer management, which could avoid either overtreatment or undertreatment </w:t>
      </w:r>
      <w:r w:rsidRPr="00D27A83">
        <w:fldChar w:fldCharType="begin"/>
      </w:r>
      <w:r>
        <w:instrText xml:space="preserve"> ADDIN EN.CITE &lt;EndNote&gt;&lt;Cite&gt;&lt;Author&gt;Chen&lt;/Author&gt;&lt;Year&gt;2015&lt;/Year&gt;&lt;RecNum&gt;12&lt;/RecNum&gt;&lt;DisplayText&gt;(Chen, et al., 2015)&lt;/DisplayText&gt;&lt;record&gt;&lt;rec-number&gt;12&lt;/rec-number&gt;&lt;foreign-keys&gt;&lt;key app="EN" db-id="wvsws5vr9adxabeftfipdvt4d9s5dw22fv2a"&gt;12&lt;/key&gt;&lt;/foreign-keys&gt;&lt;ref-type name="Journal Article"&gt;17&lt;/ref-type&gt;&lt;contributors&gt;&lt;authors&gt;&lt;author&gt;Chen, Jia-Mei&lt;/author&gt;&lt;author&gt;Qu, Ai-Ping&lt;/author&gt;&lt;author&gt;Wang, Lin-Wei&lt;/author&gt;&lt;author&gt;Yuan, Jing-Ping&lt;/author&gt;&lt;author&gt;Yang, Fang&lt;/author&gt;&lt;author&gt;Xiang, Qing-Ming&lt;/author&gt;&lt;author&gt;Maskey, Ninu&lt;/author&gt;&lt;author&gt;Yang, Gui-Fang&lt;/author&gt;&lt;author&gt;Liu, Juan&lt;/author&gt;&lt;author&gt;Li, Yan&lt;/author&gt;&lt;/authors&gt;&lt;/contributors&gt;&lt;titles&gt;&lt;title&gt;New breast cancer prognostic factors identified by computer-aided image analysis of HE stained histopathology images&lt;/title&gt;&lt;secondary-title&gt;Scientific reports&lt;/secondary-title&gt;&lt;/titles&gt;&lt;periodical&gt;&lt;full-title&gt;Scientific reports&lt;/full-title&gt;&lt;/periodical&gt;&lt;pages&gt;10690&lt;/pages&gt;&lt;volume&gt;5&lt;/volume&gt;&lt;dates&gt;&lt;year&gt;2015&lt;/year&gt;&lt;/dates&gt;&lt;isbn&gt;2045-2322&lt;/isbn&gt;&lt;urls&gt;&lt;/urls&gt;&lt;/record&gt;&lt;/Cite&gt;&lt;/EndNote&gt;</w:instrText>
      </w:r>
      <w:r w:rsidRPr="00D27A83">
        <w:fldChar w:fldCharType="separate"/>
      </w:r>
      <w:r>
        <w:rPr>
          <w:noProof/>
        </w:rPr>
        <w:t>(</w:t>
      </w:r>
      <w:hyperlink w:anchor="_ENREF_3" w:tooltip="Chen, 2015 #12" w:history="1">
        <w:r w:rsidR="00B85B03">
          <w:rPr>
            <w:noProof/>
          </w:rPr>
          <w:t>Chen, et al., 2015</w:t>
        </w:r>
      </w:hyperlink>
      <w:r>
        <w:rPr>
          <w:noProof/>
        </w:rPr>
        <w:t>)</w:t>
      </w:r>
      <w:r w:rsidRPr="00D27A83">
        <w:fldChar w:fldCharType="end"/>
      </w:r>
      <w:r w:rsidRPr="00D27A83">
        <w:t xml:space="preserve">. For instance, patients classified into high-risk group may benefit from closer follow-up, more aggressive therapies, and advance care planning </w:t>
      </w:r>
      <w:r w:rsidRPr="00D27A83">
        <w:fldChar w:fldCharType="begin"/>
      </w:r>
      <w:r w:rsidR="00795AD7">
        <w:instrText xml:space="preserve"> ADDIN EN.CITE &lt;EndNote&gt;&lt;Cite&gt;&lt;Author&gt;Yu&lt;/Author&gt;&lt;Year&gt;2016&lt;/Year&gt;&lt;RecNum&gt;13&lt;/RecNum&gt;&lt;DisplayText&gt;(Kim, et al., 2004; Yu, et al., 2016)&lt;/DisplayText&gt;&lt;record&gt;&lt;rec-number&gt;13&lt;/rec-number&gt;&lt;foreign-keys&gt;&lt;key app="EN" db-id="wvsws5vr9adxabeftfipdvt4d9s5dw22fv2a"&gt;13&lt;/key&gt;&lt;/foreign-keys&gt;&lt;ref-type name="Journal Article"&gt;17&lt;/ref-type&gt;&lt;contributors&gt;&lt;authors&gt;&lt;author&gt;Yu, Kun-Hsing&lt;/author&gt;&lt;author&gt;Zhang, Ce&lt;/author&gt;&lt;author&gt;Berry, Gerald J&lt;/author&gt;&lt;author&gt;Altman, Russ B&lt;/author&gt;&lt;author&gt;Ré, Christopher&lt;/author&gt;&lt;author&gt;Rubin, Daniel L&lt;/author&gt;&lt;author&gt;Snyder, Michael&lt;/author&gt;&lt;/authors&gt;&lt;/contributors&gt;&lt;titles&gt;&lt;title&gt;Predicting non-small cell lung cancer prognosis by fully automated microscopic pathology image features&lt;/title&gt;&lt;secondary-title&gt;Nature communications&lt;/secondary-title&gt;&lt;/titles&gt;&lt;periodical&gt;&lt;full-title&gt;Nature communications&lt;/full-title&gt;&lt;/periodical&gt;&lt;pages&gt;12474&lt;/pages&gt;&lt;volume&gt;7&lt;/volume&gt;&lt;dates&gt;&lt;year&gt;2016&lt;/year&gt;&lt;/dates&gt;&lt;isbn&gt;2041-1723&lt;/isbn&gt;&lt;urls&gt;&lt;/urls&gt;&lt;/record&gt;&lt;/Cite&gt;&lt;Cite&gt;&lt;Author&gt;Kim&lt;/Author&gt;&lt;Year&gt;2004&lt;/Year&gt;&lt;RecNum&gt;14&lt;/RecNum&gt;&lt;record&gt;&lt;rec-number&gt;14&lt;/rec-number&gt;&lt;foreign-keys&gt;&lt;key app="EN" db-id="wvsws5vr9adxabeftfipdvt4d9s5dw22fv2a"&gt;14&lt;/key&gt;&lt;/foreign-keys&gt;&lt;ref-type name="Journal Article"&gt;17&lt;/ref-type&gt;&lt;contributors&gt;&lt;authors&gt;&lt;author&gt;Kim, Hyung L&lt;/author&gt;&lt;author&gt;Seligson, David&lt;/author&gt;&lt;author&gt;Liu, Xueli&lt;/author&gt;&lt;author&gt;Janzen, Nicolette&lt;/author&gt;&lt;author&gt;Bui, Matthew HT&lt;/author&gt;&lt;author&gt;Yu, Hong&lt;/author&gt;&lt;author&gt;Shi, Tao&lt;/author&gt;&lt;author&gt;Figlin, Robert A&lt;/author&gt;&lt;author&gt;Horvath, Steve&lt;/author&gt;&lt;author&gt;Belldegrun, Arie S&lt;/author&gt;&lt;/authors&gt;&lt;/contributors&gt;&lt;titles&gt;&lt;title&gt;Using protein expressions to predict survival in clear cell renal carcinoma&lt;/title&gt;&lt;secondary-title&gt;Clinical Cancer Research&lt;/secondary-title&gt;&lt;/titles&gt;&lt;periodical&gt;&lt;full-title&gt;Clinical Cancer Research&lt;/full-title&gt;&lt;/periodical&gt;&lt;pages&gt;5464-5471&lt;/pages&gt;&lt;volume&gt;10&lt;/volume&gt;&lt;number&gt;16&lt;/number&gt;&lt;dates&gt;&lt;year&gt;2004&lt;/year&gt;&lt;/dates&gt;&lt;isbn&gt;1078-0432&lt;/isbn&gt;&lt;urls&gt;&lt;/urls&gt;&lt;/record&gt;&lt;/Cite&gt;&lt;/EndNote&gt;</w:instrText>
      </w:r>
      <w:r w:rsidRPr="00D27A83">
        <w:fldChar w:fldCharType="separate"/>
      </w:r>
      <w:r w:rsidR="00795AD7">
        <w:rPr>
          <w:noProof/>
        </w:rPr>
        <w:t>(</w:t>
      </w:r>
      <w:hyperlink w:anchor="_ENREF_14" w:tooltip="Kim, 2004 #14" w:history="1">
        <w:r w:rsidR="00B85B03">
          <w:rPr>
            <w:noProof/>
          </w:rPr>
          <w:t>Kim, et al., 2004</w:t>
        </w:r>
      </w:hyperlink>
      <w:r w:rsidR="00795AD7">
        <w:rPr>
          <w:noProof/>
        </w:rPr>
        <w:t xml:space="preserve">; </w:t>
      </w:r>
      <w:hyperlink w:anchor="_ENREF_33" w:tooltip="Yu, 2016 #13" w:history="1">
        <w:r w:rsidR="00B85B03">
          <w:rPr>
            <w:noProof/>
          </w:rPr>
          <w:t>Yu, et al., 2016</w:t>
        </w:r>
      </w:hyperlink>
      <w:r w:rsidR="00795AD7">
        <w:rPr>
          <w:noProof/>
        </w:rPr>
        <w:t>)</w:t>
      </w:r>
      <w:r w:rsidRPr="00D27A83">
        <w:fldChar w:fldCharType="end"/>
      </w:r>
      <w:r w:rsidRPr="00D27A83">
        <w:t xml:space="preserve">. Cox proportional hazard model </w:t>
      </w:r>
      <w:r w:rsidRPr="00D27A83">
        <w:fldChar w:fldCharType="begin"/>
      </w:r>
      <w:r>
        <w:instrText xml:space="preserve"> ADDIN EN.CITE &lt;EndNote&gt;&lt;Cite&gt;&lt;Author&gt;Lin&lt;/Author&gt;&lt;Year&gt;1993&lt;/Year&gt;&lt;RecNum&gt;21&lt;/RecNum&gt;&lt;DisplayText&gt;(Lin, et al., 1993)&lt;/DisplayText&gt;&lt;record&gt;&lt;rec-number&gt;21&lt;/rec-number&gt;&lt;foreign-keys&gt;&lt;key app="EN" db-id="wvsws5vr9adxabeftfipdvt4d9s5dw22fv2a"&gt;21&lt;/key&gt;&lt;/foreign-keys&gt;&lt;ref-type name="Journal Article"&gt;17&lt;/ref-type&gt;&lt;contributors&gt;&lt;authors&gt;&lt;author&gt;Lin, Danyu Y&lt;/author&gt;&lt;author&gt;Wei, Lee-Jen&lt;/author&gt;&lt;author&gt;Ying, Zhiliang&lt;/author&gt;&lt;/authors&gt;&lt;/contributors&gt;&lt;titles&gt;&lt;title&gt;Checking the Cox model with cumulative sums of martingale-based residuals&lt;/title&gt;&lt;secondary-title&gt;Biometrika&lt;/secondary-title&gt;&lt;/titles&gt;&lt;periodical&gt;&lt;full-title&gt;Biometrika&lt;/full-title&gt;&lt;/periodical&gt;&lt;pages&gt;557-572&lt;/pages&gt;&lt;volume&gt;80&lt;/volume&gt;&lt;number&gt;3&lt;/number&gt;&lt;dates&gt;&lt;year&gt;1993&lt;/year&gt;&lt;/dates&gt;&lt;isbn&gt;1464-3510&lt;/isbn&gt;&lt;urls&gt;&lt;/urls&gt;&lt;/record&gt;&lt;/Cite&gt;&lt;/EndNote&gt;</w:instrText>
      </w:r>
      <w:r w:rsidRPr="00D27A83">
        <w:fldChar w:fldCharType="separate"/>
      </w:r>
      <w:r>
        <w:rPr>
          <w:noProof/>
        </w:rPr>
        <w:t>(</w:t>
      </w:r>
      <w:hyperlink w:anchor="_ENREF_20" w:tooltip="Lin, 1993 #21" w:history="1">
        <w:r w:rsidR="00B85B03">
          <w:rPr>
            <w:noProof/>
          </w:rPr>
          <w:t>Lin, et al., 1993</w:t>
        </w:r>
      </w:hyperlink>
      <w:r>
        <w:rPr>
          <w:noProof/>
        </w:rPr>
        <w:t>)</w:t>
      </w:r>
      <w:r w:rsidRPr="00D27A83">
        <w:fldChar w:fldCharType="end"/>
      </w:r>
      <w:r w:rsidRPr="00D27A83">
        <w:t xml:space="preserve"> is among the most popular survival prediction model. Recently, based on the Cox model, several regularization methods have been proposed in the literature. The least absolute shrinkage and </w:t>
      </w:r>
      <w:r w:rsidRPr="00D27A83">
        <w:lastRenderedPageBreak/>
        <w:t xml:space="preserve">selection operator Cox model (LASSO-COX) </w:t>
      </w:r>
      <w:r w:rsidRPr="00D27A83">
        <w:fldChar w:fldCharType="begin">
          <w:fldData xml:space="preserve">PEVuZE5vdGU+PENpdGU+PEF1dGhvcj5TaGFvPC9BdXRob3I+PFllYXI+MjAxODwvWWVhcj48UmVj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</w:fldData>
        </w:fldChar>
      </w:r>
      <w:r>
        <w:instrText xml:space="preserve"> ADDIN EN.CITE </w:instrText>
      </w:r>
      <w:r>
        <w:fldChar w:fldCharType="begin">
          <w:fldData xml:space="preserve">PEVuZE5vdGU+PENpdGU+PEF1dGhvcj5TaGFvPC9BdXRob3I+PFllYXI+MjAxODwvWWVhcj48UmVj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</w:fldData>
        </w:fldChar>
      </w:r>
      <w:r>
        <w:instrText xml:space="preserve"> ADDIN EN.CITE.DATA </w:instrText>
      </w:r>
      <w:r>
        <w:fldChar w:fldCharType="end"/>
      </w:r>
      <w:r w:rsidRPr="00D27A83">
        <w:fldChar w:fldCharType="separate"/>
      </w:r>
      <w:r>
        <w:rPr>
          <w:noProof/>
        </w:rPr>
        <w:t>(</w:t>
      </w:r>
      <w:hyperlink w:anchor="_ENREF_24" w:tooltip="Ryall, 2017 #23" w:history="1">
        <w:r w:rsidR="00B85B03">
          <w:rPr>
            <w:noProof/>
          </w:rPr>
          <w:t>Ryall, et al., 2017</w:t>
        </w:r>
      </w:hyperlink>
      <w:r>
        <w:rPr>
          <w:noProof/>
        </w:rPr>
        <w:t xml:space="preserve">; </w:t>
      </w:r>
      <w:hyperlink w:anchor="_ENREF_25" w:tooltip="Shao, 2018 #22" w:history="1">
        <w:r w:rsidR="00B85B03">
          <w:rPr>
            <w:noProof/>
          </w:rPr>
          <w:t>Shao, et al., 2018</w:t>
        </w:r>
      </w:hyperlink>
      <w:r>
        <w:rPr>
          <w:noProof/>
        </w:rPr>
        <w:t xml:space="preserve">; </w:t>
      </w:r>
      <w:hyperlink w:anchor="_ENREF_28" w:tooltip="Tibshirani, 1997 #17" w:history="1">
        <w:r w:rsidR="00B85B03">
          <w:rPr>
            <w:noProof/>
          </w:rPr>
          <w:t>Tibshirani, 1997</w:t>
        </w:r>
      </w:hyperlink>
      <w:r>
        <w:rPr>
          <w:noProof/>
        </w:rPr>
        <w:t>)</w:t>
      </w:r>
      <w:r w:rsidRPr="00D27A83">
        <w:fldChar w:fldCharType="end"/>
      </w:r>
      <w:r w:rsidRPr="00D27A83">
        <w:t xml:space="preserve"> apply lasso feature selection method to select components that are related to cancer prognosis. Random survival forests (RSF) </w:t>
      </w:r>
      <w:r w:rsidRPr="00D27A83">
        <w:fldChar w:fldCharType="begin"/>
      </w:r>
      <w:r>
        <w:instrText xml:space="preserve"> ADDIN EN.CITE &lt;EndNote&gt;&lt;Cite&gt;&lt;Author&gt;Ishwaran&lt;/Author&gt;&lt;Year&gt;2008&lt;/Year&gt;&lt;RecNum&gt;24&lt;/RecNum&gt;&lt;DisplayText&gt;(Ishwaran, et al., 2008)&lt;/DisplayText&gt;&lt;record&gt;&lt;rec-number&gt;24&lt;/rec-number&gt;&lt;foreign-keys&gt;&lt;key app="EN" db-id="wvsws5vr9adxabeftfipdvt4d9s5dw22fv2a"&gt;24&lt;/key&gt;&lt;/foreign-keys&gt;&lt;ref-type name="Journal Article"&gt;17&lt;/ref-type&gt;&lt;contributors&gt;&lt;authors&gt;&lt;author&gt;Ishwaran, Hemant&lt;/author&gt;&lt;author&gt;Kogalur, Udaya B&lt;/author&gt;&lt;author&gt;Blackstone, Eugene H&lt;/author&gt;&lt;author&gt;Lauer, Michael S&lt;/author&gt;&lt;/authors&gt;&lt;/contributors&gt;&lt;titles&gt;&lt;title&gt;Random survival forests&lt;/title&gt;&lt;secondary-title&gt;The annals of applied statistics&lt;/secondary-title&gt;&lt;/titles&gt;&lt;periodical&gt;&lt;full-title&gt;The annals of applied statistics&lt;/full-title&gt;&lt;/periodical&gt;&lt;pages&gt;841-860&lt;/pages&gt;&lt;volume&gt;2&lt;/volume&gt;&lt;number&gt;3&lt;/number&gt;&lt;dates&gt;&lt;year&gt;2008&lt;/year&gt;&lt;/dates&gt;&lt;isbn&gt;1932-6157&lt;/isbn&gt;&lt;urls&gt;&lt;/urls&gt;&lt;/record&gt;&lt;/Cite&gt;&lt;/EndNote&gt;</w:instrText>
      </w:r>
      <w:r w:rsidRPr="00D27A83">
        <w:fldChar w:fldCharType="separate"/>
      </w:r>
      <w:r>
        <w:rPr>
          <w:noProof/>
        </w:rPr>
        <w:t>(</w:t>
      </w:r>
      <w:hyperlink w:anchor="_ENREF_8" w:tooltip="Ishwaran, 2008 #24" w:history="1">
        <w:r w:rsidR="00B85B03">
          <w:rPr>
            <w:noProof/>
          </w:rPr>
          <w:t>Ishwaran, et al., 2008</w:t>
        </w:r>
      </w:hyperlink>
      <w:r>
        <w:rPr>
          <w:noProof/>
        </w:rPr>
        <w:t>)</w:t>
      </w:r>
      <w:r w:rsidRPr="00D27A83">
        <w:fldChar w:fldCharType="end"/>
      </w:r>
      <w:r w:rsidRPr="00D27A83">
        <w:t xml:space="preserve"> computes a random forest using the log-rank test as the splitting criterion. It computes the cumulative hazards of the leaf nodes and averages them over the ensemble. Cox regression with neural networks by a one hidden layer multilayer perceptron (MLP) </w:t>
      </w:r>
      <w:r w:rsidRPr="00D27A83">
        <w:fldChar w:fldCharType="begin"/>
      </w:r>
      <w:r>
        <w:instrText xml:space="preserve"> ADDIN EN.CITE &lt;EndNote&gt;&lt;Cite&gt;&lt;Author&gt;Xiang&lt;/Author&gt;&lt;Year&gt;2000&lt;/Year&gt;&lt;RecNum&gt;25&lt;/RecNum&gt;&lt;DisplayText&gt;(Xiang, et al., 2000)&lt;/DisplayText&gt;&lt;record&gt;&lt;rec-number&gt;25&lt;/rec-number&gt;&lt;foreign-keys&gt;&lt;key app="EN" db-id="wvsws5vr9adxabeftfipdvt4d9s5dw22fv2a"&gt;25&lt;/key&gt;&lt;/foreign-keys&gt;&lt;ref-type name="Journal Article"&gt;17&lt;/ref-type&gt;&lt;contributors&gt;&lt;authors&gt;&lt;author&gt;Xiang, Anny&lt;/author&gt;&lt;author&gt;Lapuerta, Pablo&lt;/author&gt;&lt;author&gt;Ryutov, Alex&lt;/author&gt;&lt;author&gt;Buckley, Jonathan&lt;/author&gt;&lt;author&gt;Azen, Stanley&lt;/author&gt;&lt;/authors&gt;&lt;/contributors&gt;&lt;titles&gt;&lt;title&gt;Comparison of the performance of neural network methods and Cox regression for censored survival data&lt;/title&gt;&lt;secondary-title&gt;Computational statistics &amp;amp; data analysis&lt;/secondary-title&gt;&lt;/titles&gt;&lt;periodical&gt;&lt;full-title&gt;Computational statistics &amp;amp; data analysis&lt;/full-title&gt;&lt;/periodical&gt;&lt;pages&gt;243-257&lt;/pages&gt;&lt;volume&gt;34&lt;/volume&gt;&lt;number&gt;2&lt;/number&gt;&lt;dates&gt;&lt;year&gt;2000&lt;/year&gt;&lt;/dates&gt;&lt;isbn&gt;0167-9473&lt;/isbn&gt;&lt;urls&gt;&lt;/urls&gt;&lt;/record&gt;&lt;/Cite&gt;&lt;/EndNote&gt;</w:instrText>
      </w:r>
      <w:r w:rsidRPr="00D27A83">
        <w:fldChar w:fldCharType="separate"/>
      </w:r>
      <w:r>
        <w:rPr>
          <w:noProof/>
        </w:rPr>
        <w:t>(</w:t>
      </w:r>
      <w:hyperlink w:anchor="_ENREF_31" w:tooltip="Xiang, 2000 #25" w:history="1">
        <w:r w:rsidR="00B85B03">
          <w:rPr>
            <w:noProof/>
          </w:rPr>
          <w:t>Xiang, et al., 2000</w:t>
        </w:r>
      </w:hyperlink>
      <w:r>
        <w:rPr>
          <w:noProof/>
        </w:rPr>
        <w:t>)</w:t>
      </w:r>
      <w:r w:rsidRPr="00D27A83">
        <w:fldChar w:fldCharType="end"/>
      </w:r>
      <w:r w:rsidRPr="00D27A83">
        <w:t xml:space="preserve"> was proposed to replace the linear predictor of the Cox model. It was showed that some novel networks were able to outperform classical Cox models </w:t>
      </w:r>
      <w:r w:rsidRPr="00D27A83">
        <w:fldChar w:fldCharType="begin"/>
      </w:r>
      <w:r>
        <w:instrText xml:space="preserve"> ADDIN EN.CITE &lt;EndNote&gt;&lt;Cite&gt;&lt;Author&gt;Amiri&lt;/Author&gt;&lt;Year&gt;2008&lt;/Year&gt;&lt;RecNum&gt;18&lt;/RecNum&gt;&lt;DisplayText&gt;(Amiri, et al., 2008)&lt;/DisplayText&gt;&lt;record&gt;&lt;rec-number&gt;18&lt;/rec-number&gt;&lt;foreign-keys&gt;&lt;key app="EN" db-id="wvsws5vr9adxabeftfipdvt4d9s5dw22fv2a"&gt;18&lt;/key&gt;&lt;/foreign-keys&gt;&lt;ref-type name="Journal Article"&gt;17&lt;/ref-type&gt;&lt;contributors&gt;&lt;authors&gt;&lt;author&gt;Amiri, Zohreh&lt;/author&gt;&lt;author&gt;Mohammad, Kazem&lt;/author&gt;&lt;author&gt;Mahmoudi, Mahmoud&lt;/author&gt;&lt;author&gt;Zeraati, Hojjat&lt;/author&gt;&lt;author&gt;Fotouhi, Akbar&lt;/author&gt;&lt;/authors&gt;&lt;/contributors&gt;&lt;titles&gt;&lt;title&gt;Assessment of gastric cancer survival: using an artificial hierarchical neural network&lt;/title&gt;&lt;secondary-title&gt;Pak J Biol Sci&lt;/secondary-title&gt;&lt;/titles&gt;&lt;periodical&gt;&lt;full-title&gt;Pak J Biol Sci&lt;/full-title&gt;&lt;/periodical&gt;&lt;pages&gt;1076-84&lt;/pages&gt;&lt;volume&gt;11&lt;/volume&gt;&lt;number&gt;8&lt;/number&gt;&lt;dates&gt;&lt;year&gt;2008&lt;/year&gt;&lt;/dates&gt;&lt;urls&gt;&lt;/urls&gt;&lt;/record&gt;&lt;/Cite&gt;&lt;/EndNote&gt;</w:instrText>
      </w:r>
      <w:r w:rsidRPr="00D27A83">
        <w:fldChar w:fldCharType="separate"/>
      </w:r>
      <w:r>
        <w:rPr>
          <w:noProof/>
        </w:rPr>
        <w:t>(</w:t>
      </w:r>
      <w:hyperlink w:anchor="_ENREF_1" w:tooltip="Amiri, 2008 #18" w:history="1">
        <w:r w:rsidR="00B85B03">
          <w:rPr>
            <w:noProof/>
          </w:rPr>
          <w:t>Amiri, et al., 2008</w:t>
        </w:r>
      </w:hyperlink>
      <w:r>
        <w:rPr>
          <w:noProof/>
        </w:rPr>
        <w:t>)</w:t>
      </w:r>
      <w:r w:rsidRPr="00D27A83">
        <w:fldChar w:fldCharType="end"/>
      </w:r>
      <w:r w:rsidRPr="00D27A83">
        <w:t xml:space="preserve">. DeepSurv </w:t>
      </w:r>
      <w:r w:rsidRPr="00D27A83">
        <w:fldChar w:fldCharType="begin"/>
      </w:r>
      <w:r>
        <w:instrText xml:space="preserve"> ADDIN EN.CITE &lt;EndNote&gt;&lt;Cite&gt;&lt;Author&gt;Katzman&lt;/Author&gt;&lt;Year&gt;2016&lt;/Year&gt;&lt;RecNum&gt;19&lt;/RecNum&gt;&lt;DisplayText&gt;(Katzman, et al., 2016; Katzman, et al., 2018)&lt;/DisplayText&gt;&lt;record&gt;&lt;rec-number&gt;19&lt;/rec-number&gt;&lt;foreign-keys&gt;&lt;key app="EN" db-id="wvsws5vr9adxabeftfipdvt4d9s5dw22fv2a"&gt;19&lt;/key&gt;&lt;/foreign-keys&gt;&lt;ref-type name="Journal Article"&gt;17&lt;/ref-type&gt;&lt;contributors&gt;&lt;authors&gt;&lt;author&gt;Katzman, Jared L&lt;/author&gt;&lt;author&gt;Shaham, Uri&lt;/author&gt;&lt;author&gt;Cloninger, Alexander&lt;/author&gt;&lt;author&gt;Bates, Jonathan&lt;/author&gt;&lt;author&gt;Jiang, Tingting&lt;/author&gt;&lt;author&gt;Kluger, Yuval&lt;/author&gt;&lt;/authors&gt;&lt;/contributors&gt;&lt;titles&gt;&lt;title&gt;Deep survival: A deep cox proportional hazards network&lt;/title&gt;&lt;secondary-title&gt;stat&lt;/secondary-title&gt;&lt;/titles&gt;&lt;periodical&gt;&lt;full-title&gt;stat&lt;/full-title&gt;&lt;/periodical&gt;&lt;pages&gt;2&lt;/pages&gt;&lt;volume&gt;1050&lt;/volume&gt;&lt;dates&gt;&lt;year&gt;2016&lt;/year&gt;&lt;/dates&gt;&lt;urls&gt;&lt;/urls&gt;&lt;/record&gt;&lt;/Cite&gt;&lt;Cite&gt;&lt;Author&gt;Katzman&lt;/Author&gt;&lt;Year&gt;2018&lt;/Year&gt;&lt;RecNum&gt;26&lt;/RecNum&gt;&lt;record&gt;&lt;rec-number&gt;26&lt;/rec-number&gt;&lt;foreign-keys&gt;&lt;key app="EN" db-id="wvsws5vr9adxabeftfipdvt4d9s5dw22fv2a"&gt;26&lt;/key&gt;&lt;/foreign-keys&gt;&lt;ref-type name="Journal Article"&gt;17&lt;/ref-type&gt;&lt;contributors&gt;&lt;authors&gt;&lt;author&gt;Katzman, Jared L&lt;/author&gt;&lt;author&gt;Shaham, Uri&lt;/author&gt;&lt;author&gt;Cloninger, Alexander&lt;/author&gt;&lt;author&gt;Bates, Jonathan&lt;/author&gt;&lt;author&gt;Jiang, Tingting&lt;/author&gt;&lt;author&gt;Kluger, Yuval&lt;/author&gt;&lt;/authors&gt;&lt;/contributors&gt;&lt;titles&gt;&lt;title&gt;DeepSurv: personalized treatment recommender system using a Cox proportional hazards deep neural network&lt;/title&gt;&lt;secondary-title&gt;BMC medical research methodology&lt;/secondary-title&gt;&lt;/titles&gt;&lt;periodical&gt;&lt;full-title&gt;BMC medical research methodology&lt;/full-title&gt;&lt;/periodical&gt;&lt;pages&gt;24&lt;/pages&gt;&lt;volume&gt;18&lt;/volume&gt;&lt;number&gt;1&lt;/number&gt;&lt;dates&gt;&lt;year&gt;2018&lt;/year&gt;&lt;/dates&gt;&lt;isbn&gt;1471-2288&lt;/isbn&gt;&lt;urls&gt;&lt;/urls&gt;&lt;/record&gt;&lt;/Cite&gt;&lt;/EndNote&gt;</w:instrText>
      </w:r>
      <w:r w:rsidRPr="00D27A83">
        <w:fldChar w:fldCharType="separate"/>
      </w:r>
      <w:r>
        <w:rPr>
          <w:noProof/>
        </w:rPr>
        <w:t>(</w:t>
      </w:r>
      <w:hyperlink w:anchor="_ENREF_11" w:tooltip="Katzman, 2016 #19" w:history="1">
        <w:r w:rsidR="00B85B03">
          <w:rPr>
            <w:noProof/>
          </w:rPr>
          <w:t>Katzman, et al., 2016</w:t>
        </w:r>
      </w:hyperlink>
      <w:r>
        <w:rPr>
          <w:noProof/>
        </w:rPr>
        <w:t xml:space="preserve">; </w:t>
      </w:r>
      <w:hyperlink w:anchor="_ENREF_12" w:tooltip="Katzman, 2018 #26" w:history="1">
        <w:r w:rsidR="00B85B03">
          <w:rPr>
            <w:noProof/>
          </w:rPr>
          <w:t>Katzman, et al., 2018</w:t>
        </w:r>
      </w:hyperlink>
      <w:r>
        <w:rPr>
          <w:noProof/>
        </w:rPr>
        <w:t>)</w:t>
      </w:r>
      <w:r w:rsidRPr="00D27A83">
        <w:fldChar w:fldCharType="end"/>
      </w:r>
      <w:r w:rsidRPr="00D27A83">
        <w:t xml:space="preserve"> is a Cox proportional hazards deep neural network and a survival method for modeling interactions between a patient’s covariates and treatment effectiveness in order to provide personalized treatment recommendations. DeepSurv is developed upon Cox proportional assumption with the cutting-edge deep neural network. MTLSA </w:t>
      </w:r>
      <w:r w:rsidRPr="00D27A83">
        <w:fldChar w:fldCharType="begin"/>
      </w:r>
      <w:r>
        <w:instrText xml:space="preserve"> ADDIN EN.CITE &lt;EndNote&gt;&lt;Cite&gt;&lt;Author&gt;Li&lt;/Author&gt;&lt;Year&gt;2016&lt;/Year&gt;&lt;RecNum&gt;54&lt;/RecNum&gt;&lt;DisplayText&gt;(Li, et al., 2016)&lt;/DisplayText&gt;&lt;record&gt;&lt;rec-number&gt;54&lt;/rec-number&gt;&lt;foreign-keys&gt;&lt;key app="EN" db-id="wvsws5vr9adxabeftfipdvt4d9s5dw22fv2a"&gt;54&lt;/key&gt;&lt;/foreign-keys&gt;&lt;ref-type name="Conference Proceedings"&gt;10&lt;/ref-type&gt;&lt;contributors&gt;&lt;authors&gt;&lt;author&gt;Li, Yan&lt;/author&gt;&lt;author&gt;Wang, Jie&lt;/author&gt;&lt;author&gt;Ye, Jieping&lt;/author&gt;&lt;author&gt;Reddy, Chandan K&lt;/author&gt;&lt;/authors&gt;&lt;/contributors&gt;&lt;titles&gt;&lt;title&gt;A multi-task learning formulation for survival analysis&lt;/title&gt;&lt;secondary-title&gt;Proceedings of the 22nd ACM SIGKDD International Conference on Knowledge Discovery and Data Mining&lt;/secondary-title&gt;&lt;/titles&gt;&lt;pages&gt;1715-1724&lt;/pages&gt;&lt;dates&gt;&lt;year&gt;2016&lt;/year&gt;&lt;/dates&gt;&lt;urls&gt;&lt;/urls&gt;&lt;/record&gt;&lt;/Cite&gt;&lt;/EndNote&gt;</w:instrText>
      </w:r>
      <w:r w:rsidRPr="00D27A83">
        <w:fldChar w:fldCharType="separate"/>
      </w:r>
      <w:r>
        <w:rPr>
          <w:noProof/>
        </w:rPr>
        <w:t>(</w:t>
      </w:r>
      <w:hyperlink w:anchor="_ENREF_19" w:tooltip="Li, 2016 #54" w:history="1">
        <w:r w:rsidR="00B85B03">
          <w:rPr>
            <w:noProof/>
          </w:rPr>
          <w:t>Li, et al., 2016</w:t>
        </w:r>
      </w:hyperlink>
      <w:r>
        <w:rPr>
          <w:noProof/>
        </w:rPr>
        <w:t>)</w:t>
      </w:r>
      <w:r w:rsidRPr="00D27A83">
        <w:fldChar w:fldCharType="end"/>
      </w:r>
      <w:r w:rsidRPr="00D27A83">
        <w:t xml:space="preserve"> is the recently proposed model which regards survival analysis as a multi-task learning problem. It transforms the problem into a series of binary classification, and uses a multi-task learning method to model the event probability at different time. Although much progress has been made using above approaches, Nevertheless, the prediction performance of the existing methods is still far from satisfactory, and there still exits much room for further improvement. In addition, these methods assumed that the survival information of one patient is independent to another, and thus miss the strong ordinal relationship between the survival times of different patients.</w:t>
      </w:r>
      <w:r w:rsidRPr="00436D24">
        <w:t xml:space="preserve"> </w:t>
      </w:r>
    </w:p>
    <w:p w14:paraId="44541613" w14:textId="1C0E73AB" w:rsidR="00CB1114" w:rsidRDefault="00CB1114" w:rsidP="00CB1114">
      <w:pPr>
        <w:spacing w:line="240" w:lineRule="auto"/>
        <w:ind w:firstLineChars="150" w:firstLine="300"/>
        <w:rPr>
          <w:lang w:bidi="en-US"/>
        </w:rPr>
      </w:pPr>
      <w:r w:rsidRPr="007C11CC">
        <w:rPr>
          <w:lang w:bidi="en-US"/>
        </w:rPr>
        <w:t>Motivated by all these consideration</w:t>
      </w:r>
      <w:r>
        <w:rPr>
          <w:lang w:bidi="en-US"/>
        </w:rPr>
        <w:t>s</w:t>
      </w:r>
      <w:r w:rsidRPr="007C11CC">
        <w:rPr>
          <w:lang w:bidi="en-US"/>
        </w:rPr>
        <w:t xml:space="preserve">, in this study, we thus propose a novel method for survival prediction of breast cancer using bidirectional </w:t>
      </w:r>
      <w:r w:rsidR="00950067" w:rsidRPr="00950067">
        <w:rPr>
          <w:lang w:bidi="en-US"/>
        </w:rPr>
        <w:t>Long Short-Term Memory</w:t>
      </w:r>
      <w:r w:rsidRPr="007C11CC">
        <w:rPr>
          <w:lang w:bidi="en-US"/>
        </w:rPr>
        <w:t xml:space="preserve"> (biLSTM) </w:t>
      </w:r>
      <w:r w:rsidRPr="007C11CC">
        <w:rPr>
          <w:lang w:bidi="en-US"/>
        </w:rPr>
        <w:fldChar w:fldCharType="begin"/>
      </w:r>
      <w:r w:rsidR="00795AD7">
        <w:rPr>
          <w:lang w:bidi="en-US"/>
        </w:rPr>
        <w:instrText xml:space="preserve"> ADDIN EN.CITE &lt;EndNote&gt;&lt;Cite&gt;&lt;Author&gt;Hochreiter&lt;/Author&gt;&lt;Year&gt;1997&lt;/Year&gt;&lt;RecNum&gt;45&lt;/RecNum&gt;&lt;DisplayText&gt;(Hochreiter and Schmidhuber, 1997)&lt;/DisplayText&gt;&lt;record&gt;&lt;rec-number&gt;45&lt;/rec-number&gt;&lt;foreign-keys&gt;&lt;key app="EN" db-id="wvsws5vr9adxabeftfipdvt4d9s5dw22fv2a"&gt;45&lt;/key&gt;&lt;/foreign-keys&gt;&lt;ref-type name="Journal Article"&gt;17&lt;/ref-type&gt;&lt;contributors&gt;&lt;authors&gt;&lt;author&gt;Hochreiter, Sepp&lt;/author&gt;&lt;author&gt;Schmidhuber, Jürgen&lt;/author&gt;&lt;/authors&gt;&lt;/contributors&gt;&lt;titles&gt;&lt;title&gt;Long short-term memory&lt;/title&gt;&lt;secondary-title&gt;Neural computation&lt;/secondary-title&gt;&lt;/titles&gt;&lt;periodical&gt;&lt;full-title&gt;Neural computation&lt;/full-title&gt;&lt;/periodical&gt;&lt;pages&gt;1735-1780&lt;/pages&gt;&lt;volume&gt;9&lt;/volume&gt;&lt;number&gt;8&lt;/number&gt;&lt;dates&gt;&lt;year&gt;1997&lt;/year&gt;&lt;/dates&gt;&lt;isbn&gt;0899-7667&lt;/isbn&gt;&lt;urls&gt;&lt;/urls&gt;&lt;/record&gt;&lt;/Cite&gt;&lt;/EndNote&gt;</w:instrText>
      </w:r>
      <w:r w:rsidRPr="007C11CC">
        <w:rPr>
          <w:lang w:bidi="en-US"/>
        </w:rPr>
        <w:fldChar w:fldCharType="separate"/>
      </w:r>
      <w:r w:rsidR="00795AD7">
        <w:rPr>
          <w:noProof/>
          <w:lang w:bidi="en-US"/>
        </w:rPr>
        <w:t>(</w:t>
      </w:r>
      <w:hyperlink w:anchor="_ENREF_7" w:tooltip="Hochreiter, 1997 #45" w:history="1">
        <w:r w:rsidR="00B85B03">
          <w:rPr>
            <w:noProof/>
            <w:lang w:bidi="en-US"/>
          </w:rPr>
          <w:t>Hochreiter and Schmidhuber, 1997</w:t>
        </w:r>
      </w:hyperlink>
      <w:r w:rsidR="00795AD7">
        <w:rPr>
          <w:noProof/>
          <w:lang w:bidi="en-US"/>
        </w:rPr>
        <w:t>)</w:t>
      </w:r>
      <w:r w:rsidRPr="007C11CC">
        <w:rPr>
          <w:lang w:bidi="en-US"/>
        </w:rPr>
        <w:fldChar w:fldCharType="end"/>
      </w:r>
      <w:r w:rsidRPr="007C11CC">
        <w:rPr>
          <w:lang w:bidi="en-US"/>
        </w:rPr>
        <w:t xml:space="preserve"> Cox model network and multi-task learning from gene mRNA and </w:t>
      </w:r>
      <w:r w:rsidR="00950067">
        <w:rPr>
          <w:lang w:bidi="en-US"/>
        </w:rPr>
        <w:t xml:space="preserve">DNA </w:t>
      </w:r>
      <w:r w:rsidRPr="007C11CC">
        <w:rPr>
          <w:lang w:bidi="en-US"/>
        </w:rPr>
        <w:t>methylation multi-modal data. The losses of auxiliary task</w:t>
      </w:r>
      <w:r>
        <w:rPr>
          <w:lang w:bidi="en-US"/>
        </w:rPr>
        <w:t>s</w:t>
      </w:r>
      <w:r w:rsidRPr="007C11CC">
        <w:rPr>
          <w:lang w:bidi="en-US"/>
        </w:rPr>
        <w:t xml:space="preserve"> added to the original objective help to improve the ability of optimizing the learning process in </w:t>
      </w:r>
      <w:r w:rsidR="00950067">
        <w:rPr>
          <w:lang w:bidi="en-US"/>
        </w:rPr>
        <w:t>bi</w:t>
      </w:r>
      <w:r w:rsidRPr="007C11CC">
        <w:rPr>
          <w:lang w:bidi="en-US"/>
        </w:rPr>
        <w:t>LSTM training and regularization. Because the performance of multi-task systems strongly depends on the relative weight between the losses of each task</w:t>
      </w:r>
      <w:r>
        <w:rPr>
          <w:lang w:bidi="en-US"/>
        </w:rPr>
        <w:t>,</w:t>
      </w:r>
      <w:r w:rsidRPr="007C11CC">
        <w:rPr>
          <w:lang w:bidi="en-US"/>
        </w:rPr>
        <w:t xml:space="preserve"> </w:t>
      </w:r>
      <w:r>
        <w:rPr>
          <w:lang w:bidi="en-US"/>
        </w:rPr>
        <w:t>a</w:t>
      </w:r>
      <w:r w:rsidRPr="007C11CC">
        <w:rPr>
          <w:lang w:bidi="en-US"/>
        </w:rPr>
        <w:t>djusting these weights manually is a difficult and expensive process, which makes multi task learning difficult in practice. So, we use a</w:t>
      </w:r>
      <w:r w:rsidR="00950067">
        <w:rPr>
          <w:lang w:bidi="en-US"/>
        </w:rPr>
        <w:t>n</w:t>
      </w:r>
      <w:r w:rsidRPr="007C11CC">
        <w:rPr>
          <w:lang w:bidi="en-US"/>
        </w:rPr>
        <w:t xml:space="preserve"> </w:t>
      </w:r>
      <w:r w:rsidR="00950067">
        <w:rPr>
          <w:lang w:bidi="en-US"/>
        </w:rPr>
        <w:t>adaptive</w:t>
      </w:r>
      <w:r w:rsidRPr="007C11CC">
        <w:rPr>
          <w:lang w:bidi="en-US"/>
        </w:rPr>
        <w:t xml:space="preserve"> approach to multi-task learning which weighs multiple loss functions by considering the homoscedastic uncertainty of each task. This allows us to learn all kinds of quantities in the regression settings of different units at the same time. We demonstrate the efficacy of the proposed method through cross-validation tests on the benchmark dataset.</w:t>
      </w:r>
    </w:p>
    <w:p w14:paraId="68DFA38D" w14:textId="77777777" w:rsidR="00D6429E" w:rsidRDefault="00D27A83" w:rsidP="00D27A83">
      <w:pPr>
        <w:pStyle w:val="heading1"/>
      </w:pPr>
      <w:r w:rsidRPr="00D27A83">
        <w:t>Materials</w:t>
      </w:r>
      <w:r w:rsidR="000C2AE1">
        <w:t xml:space="preserve"> and Methods</w:t>
      </w:r>
    </w:p>
    <w:p w14:paraId="66925174" w14:textId="77777777" w:rsidR="004D3982" w:rsidRPr="004D3982" w:rsidRDefault="004D3982" w:rsidP="004D3982">
      <w:pPr>
        <w:pStyle w:val="heading2"/>
      </w:pPr>
      <w:r w:rsidRPr="004D3982">
        <w:t>Benchmark Datasets</w:t>
      </w:r>
    </w:p>
    <w:p w14:paraId="164BCB4D" w14:textId="1286D83D" w:rsidR="00A661F8" w:rsidRDefault="00D27A83" w:rsidP="00D27A83">
      <w:pPr>
        <w:pStyle w:val="p1a"/>
      </w:pPr>
      <w:r w:rsidRPr="00D27A83">
        <w:t xml:space="preserve">In this study, the used survival analysis benchmark datasets include gene expression data, DNA methylation data, and clinical data. The clinical data are included in the main clinical file downloaded from The Cancer Genome Atlas (TCGA) </w:t>
      </w:r>
      <w:r w:rsidRPr="00D27A83">
        <w:fldChar w:fldCharType="begin"/>
      </w:r>
      <w:r w:rsidR="001D15D6">
        <w:instrText xml:space="preserve"> ADDIN EN.CITE &lt;EndNote&gt;&lt;Cite&gt;&lt;Author&gt;Tomczak&lt;/Author&gt;&lt;Year&gt;2015&lt;/Year&gt;&lt;RecNum&gt;27&lt;/RecNum&gt;&lt;DisplayText&gt;(Tomczak, et al., 2015)&lt;/DisplayText&gt;&lt;record&gt;&lt;rec-number&gt;27&lt;/rec-number&gt;&lt;foreign-keys&gt;&lt;key app="EN" db-id="wvsws5vr9adxabeftfipdvt4d9s5dw22fv2a"&gt;27&lt;/key&gt;&lt;/foreign-keys&gt;&lt;ref-type name="Journal Article"&gt;17&lt;/ref-type&gt;&lt;contributors&gt;&lt;authors&gt;&lt;author&gt;Tomczak, Katarzyna&lt;/author&gt;&lt;author&gt;Czerwińska, Patrycja&lt;/author&gt;&lt;author&gt;Wiznerowicz, Maciej&lt;/author&gt;&lt;/authors&gt;&lt;/contributors&gt;&lt;titles&gt;&lt;title&gt;The Cancer Genome Atlas (TCGA): an immeasurable source of knowledge&lt;/title&gt;&lt;secondary-title&gt;Contemporary oncology&lt;/secondary-title&gt;&lt;/titles&gt;&lt;periodical&gt;&lt;full-title&gt;Contemporary oncology&lt;/full-title&gt;&lt;/periodical&gt;&lt;pages&gt;A68&lt;/pages&gt;&lt;volume&gt;19&lt;/volume&gt;&lt;number&gt;1A&lt;/number&gt;&lt;dates&gt;&lt;year&gt;2015&lt;/year&gt;&lt;/dates&gt;&lt;urls&gt;&lt;/urls&gt;&lt;/record&gt;&lt;/Cite&gt;&lt;/EndNote&gt;</w:instrText>
      </w:r>
      <w:r w:rsidRPr="00D27A83">
        <w:fldChar w:fldCharType="separate"/>
      </w:r>
      <w:r w:rsidR="001D15D6">
        <w:rPr>
          <w:noProof/>
        </w:rPr>
        <w:t>(</w:t>
      </w:r>
      <w:hyperlink w:anchor="_ENREF_29" w:tooltip="Tomczak, 2015 #27" w:history="1">
        <w:r w:rsidR="00B85B03">
          <w:rPr>
            <w:noProof/>
          </w:rPr>
          <w:t>Tomczak, et al., 2015</w:t>
        </w:r>
      </w:hyperlink>
      <w:r w:rsidR="001D15D6">
        <w:rPr>
          <w:noProof/>
        </w:rPr>
        <w:t>)</w:t>
      </w:r>
      <w:r w:rsidRPr="00D27A83">
        <w:fldChar w:fldCharType="end"/>
      </w:r>
      <w:r w:rsidRPr="00D27A83">
        <w:t xml:space="preserve">, which provides an extensive collection of genomics and clinical outcome data for large cohorts of patients of more than 30 types of cancers. The main files contain 1097 breast cancer patients’ clinical annotations and information. In our case, two </w:t>
      </w:r>
      <w:r w:rsidRPr="00D27A83">
        <w:lastRenderedPageBreak/>
        <w:t xml:space="preserve">clinical variables are used: Overall Survival Status (1 if the patient deceased, 0 if he/she is living at the time of the last follow-up) and Overall Survival (Months), which represent the number of months between diagnosis and date of death or last follow-up. In clinical data, patients with missing follow-up were excluded. </w:t>
      </w:r>
    </w:p>
    <w:p w14:paraId="74C2FB9F" w14:textId="18B471DA" w:rsidR="00D27A83" w:rsidRDefault="002E2C4D" w:rsidP="002E2C4D">
      <w:pPr>
        <w:pStyle w:val="p1a"/>
      </w:pPr>
      <w:r>
        <w:rPr>
          <w:lang w:bidi="en-US"/>
        </w:rPr>
        <w:t xml:space="preserve">    </w:t>
      </w:r>
      <w:r w:rsidR="005D1EE0">
        <w:rPr>
          <w:lang w:bidi="en-US"/>
        </w:rPr>
        <w:t xml:space="preserve">  </w:t>
      </w:r>
      <w:r w:rsidR="00D27A83" w:rsidRPr="00D27A83">
        <w:rPr>
          <w:lang w:bidi="en-US"/>
        </w:rPr>
        <w:t xml:space="preserve">The gene expression data and DNA methylation data of </w:t>
      </w:r>
      <w:bookmarkStart w:id="0" w:name="_Hlk60834332"/>
      <w:r w:rsidR="00D27A83" w:rsidRPr="00D27A83">
        <w:rPr>
          <w:lang w:bidi="en-US"/>
        </w:rPr>
        <w:t xml:space="preserve">breast cancer </w:t>
      </w:r>
      <w:bookmarkEnd w:id="0"/>
      <w:r w:rsidR="00D27A83" w:rsidRPr="00D27A83">
        <w:rPr>
          <w:lang w:bidi="en-US"/>
        </w:rPr>
        <w:t>patients were obtained from the TCGA dataset of the Broad</w:t>
      </w:r>
      <w:r w:rsidR="00D27A83" w:rsidRPr="00D27A83">
        <w:t xml:space="preserve"> Institute GDAC Firehose </w:t>
      </w:r>
      <w:r w:rsidR="00D27A83" w:rsidRPr="00D27A83">
        <w:fldChar w:fldCharType="begin"/>
      </w:r>
      <w:r w:rsidR="001D15D6">
        <w:instrText xml:space="preserve"> ADDIN EN.CITE &lt;EndNote&gt;&lt;Cite&gt;&lt;Author&gt;Deng&lt;/Author&gt;&lt;Year&gt;2017&lt;/Year&gt;&lt;RecNum&gt;28&lt;/RecNum&gt;&lt;DisplayText&gt;(Deng, et al., 2017)&lt;/DisplayText&gt;&lt;record&gt;&lt;rec-number&gt;28&lt;/rec-number&gt;&lt;foreign-keys&gt;&lt;key app="EN" db-id="wvsws5vr9adxabeftfipdvt4d9s5dw22fv2a"&gt;28&lt;/key&gt;&lt;/foreign-keys&gt;&lt;ref-type name="Journal Article"&gt;17&lt;/ref-type&gt;&lt;contributors&gt;&lt;authors&gt;&lt;author&gt;Deng, Mario&lt;/author&gt;&lt;author&gt;Brägelmann, Johannes&lt;/author&gt;&lt;author&gt;Kryukov, Ivan&lt;/author&gt;&lt;author&gt;Saraiva-Agostinho, Nuno&lt;/author&gt;&lt;author&gt;Perner, Sven&lt;/author&gt;&lt;/authors&gt;&lt;/contributors&gt;&lt;titles&gt;&lt;title&gt;FirebrowseR: an R client to the Broad Institute’s Firehose Pipeline&lt;/title&gt;&lt;secondary-title&gt;Database&lt;/secondary-title&gt;&lt;/titles&gt;&lt;periodical&gt;&lt;full-title&gt;Database&lt;/full-title&gt;&lt;/periodical&gt;&lt;volume&gt;2017&lt;/volume&gt;&lt;dates&gt;&lt;year&gt;2017&lt;/year&gt;&lt;/dates&gt;&lt;urls&gt;&lt;/urls&gt;&lt;/record&gt;&lt;/Cite&gt;&lt;/EndNote&gt;</w:instrText>
      </w:r>
      <w:r w:rsidR="00D27A83" w:rsidRPr="00D27A83">
        <w:fldChar w:fldCharType="separate"/>
      </w:r>
      <w:r w:rsidR="001D15D6">
        <w:rPr>
          <w:noProof/>
        </w:rPr>
        <w:t>(</w:t>
      </w:r>
      <w:hyperlink w:anchor="_ENREF_5" w:tooltip="Deng, 2017 #28" w:history="1">
        <w:r w:rsidR="00B85B03">
          <w:rPr>
            <w:noProof/>
          </w:rPr>
          <w:t>Deng, et al., 2017</w:t>
        </w:r>
      </w:hyperlink>
      <w:r w:rsidR="001D15D6">
        <w:rPr>
          <w:noProof/>
        </w:rPr>
        <w:t>)</w:t>
      </w:r>
      <w:r w:rsidR="00D27A83" w:rsidRPr="00D27A83">
        <w:fldChar w:fldCharType="end"/>
      </w:r>
      <w:r w:rsidR="00D27A83" w:rsidRPr="00D27A83">
        <w:t>. Gene expression data from mRNA sequencing consisted of 20,533 genes. mRNA expression profiles were transformed from Illumina HiSeq 2000 RNA-seq readcounts to normalized reads per kilobase per million (RPKM). DNA methylation data were obtained as a gene-level feature of 20,106 genes by selecting the probe having a minimum correlation with expression data for each gene. We removed genes in which gene expression values of 0. Gene expression data, DNA methylation data and clinical data were merged and filtered to keep matching. We removed patients whose survival months were not recorded or wrongly so as negative values. So, among 1097 patients, we extracted 4</w:t>
      </w:r>
      <w:r w:rsidR="00050215">
        <w:t>85</w:t>
      </w:r>
      <w:r w:rsidR="00D27A83" w:rsidRPr="00D27A83">
        <w:t xml:space="preserve"> instances that had both mRNA sequencing and DNA methylation data. The benchmark dataset including gene data and survival data was obtained. The gene and clinical characteristics for the selected patients are summarized in Table 1.</w:t>
      </w:r>
      <w:r w:rsidR="00E150CD">
        <w:t xml:space="preserve"> </w:t>
      </w:r>
    </w:p>
    <w:p w14:paraId="76C6CF94" w14:textId="453D6473" w:rsidR="000271E3" w:rsidRDefault="005D1EE0" w:rsidP="00E150CD">
      <w:r>
        <w:t xml:space="preserve"> </w:t>
      </w:r>
      <w:r w:rsidR="00E150CD">
        <w:t>One challenge for this study was the lack of other large cohorts of breast cancer with matched DNA methylation and gen</w:t>
      </w:r>
      <w:r w:rsidR="00007BCF">
        <w:t>e expression</w:t>
      </w:r>
      <w:r w:rsidR="00E150CD">
        <w:t xml:space="preserve"> data. Thus, instead of using a second dataset for validation, we applied cross-validation in every step of downstream of the machine learning analysis as described below.</w:t>
      </w:r>
    </w:p>
    <w:p w14:paraId="0B73A55F" w14:textId="51C6234E" w:rsidR="000271E3" w:rsidRDefault="000271E3" w:rsidP="000271E3">
      <w:pPr>
        <w:pStyle w:val="tablecaption"/>
      </w:pPr>
      <w:r>
        <w:rPr>
          <w:b/>
        </w:rPr>
        <w:t xml:space="preserve">Table </w:t>
      </w:r>
      <w:r>
        <w:rPr>
          <w:b/>
        </w:rPr>
        <w:fldChar w:fldCharType="begin"/>
      </w:r>
      <w:r>
        <w:rPr>
          <w:b/>
        </w:rPr>
        <w:instrText xml:space="preserve"> SEQ "Table" \* MERGEFORMAT </w:instrText>
      </w:r>
      <w:r>
        <w:rPr>
          <w:b/>
        </w:rPr>
        <w:fldChar w:fldCharType="separate"/>
      </w:r>
      <w:r>
        <w:rPr>
          <w:b/>
          <w:noProof/>
        </w:rPr>
        <w:t>1</w:t>
      </w:r>
      <w:r>
        <w:rPr>
          <w:b/>
        </w:rPr>
        <w:fldChar w:fldCharType="end"/>
      </w:r>
      <w:r>
        <w:rPr>
          <w:b/>
        </w:rPr>
        <w:t>.</w:t>
      </w:r>
      <w:r>
        <w:t xml:space="preserve"> </w:t>
      </w:r>
      <w:r w:rsidRPr="00D27A83">
        <w:t>Ge</w:t>
      </w:r>
      <w:r>
        <w:t>ne and clinical characteristics</w:t>
      </w:r>
      <w:r w:rsidR="008D6A65">
        <w:t xml:space="preserve"> of </w:t>
      </w:r>
      <w:r w:rsidR="008D6A65" w:rsidRPr="008D6A65">
        <w:t>breast cancer</w:t>
      </w:r>
      <w:r>
        <w:t>.</w:t>
      </w:r>
    </w:p>
    <w:tbl>
      <w:tblPr>
        <w:tblW w:w="0" w:type="auto"/>
        <w:jc w:val="center"/>
        <w:tblBorders>
          <w:top w:val="single" w:sz="4" w:space="0" w:color="000000"/>
          <w:bottom w:val="single" w:sz="4" w:space="0" w:color="000000"/>
        </w:tblBorders>
        <w:tblLook w:val="04A0" w:firstRow="1" w:lastRow="0" w:firstColumn="1" w:lastColumn="0" w:noHBand="0" w:noVBand="1"/>
      </w:tblPr>
      <w:tblGrid>
        <w:gridCol w:w="1843"/>
        <w:gridCol w:w="2282"/>
      </w:tblGrid>
      <w:tr w:rsidR="000271E3" w:rsidRPr="00D27A83" w14:paraId="135A37FB" w14:textId="77777777" w:rsidTr="00B90DB7">
        <w:trPr>
          <w:trHeight w:val="273"/>
          <w:jc w:val="center"/>
        </w:trPr>
        <w:tc>
          <w:tcPr>
            <w:tcW w:w="1843" w:type="dxa"/>
            <w:tcBorders>
              <w:top w:val="single" w:sz="12" w:space="0" w:color="000000"/>
              <w:bottom w:val="single" w:sz="4" w:space="0" w:color="000000"/>
            </w:tcBorders>
            <w:vAlign w:val="center"/>
          </w:tcPr>
          <w:p w14:paraId="6E9BD512" w14:textId="77777777" w:rsidR="000271E3" w:rsidRPr="0074073B" w:rsidRDefault="000271E3" w:rsidP="00B90DB7">
            <w:pPr>
              <w:widowControl w:val="0"/>
              <w:overflowPunct/>
              <w:adjustRightInd/>
              <w:spacing w:line="240" w:lineRule="auto"/>
              <w:ind w:firstLine="0"/>
              <w:jc w:val="left"/>
              <w:textAlignment w:val="auto"/>
              <w:rPr>
                <w:rFonts w:eastAsia="SimSun"/>
                <w:b/>
                <w:bCs/>
                <w:sz w:val="18"/>
                <w:szCs w:val="18"/>
                <w:lang w:eastAsia="zh-CN"/>
              </w:rPr>
            </w:pPr>
            <w:r w:rsidRPr="0074073B">
              <w:rPr>
                <w:rFonts w:eastAsia="SimSun"/>
                <w:b/>
                <w:bCs/>
                <w:sz w:val="18"/>
                <w:szCs w:val="18"/>
                <w:lang w:eastAsia="zh-CN"/>
              </w:rPr>
              <w:t xml:space="preserve">Characteristics </w:t>
            </w:r>
          </w:p>
        </w:tc>
        <w:tc>
          <w:tcPr>
            <w:tcW w:w="2282" w:type="dxa"/>
            <w:tcBorders>
              <w:top w:val="single" w:sz="12" w:space="0" w:color="000000"/>
              <w:bottom w:val="single" w:sz="4" w:space="0" w:color="000000"/>
            </w:tcBorders>
            <w:vAlign w:val="center"/>
          </w:tcPr>
          <w:p w14:paraId="6B4A1024" w14:textId="77777777" w:rsidR="000271E3" w:rsidRPr="0074073B" w:rsidRDefault="000271E3" w:rsidP="00B90DB7">
            <w:pPr>
              <w:widowControl w:val="0"/>
              <w:overflowPunct/>
              <w:adjustRightInd/>
              <w:spacing w:line="240" w:lineRule="auto"/>
              <w:ind w:firstLine="0"/>
              <w:jc w:val="center"/>
              <w:textAlignment w:val="auto"/>
              <w:rPr>
                <w:rFonts w:eastAsia="SimSun"/>
                <w:b/>
                <w:snapToGrid w:val="0"/>
                <w:color w:val="000000"/>
                <w:sz w:val="18"/>
                <w:szCs w:val="18"/>
                <w:lang w:eastAsia="zh-CN"/>
              </w:rPr>
            </w:pPr>
            <w:r w:rsidRPr="0074073B">
              <w:rPr>
                <w:rFonts w:eastAsia="SimSun"/>
                <w:b/>
                <w:snapToGrid w:val="0"/>
                <w:color w:val="000000"/>
                <w:sz w:val="18"/>
                <w:szCs w:val="18"/>
                <w:lang w:eastAsia="zh-CN"/>
              </w:rPr>
              <w:t>Summary</w:t>
            </w:r>
          </w:p>
        </w:tc>
      </w:tr>
      <w:tr w:rsidR="000271E3" w:rsidRPr="00D27A83" w14:paraId="5FEA3732" w14:textId="77777777" w:rsidTr="00B90DB7">
        <w:trPr>
          <w:trHeight w:val="227"/>
          <w:jc w:val="center"/>
        </w:trPr>
        <w:tc>
          <w:tcPr>
            <w:tcW w:w="1843" w:type="dxa"/>
            <w:tcBorders>
              <w:top w:val="single" w:sz="4" w:space="0" w:color="000000"/>
              <w:bottom w:val="nil"/>
            </w:tcBorders>
            <w:shd w:val="clear" w:color="auto" w:fill="F3F3F3"/>
            <w:vAlign w:val="center"/>
          </w:tcPr>
          <w:p w14:paraId="07225840" w14:textId="77777777" w:rsidR="000271E3" w:rsidRPr="0074073B" w:rsidRDefault="000271E3" w:rsidP="00B90DB7">
            <w:pPr>
              <w:widowControl w:val="0"/>
              <w:overflowPunct/>
              <w:adjustRightInd/>
              <w:spacing w:line="240" w:lineRule="auto"/>
              <w:ind w:firstLine="0"/>
              <w:jc w:val="left"/>
              <w:textAlignment w:val="auto"/>
              <w:rPr>
                <w:rFonts w:eastAsia="SimSun"/>
                <w:bCs/>
                <w:sz w:val="18"/>
                <w:szCs w:val="18"/>
                <w:lang w:eastAsia="zh-CN"/>
              </w:rPr>
            </w:pPr>
            <w:r w:rsidRPr="0074073B">
              <w:rPr>
                <w:rFonts w:eastAsia="SimSun"/>
                <w:bCs/>
                <w:sz w:val="18"/>
                <w:szCs w:val="18"/>
                <w:lang w:eastAsia="zh-CN"/>
              </w:rPr>
              <w:t>Instance no.</w:t>
            </w:r>
          </w:p>
        </w:tc>
        <w:tc>
          <w:tcPr>
            <w:tcW w:w="2282" w:type="dxa"/>
            <w:tcBorders>
              <w:top w:val="single" w:sz="4" w:space="0" w:color="000000"/>
              <w:bottom w:val="nil"/>
            </w:tcBorders>
            <w:shd w:val="clear" w:color="auto" w:fill="F3F3F3"/>
            <w:vAlign w:val="center"/>
          </w:tcPr>
          <w:p w14:paraId="4BA04E57" w14:textId="77777777" w:rsidR="000271E3" w:rsidRPr="0074073B" w:rsidRDefault="000271E3" w:rsidP="00B90DB7">
            <w:pPr>
              <w:widowControl w:val="0"/>
              <w:overflowPunct/>
              <w:adjustRightInd/>
              <w:spacing w:line="240" w:lineRule="auto"/>
              <w:ind w:firstLine="0"/>
              <w:jc w:val="center"/>
              <w:textAlignment w:val="auto"/>
              <w:rPr>
                <w:rFonts w:eastAsia="SimSun"/>
                <w:bCs/>
                <w:color w:val="000000"/>
                <w:sz w:val="18"/>
                <w:szCs w:val="18"/>
                <w:lang w:eastAsia="zh-CN"/>
              </w:rPr>
            </w:pPr>
            <w:r w:rsidRPr="0074073B">
              <w:rPr>
                <w:rFonts w:eastAsia="SimSun"/>
                <w:bCs/>
                <w:color w:val="000000"/>
                <w:sz w:val="18"/>
                <w:szCs w:val="18"/>
                <w:lang w:eastAsia="zh-CN"/>
              </w:rPr>
              <w:t>4</w:t>
            </w:r>
            <w:r>
              <w:rPr>
                <w:rFonts w:eastAsia="SimSun"/>
                <w:bCs/>
                <w:color w:val="000000"/>
                <w:sz w:val="18"/>
                <w:szCs w:val="18"/>
                <w:lang w:eastAsia="zh-CN"/>
              </w:rPr>
              <w:t>85</w:t>
            </w:r>
          </w:p>
        </w:tc>
      </w:tr>
      <w:tr w:rsidR="000271E3" w:rsidRPr="00D27A83" w14:paraId="00A604BF" w14:textId="77777777" w:rsidTr="00B90DB7">
        <w:trPr>
          <w:trHeight w:val="227"/>
          <w:jc w:val="center"/>
        </w:trPr>
        <w:tc>
          <w:tcPr>
            <w:tcW w:w="1843" w:type="dxa"/>
            <w:tcBorders>
              <w:top w:val="nil"/>
            </w:tcBorders>
            <w:shd w:val="clear" w:color="auto" w:fill="auto"/>
            <w:vAlign w:val="center"/>
          </w:tcPr>
          <w:p w14:paraId="37545FF7" w14:textId="77777777" w:rsidR="000271E3" w:rsidRPr="0074073B" w:rsidRDefault="000271E3" w:rsidP="00B90DB7">
            <w:pPr>
              <w:widowControl w:val="0"/>
              <w:overflowPunct/>
              <w:adjustRightInd/>
              <w:spacing w:line="240" w:lineRule="auto"/>
              <w:ind w:firstLine="0"/>
              <w:jc w:val="left"/>
              <w:textAlignment w:val="auto"/>
              <w:rPr>
                <w:rFonts w:eastAsia="SimSun"/>
                <w:bCs/>
                <w:sz w:val="18"/>
                <w:szCs w:val="18"/>
                <w:lang w:eastAsia="zh-CN"/>
              </w:rPr>
            </w:pPr>
            <w:r w:rsidRPr="0074073B">
              <w:rPr>
                <w:rFonts w:eastAsia="SimSun"/>
                <w:bCs/>
                <w:sz w:val="18"/>
                <w:szCs w:val="18"/>
                <w:lang w:eastAsia="zh-CN"/>
              </w:rPr>
              <w:t>Gene no.</w:t>
            </w:r>
          </w:p>
        </w:tc>
        <w:tc>
          <w:tcPr>
            <w:tcW w:w="2282" w:type="dxa"/>
            <w:tcBorders>
              <w:top w:val="nil"/>
            </w:tcBorders>
            <w:shd w:val="clear" w:color="auto" w:fill="auto"/>
            <w:vAlign w:val="center"/>
          </w:tcPr>
          <w:p w14:paraId="3AF268AA" w14:textId="77777777" w:rsidR="000271E3" w:rsidRPr="0074073B" w:rsidRDefault="000271E3" w:rsidP="00B90DB7">
            <w:pPr>
              <w:widowControl w:val="0"/>
              <w:overflowPunct/>
              <w:adjustRightInd/>
              <w:spacing w:line="240" w:lineRule="auto"/>
              <w:ind w:firstLine="0"/>
              <w:jc w:val="center"/>
              <w:textAlignment w:val="auto"/>
              <w:rPr>
                <w:rFonts w:eastAsia="SimSun"/>
                <w:bCs/>
                <w:color w:val="000000"/>
                <w:sz w:val="18"/>
                <w:szCs w:val="18"/>
                <w:lang w:eastAsia="zh-CN"/>
              </w:rPr>
            </w:pPr>
          </w:p>
        </w:tc>
      </w:tr>
      <w:tr w:rsidR="000271E3" w:rsidRPr="00D27A83" w14:paraId="1C2ACB49" w14:textId="77777777" w:rsidTr="00B90DB7">
        <w:trPr>
          <w:trHeight w:val="227"/>
          <w:jc w:val="center"/>
        </w:trPr>
        <w:tc>
          <w:tcPr>
            <w:tcW w:w="1843" w:type="dxa"/>
            <w:shd w:val="clear" w:color="auto" w:fill="auto"/>
            <w:vAlign w:val="center"/>
          </w:tcPr>
          <w:p w14:paraId="7C10D5B2" w14:textId="77777777" w:rsidR="000271E3" w:rsidRPr="0074073B" w:rsidRDefault="000271E3" w:rsidP="00B90DB7">
            <w:pPr>
              <w:widowControl w:val="0"/>
              <w:overflowPunct/>
              <w:adjustRightInd/>
              <w:spacing w:line="240" w:lineRule="auto"/>
              <w:ind w:firstLine="0"/>
              <w:jc w:val="left"/>
              <w:textAlignment w:val="auto"/>
              <w:rPr>
                <w:rFonts w:eastAsia="SimSun"/>
                <w:bCs/>
                <w:sz w:val="18"/>
                <w:szCs w:val="18"/>
                <w:lang w:eastAsia="zh-CN"/>
              </w:rPr>
            </w:pPr>
            <w:r w:rsidRPr="0074073B">
              <w:rPr>
                <w:rFonts w:eastAsia="SimSun"/>
                <w:bCs/>
                <w:sz w:val="18"/>
                <w:szCs w:val="18"/>
                <w:lang w:eastAsia="zh-CN"/>
              </w:rPr>
              <w:t xml:space="preserve">          </w:t>
            </w:r>
            <w:r w:rsidRPr="0074073B">
              <w:rPr>
                <w:rFonts w:eastAsia="SimSun" w:hint="eastAsia"/>
                <w:bCs/>
                <w:sz w:val="18"/>
                <w:szCs w:val="18"/>
                <w:lang w:eastAsia="zh-CN"/>
              </w:rPr>
              <w:t>Methylation</w:t>
            </w:r>
          </w:p>
        </w:tc>
        <w:tc>
          <w:tcPr>
            <w:tcW w:w="2282" w:type="dxa"/>
            <w:shd w:val="clear" w:color="auto" w:fill="auto"/>
            <w:vAlign w:val="center"/>
          </w:tcPr>
          <w:p w14:paraId="2CE3045A" w14:textId="77777777" w:rsidR="000271E3" w:rsidRPr="0074073B" w:rsidRDefault="000271E3" w:rsidP="00B90DB7">
            <w:pPr>
              <w:widowControl w:val="0"/>
              <w:overflowPunct/>
              <w:adjustRightInd/>
              <w:spacing w:line="240" w:lineRule="auto"/>
              <w:ind w:firstLine="0"/>
              <w:jc w:val="center"/>
              <w:textAlignment w:val="auto"/>
              <w:rPr>
                <w:rFonts w:eastAsia="SimSun"/>
                <w:bCs/>
                <w:color w:val="000000"/>
                <w:sz w:val="18"/>
                <w:szCs w:val="18"/>
                <w:lang w:eastAsia="zh-CN"/>
              </w:rPr>
            </w:pPr>
            <w:r w:rsidRPr="0074073B">
              <w:rPr>
                <w:rFonts w:eastAsia="SimSun"/>
                <w:bCs/>
                <w:color w:val="000000"/>
                <w:sz w:val="18"/>
                <w:szCs w:val="18"/>
                <w:lang w:eastAsia="zh-CN"/>
              </w:rPr>
              <w:t>20106</w:t>
            </w:r>
          </w:p>
        </w:tc>
      </w:tr>
      <w:tr w:rsidR="000271E3" w:rsidRPr="00D27A83" w14:paraId="4D245A4E" w14:textId="77777777" w:rsidTr="00B90DB7">
        <w:trPr>
          <w:trHeight w:val="227"/>
          <w:jc w:val="center"/>
        </w:trPr>
        <w:tc>
          <w:tcPr>
            <w:tcW w:w="1843" w:type="dxa"/>
            <w:shd w:val="clear" w:color="auto" w:fill="auto"/>
            <w:vAlign w:val="center"/>
          </w:tcPr>
          <w:p w14:paraId="30C57A26" w14:textId="77777777" w:rsidR="000271E3" w:rsidRPr="0074073B" w:rsidRDefault="000271E3" w:rsidP="00B90DB7">
            <w:pPr>
              <w:widowControl w:val="0"/>
              <w:overflowPunct/>
              <w:adjustRightInd/>
              <w:spacing w:line="240" w:lineRule="auto"/>
              <w:ind w:firstLine="0"/>
              <w:jc w:val="left"/>
              <w:textAlignment w:val="auto"/>
              <w:rPr>
                <w:rFonts w:eastAsia="SimSun"/>
                <w:bCs/>
                <w:sz w:val="18"/>
                <w:szCs w:val="18"/>
                <w:lang w:eastAsia="zh-CN"/>
              </w:rPr>
            </w:pPr>
            <w:r w:rsidRPr="0074073B">
              <w:rPr>
                <w:rFonts w:eastAsia="SimSun"/>
                <w:bCs/>
                <w:sz w:val="18"/>
                <w:szCs w:val="18"/>
                <w:lang w:eastAsia="zh-CN"/>
              </w:rPr>
              <w:t xml:space="preserve">          </w:t>
            </w:r>
            <w:r w:rsidRPr="0074073B">
              <w:rPr>
                <w:rFonts w:eastAsia="SimSun" w:hint="eastAsia"/>
                <w:bCs/>
                <w:sz w:val="18"/>
                <w:szCs w:val="18"/>
                <w:lang w:eastAsia="zh-CN"/>
              </w:rPr>
              <w:t>mRNA</w:t>
            </w:r>
          </w:p>
        </w:tc>
        <w:tc>
          <w:tcPr>
            <w:tcW w:w="2282" w:type="dxa"/>
            <w:shd w:val="clear" w:color="auto" w:fill="auto"/>
            <w:vAlign w:val="center"/>
          </w:tcPr>
          <w:p w14:paraId="22EBDA59" w14:textId="77777777" w:rsidR="000271E3" w:rsidRPr="0074073B" w:rsidRDefault="000271E3" w:rsidP="00B90DB7">
            <w:pPr>
              <w:widowControl w:val="0"/>
              <w:overflowPunct/>
              <w:adjustRightInd/>
              <w:spacing w:line="240" w:lineRule="auto"/>
              <w:ind w:firstLine="0"/>
              <w:jc w:val="center"/>
              <w:textAlignment w:val="auto"/>
              <w:rPr>
                <w:rFonts w:eastAsia="SimSun"/>
                <w:bCs/>
                <w:color w:val="000000"/>
                <w:sz w:val="18"/>
                <w:szCs w:val="18"/>
                <w:lang w:eastAsia="zh-CN"/>
              </w:rPr>
            </w:pPr>
            <w:r w:rsidRPr="0074073B">
              <w:rPr>
                <w:rFonts w:eastAsia="SimSun" w:hint="eastAsia"/>
                <w:bCs/>
                <w:color w:val="000000"/>
                <w:sz w:val="18"/>
                <w:szCs w:val="18"/>
                <w:lang w:eastAsia="zh-CN"/>
              </w:rPr>
              <w:t>20533</w:t>
            </w:r>
          </w:p>
        </w:tc>
      </w:tr>
      <w:tr w:rsidR="000271E3" w:rsidRPr="00D27A83" w14:paraId="648CA12B" w14:textId="77777777" w:rsidTr="00B90DB7">
        <w:trPr>
          <w:trHeight w:val="227"/>
          <w:jc w:val="center"/>
        </w:trPr>
        <w:tc>
          <w:tcPr>
            <w:tcW w:w="1843" w:type="dxa"/>
            <w:shd w:val="clear" w:color="auto" w:fill="F3F3F3"/>
            <w:vAlign w:val="center"/>
          </w:tcPr>
          <w:p w14:paraId="06A9313D" w14:textId="77777777" w:rsidR="000271E3" w:rsidRPr="0074073B" w:rsidRDefault="000271E3" w:rsidP="00B90DB7">
            <w:pPr>
              <w:widowControl w:val="0"/>
              <w:overflowPunct/>
              <w:adjustRightInd/>
              <w:spacing w:line="240" w:lineRule="auto"/>
              <w:ind w:firstLine="0"/>
              <w:jc w:val="left"/>
              <w:textAlignment w:val="auto"/>
              <w:rPr>
                <w:rFonts w:eastAsia="SimSun"/>
                <w:bCs/>
                <w:sz w:val="18"/>
                <w:szCs w:val="18"/>
                <w:lang w:eastAsia="zh-CN"/>
              </w:rPr>
            </w:pPr>
            <w:r w:rsidRPr="0074073B">
              <w:rPr>
                <w:rFonts w:eastAsia="SimSun"/>
                <w:bCs/>
                <w:sz w:val="18"/>
                <w:szCs w:val="18"/>
                <w:lang w:eastAsia="zh-CN"/>
              </w:rPr>
              <w:t>Survival status</w:t>
            </w:r>
          </w:p>
        </w:tc>
        <w:tc>
          <w:tcPr>
            <w:tcW w:w="2282" w:type="dxa"/>
            <w:shd w:val="clear" w:color="auto" w:fill="F3F3F3"/>
            <w:vAlign w:val="center"/>
          </w:tcPr>
          <w:p w14:paraId="23D2AEE7" w14:textId="77777777" w:rsidR="000271E3" w:rsidRPr="0074073B" w:rsidRDefault="000271E3" w:rsidP="00B90DB7">
            <w:pPr>
              <w:widowControl w:val="0"/>
              <w:overflowPunct/>
              <w:adjustRightInd/>
              <w:spacing w:line="240" w:lineRule="auto"/>
              <w:ind w:firstLine="0"/>
              <w:jc w:val="center"/>
              <w:textAlignment w:val="auto"/>
              <w:rPr>
                <w:rFonts w:eastAsia="SimSun"/>
                <w:bCs/>
                <w:color w:val="000000"/>
                <w:sz w:val="18"/>
                <w:szCs w:val="18"/>
                <w:lang w:eastAsia="zh-CN"/>
              </w:rPr>
            </w:pPr>
          </w:p>
        </w:tc>
      </w:tr>
      <w:tr w:rsidR="000271E3" w:rsidRPr="00D27A83" w14:paraId="597D8E53" w14:textId="77777777" w:rsidTr="00B90DB7">
        <w:trPr>
          <w:trHeight w:val="227"/>
          <w:jc w:val="center"/>
        </w:trPr>
        <w:tc>
          <w:tcPr>
            <w:tcW w:w="1843" w:type="dxa"/>
            <w:shd w:val="clear" w:color="auto" w:fill="F3F3F3"/>
            <w:vAlign w:val="center"/>
          </w:tcPr>
          <w:p w14:paraId="020FD2E1" w14:textId="77777777" w:rsidR="000271E3" w:rsidRPr="0074073B" w:rsidRDefault="000271E3" w:rsidP="00B90DB7">
            <w:pPr>
              <w:widowControl w:val="0"/>
              <w:overflowPunct/>
              <w:adjustRightInd/>
              <w:spacing w:line="240" w:lineRule="auto"/>
              <w:ind w:firstLine="0"/>
              <w:jc w:val="left"/>
              <w:textAlignment w:val="auto"/>
              <w:rPr>
                <w:rFonts w:eastAsia="SimSun"/>
                <w:bCs/>
                <w:sz w:val="18"/>
                <w:szCs w:val="18"/>
                <w:lang w:eastAsia="zh-CN"/>
              </w:rPr>
            </w:pPr>
            <w:r w:rsidRPr="0074073B">
              <w:rPr>
                <w:rFonts w:eastAsia="SimSun" w:hint="eastAsia"/>
                <w:bCs/>
                <w:sz w:val="18"/>
                <w:szCs w:val="18"/>
                <w:lang w:eastAsia="zh-CN"/>
              </w:rPr>
              <w:t xml:space="preserve"> </w:t>
            </w:r>
            <w:r w:rsidRPr="0074073B">
              <w:rPr>
                <w:rFonts w:eastAsia="SimSun"/>
                <w:bCs/>
                <w:sz w:val="18"/>
                <w:szCs w:val="18"/>
                <w:lang w:eastAsia="zh-CN"/>
              </w:rPr>
              <w:t xml:space="preserve">        </w:t>
            </w:r>
            <w:r w:rsidRPr="0074073B">
              <w:rPr>
                <w:rFonts w:eastAsia="SimSun" w:hint="eastAsia"/>
                <w:bCs/>
                <w:sz w:val="18"/>
                <w:szCs w:val="18"/>
                <w:lang w:eastAsia="zh-CN"/>
              </w:rPr>
              <w:t>Living</w:t>
            </w:r>
          </w:p>
        </w:tc>
        <w:tc>
          <w:tcPr>
            <w:tcW w:w="2282" w:type="dxa"/>
            <w:shd w:val="clear" w:color="auto" w:fill="F3F3F3"/>
            <w:vAlign w:val="center"/>
          </w:tcPr>
          <w:p w14:paraId="3419B690" w14:textId="77777777" w:rsidR="000271E3" w:rsidRPr="0074073B" w:rsidRDefault="000271E3" w:rsidP="00B90DB7">
            <w:pPr>
              <w:widowControl w:val="0"/>
              <w:overflowPunct/>
              <w:adjustRightInd/>
              <w:spacing w:line="240" w:lineRule="auto"/>
              <w:ind w:firstLine="0"/>
              <w:jc w:val="center"/>
              <w:textAlignment w:val="auto"/>
              <w:rPr>
                <w:rFonts w:eastAsia="SimSun"/>
                <w:bCs/>
                <w:color w:val="000000"/>
                <w:sz w:val="18"/>
                <w:szCs w:val="18"/>
                <w:lang w:eastAsia="zh-CN"/>
              </w:rPr>
            </w:pPr>
            <w:r w:rsidRPr="0074073B">
              <w:rPr>
                <w:rFonts w:eastAsia="SimSun"/>
                <w:bCs/>
                <w:color w:val="000000"/>
                <w:sz w:val="18"/>
                <w:szCs w:val="18"/>
                <w:lang w:eastAsia="zh-CN"/>
              </w:rPr>
              <w:t>413</w:t>
            </w:r>
          </w:p>
        </w:tc>
      </w:tr>
      <w:tr w:rsidR="000271E3" w:rsidRPr="00D27A83" w14:paraId="215A82AE" w14:textId="77777777" w:rsidTr="00B90DB7">
        <w:trPr>
          <w:trHeight w:val="227"/>
          <w:jc w:val="center"/>
        </w:trPr>
        <w:tc>
          <w:tcPr>
            <w:tcW w:w="1843" w:type="dxa"/>
            <w:shd w:val="clear" w:color="auto" w:fill="F3F3F3"/>
            <w:vAlign w:val="center"/>
          </w:tcPr>
          <w:p w14:paraId="40C9F918" w14:textId="77777777" w:rsidR="000271E3" w:rsidRPr="0074073B" w:rsidRDefault="000271E3" w:rsidP="00B90DB7">
            <w:pPr>
              <w:widowControl w:val="0"/>
              <w:overflowPunct/>
              <w:adjustRightInd/>
              <w:spacing w:line="240" w:lineRule="auto"/>
              <w:ind w:firstLine="0"/>
              <w:jc w:val="left"/>
              <w:textAlignment w:val="auto"/>
              <w:rPr>
                <w:rFonts w:eastAsia="SimSun"/>
                <w:bCs/>
                <w:sz w:val="18"/>
                <w:szCs w:val="18"/>
                <w:lang w:eastAsia="zh-CN"/>
              </w:rPr>
            </w:pPr>
            <w:r w:rsidRPr="0074073B">
              <w:rPr>
                <w:rFonts w:eastAsia="SimSun"/>
                <w:bCs/>
                <w:sz w:val="18"/>
                <w:szCs w:val="18"/>
                <w:lang w:eastAsia="zh-CN"/>
              </w:rPr>
              <w:t xml:space="preserve">         </w:t>
            </w:r>
            <w:r w:rsidRPr="0074073B">
              <w:rPr>
                <w:rFonts w:eastAsia="SimSun" w:hint="eastAsia"/>
                <w:bCs/>
                <w:sz w:val="18"/>
                <w:szCs w:val="18"/>
                <w:lang w:eastAsia="zh-CN"/>
              </w:rPr>
              <w:t>Deceased</w:t>
            </w:r>
          </w:p>
        </w:tc>
        <w:tc>
          <w:tcPr>
            <w:tcW w:w="2282" w:type="dxa"/>
            <w:shd w:val="clear" w:color="auto" w:fill="F3F3F3"/>
            <w:vAlign w:val="center"/>
          </w:tcPr>
          <w:p w14:paraId="1F65D9A0" w14:textId="77777777" w:rsidR="000271E3" w:rsidRPr="0074073B" w:rsidRDefault="000271E3" w:rsidP="00B90DB7">
            <w:pPr>
              <w:widowControl w:val="0"/>
              <w:overflowPunct/>
              <w:adjustRightInd/>
              <w:spacing w:line="240" w:lineRule="auto"/>
              <w:ind w:firstLine="0"/>
              <w:jc w:val="center"/>
              <w:textAlignment w:val="auto"/>
              <w:rPr>
                <w:rFonts w:eastAsia="SimSun"/>
                <w:bCs/>
                <w:color w:val="000000"/>
                <w:sz w:val="18"/>
                <w:szCs w:val="18"/>
                <w:lang w:eastAsia="zh-CN"/>
              </w:rPr>
            </w:pPr>
            <w:r w:rsidRPr="0074073B">
              <w:rPr>
                <w:rFonts w:eastAsia="SimSun"/>
                <w:bCs/>
                <w:color w:val="000000"/>
                <w:sz w:val="18"/>
                <w:szCs w:val="18"/>
                <w:lang w:eastAsia="zh-CN"/>
              </w:rPr>
              <w:t>63</w:t>
            </w:r>
          </w:p>
        </w:tc>
      </w:tr>
      <w:tr w:rsidR="000271E3" w:rsidRPr="00D27A83" w14:paraId="133468D0" w14:textId="77777777" w:rsidTr="00B90DB7">
        <w:trPr>
          <w:trHeight w:val="227"/>
          <w:jc w:val="center"/>
        </w:trPr>
        <w:tc>
          <w:tcPr>
            <w:tcW w:w="1843" w:type="dxa"/>
            <w:shd w:val="clear" w:color="auto" w:fill="auto"/>
            <w:vAlign w:val="center"/>
          </w:tcPr>
          <w:p w14:paraId="2853FF7D" w14:textId="77777777" w:rsidR="000271E3" w:rsidRPr="0074073B" w:rsidRDefault="000271E3" w:rsidP="00B90DB7">
            <w:pPr>
              <w:widowControl w:val="0"/>
              <w:overflowPunct/>
              <w:adjustRightInd/>
              <w:spacing w:line="240" w:lineRule="auto"/>
              <w:ind w:firstLine="0"/>
              <w:jc w:val="left"/>
              <w:textAlignment w:val="auto"/>
              <w:rPr>
                <w:rFonts w:eastAsia="SimSun"/>
                <w:bCs/>
                <w:sz w:val="18"/>
                <w:szCs w:val="18"/>
                <w:lang w:eastAsia="zh-CN"/>
              </w:rPr>
            </w:pPr>
            <w:r w:rsidRPr="0074073B">
              <w:rPr>
                <w:rFonts w:eastAsia="SimSun"/>
                <w:bCs/>
                <w:sz w:val="18"/>
                <w:szCs w:val="18"/>
                <w:lang w:eastAsia="zh-CN"/>
              </w:rPr>
              <w:t>Follow up (months)</w:t>
            </w:r>
          </w:p>
        </w:tc>
        <w:tc>
          <w:tcPr>
            <w:tcW w:w="2282" w:type="dxa"/>
            <w:shd w:val="clear" w:color="auto" w:fill="auto"/>
            <w:vAlign w:val="center"/>
          </w:tcPr>
          <w:p w14:paraId="397D33AE" w14:textId="77777777" w:rsidR="000271E3" w:rsidRPr="0074073B" w:rsidRDefault="000271E3" w:rsidP="00B90DB7">
            <w:pPr>
              <w:widowControl w:val="0"/>
              <w:overflowPunct/>
              <w:adjustRightInd/>
              <w:spacing w:line="240" w:lineRule="auto"/>
              <w:ind w:firstLine="0"/>
              <w:jc w:val="center"/>
              <w:textAlignment w:val="auto"/>
              <w:rPr>
                <w:rFonts w:eastAsia="SimSun"/>
                <w:bCs/>
                <w:color w:val="000000"/>
                <w:sz w:val="18"/>
                <w:szCs w:val="18"/>
                <w:lang w:eastAsia="zh-CN"/>
              </w:rPr>
            </w:pPr>
            <w:r w:rsidRPr="0074073B">
              <w:rPr>
                <w:rFonts w:eastAsia="SimSun"/>
                <w:bCs/>
                <w:color w:val="000000"/>
                <w:sz w:val="18"/>
                <w:szCs w:val="18"/>
                <w:lang w:eastAsia="zh-CN"/>
              </w:rPr>
              <w:t>0.03-282.69</w:t>
            </w:r>
          </w:p>
        </w:tc>
      </w:tr>
      <w:tr w:rsidR="000271E3" w:rsidRPr="00D27A83" w14:paraId="04DDA971" w14:textId="77777777" w:rsidTr="00B90DB7">
        <w:trPr>
          <w:trHeight w:val="227"/>
          <w:jc w:val="center"/>
        </w:trPr>
        <w:tc>
          <w:tcPr>
            <w:tcW w:w="1843" w:type="dxa"/>
            <w:shd w:val="pct5" w:color="auto" w:fill="auto"/>
            <w:vAlign w:val="center"/>
          </w:tcPr>
          <w:p w14:paraId="5CA5BBCB" w14:textId="77777777" w:rsidR="000271E3" w:rsidRPr="0074073B" w:rsidRDefault="000271E3" w:rsidP="00B90DB7">
            <w:pPr>
              <w:widowControl w:val="0"/>
              <w:overflowPunct/>
              <w:adjustRightInd/>
              <w:spacing w:line="240" w:lineRule="auto"/>
              <w:ind w:firstLine="0"/>
              <w:jc w:val="left"/>
              <w:textAlignment w:val="auto"/>
              <w:rPr>
                <w:rFonts w:eastAsia="SimSun"/>
                <w:bCs/>
                <w:sz w:val="18"/>
                <w:szCs w:val="18"/>
                <w:lang w:eastAsia="zh-CN"/>
              </w:rPr>
            </w:pPr>
            <w:r w:rsidRPr="0074073B">
              <w:rPr>
                <w:rFonts w:eastAsia="SimSun" w:hint="eastAsia"/>
                <w:bCs/>
                <w:sz w:val="18"/>
                <w:szCs w:val="18"/>
                <w:lang w:eastAsia="zh-CN"/>
              </w:rPr>
              <w:t>Age</w:t>
            </w:r>
            <w:r w:rsidRPr="0074073B">
              <w:rPr>
                <w:rFonts w:eastAsia="SimSun"/>
                <w:bCs/>
                <w:sz w:val="18"/>
                <w:szCs w:val="18"/>
                <w:lang w:eastAsia="zh-CN"/>
              </w:rPr>
              <w:t xml:space="preserve"> </w:t>
            </w:r>
            <w:r w:rsidRPr="0074073B">
              <w:rPr>
                <w:rFonts w:eastAsia="SimSun" w:hint="eastAsia"/>
                <w:bCs/>
                <w:sz w:val="18"/>
                <w:szCs w:val="18"/>
                <w:lang w:eastAsia="zh-CN"/>
              </w:rPr>
              <w:t>(</w:t>
            </w:r>
            <w:r w:rsidRPr="0074073B">
              <w:rPr>
                <w:rFonts w:eastAsia="SimSun"/>
                <w:bCs/>
                <w:sz w:val="18"/>
                <w:szCs w:val="18"/>
                <w:lang w:eastAsia="zh-CN"/>
              </w:rPr>
              <w:t>years)</w:t>
            </w:r>
          </w:p>
        </w:tc>
        <w:tc>
          <w:tcPr>
            <w:tcW w:w="2282" w:type="dxa"/>
            <w:shd w:val="pct5" w:color="auto" w:fill="auto"/>
            <w:vAlign w:val="center"/>
          </w:tcPr>
          <w:p w14:paraId="5D22387B" w14:textId="77777777" w:rsidR="000271E3" w:rsidRPr="0074073B" w:rsidRDefault="000271E3" w:rsidP="00B90DB7">
            <w:pPr>
              <w:widowControl w:val="0"/>
              <w:overflowPunct/>
              <w:adjustRightInd/>
              <w:spacing w:line="240" w:lineRule="auto"/>
              <w:ind w:firstLine="0"/>
              <w:jc w:val="center"/>
              <w:textAlignment w:val="auto"/>
              <w:rPr>
                <w:rFonts w:eastAsia="SimSun"/>
                <w:bCs/>
                <w:color w:val="000000"/>
                <w:sz w:val="18"/>
                <w:szCs w:val="18"/>
                <w:lang w:eastAsia="zh-CN"/>
              </w:rPr>
            </w:pPr>
          </w:p>
        </w:tc>
      </w:tr>
      <w:tr w:rsidR="000271E3" w:rsidRPr="00D27A83" w14:paraId="32D55659" w14:textId="77777777" w:rsidTr="00B90DB7">
        <w:trPr>
          <w:trHeight w:val="227"/>
          <w:jc w:val="center"/>
        </w:trPr>
        <w:tc>
          <w:tcPr>
            <w:tcW w:w="1843" w:type="dxa"/>
            <w:tcBorders>
              <w:bottom w:val="nil"/>
            </w:tcBorders>
            <w:shd w:val="pct5" w:color="auto" w:fill="auto"/>
            <w:vAlign w:val="center"/>
          </w:tcPr>
          <w:p w14:paraId="46BA16F6" w14:textId="77777777" w:rsidR="000271E3" w:rsidRPr="0074073B" w:rsidRDefault="000271E3" w:rsidP="00B90DB7">
            <w:pPr>
              <w:widowControl w:val="0"/>
              <w:overflowPunct/>
              <w:adjustRightInd/>
              <w:spacing w:line="240" w:lineRule="auto"/>
              <w:ind w:firstLine="0"/>
              <w:jc w:val="left"/>
              <w:textAlignment w:val="auto"/>
              <w:rPr>
                <w:rFonts w:eastAsia="SimSun"/>
                <w:bCs/>
                <w:sz w:val="18"/>
                <w:szCs w:val="18"/>
                <w:lang w:eastAsia="zh-CN"/>
              </w:rPr>
            </w:pPr>
            <w:r w:rsidRPr="0074073B">
              <w:rPr>
                <w:rFonts w:eastAsia="SimSun"/>
                <w:bCs/>
                <w:sz w:val="18"/>
                <w:szCs w:val="18"/>
                <w:lang w:eastAsia="zh-CN"/>
              </w:rPr>
              <w:t xml:space="preserve">        </w:t>
            </w:r>
            <w:r w:rsidRPr="0074073B">
              <w:rPr>
                <w:rFonts w:eastAsia="SimSun" w:hint="eastAsia"/>
                <w:bCs/>
                <w:sz w:val="18"/>
                <w:szCs w:val="18"/>
                <w:lang w:eastAsia="zh-CN"/>
              </w:rPr>
              <w:t>Range</w:t>
            </w:r>
          </w:p>
        </w:tc>
        <w:tc>
          <w:tcPr>
            <w:tcW w:w="2282" w:type="dxa"/>
            <w:tcBorders>
              <w:bottom w:val="nil"/>
            </w:tcBorders>
            <w:shd w:val="pct5" w:color="auto" w:fill="auto"/>
            <w:vAlign w:val="center"/>
          </w:tcPr>
          <w:p w14:paraId="6C0FBD12" w14:textId="77777777" w:rsidR="000271E3" w:rsidRPr="0074073B" w:rsidRDefault="000271E3" w:rsidP="00B90DB7">
            <w:pPr>
              <w:widowControl w:val="0"/>
              <w:overflowPunct/>
              <w:adjustRightInd/>
              <w:spacing w:line="240" w:lineRule="auto"/>
              <w:ind w:firstLine="0"/>
              <w:jc w:val="center"/>
              <w:textAlignment w:val="auto"/>
              <w:rPr>
                <w:rFonts w:eastAsia="SimSun"/>
                <w:bCs/>
                <w:color w:val="000000"/>
                <w:sz w:val="18"/>
                <w:szCs w:val="18"/>
                <w:lang w:eastAsia="zh-CN"/>
              </w:rPr>
            </w:pPr>
            <w:r w:rsidRPr="0074073B">
              <w:rPr>
                <w:rFonts w:eastAsia="SimSun"/>
                <w:bCs/>
                <w:color w:val="000000"/>
                <w:sz w:val="18"/>
                <w:szCs w:val="18"/>
                <w:lang w:eastAsia="zh-CN"/>
              </w:rPr>
              <w:t>26-90</w:t>
            </w:r>
          </w:p>
        </w:tc>
      </w:tr>
      <w:tr w:rsidR="000271E3" w:rsidRPr="00D27A83" w14:paraId="0A6E519B" w14:textId="77777777" w:rsidTr="00B90DB7">
        <w:trPr>
          <w:trHeight w:val="227"/>
          <w:jc w:val="center"/>
        </w:trPr>
        <w:tc>
          <w:tcPr>
            <w:tcW w:w="1843" w:type="dxa"/>
            <w:tcBorders>
              <w:top w:val="nil"/>
              <w:bottom w:val="single" w:sz="12" w:space="0" w:color="000000"/>
            </w:tcBorders>
            <w:shd w:val="pct5" w:color="auto" w:fill="auto"/>
            <w:vAlign w:val="center"/>
          </w:tcPr>
          <w:p w14:paraId="3D5E6315" w14:textId="77777777" w:rsidR="000271E3" w:rsidRPr="0074073B" w:rsidRDefault="000271E3" w:rsidP="00B90DB7">
            <w:pPr>
              <w:overflowPunct/>
              <w:autoSpaceDE/>
              <w:autoSpaceDN/>
              <w:adjustRightInd/>
              <w:spacing w:line="220" w:lineRule="exact"/>
              <w:ind w:firstLine="0"/>
              <w:textAlignment w:val="auto"/>
              <w:rPr>
                <w:rFonts w:eastAsia="SimSun"/>
                <w:kern w:val="2"/>
                <w:sz w:val="18"/>
                <w:szCs w:val="18"/>
                <w:lang w:eastAsia="zh-CN"/>
              </w:rPr>
            </w:pPr>
            <w:r w:rsidRPr="0074073B">
              <w:rPr>
                <w:rFonts w:eastAsia="SimSun"/>
                <w:kern w:val="2"/>
                <w:sz w:val="18"/>
                <w:szCs w:val="18"/>
                <w:lang w:eastAsia="zh-CN"/>
              </w:rPr>
              <w:t xml:space="preserve">        </w:t>
            </w:r>
            <w:r w:rsidRPr="0074073B">
              <w:rPr>
                <w:rFonts w:eastAsia="SimSun" w:hint="eastAsia"/>
                <w:kern w:val="2"/>
                <w:sz w:val="18"/>
                <w:szCs w:val="18"/>
                <w:lang w:eastAsia="zh-CN"/>
              </w:rPr>
              <w:t>Median</w:t>
            </w:r>
          </w:p>
        </w:tc>
        <w:tc>
          <w:tcPr>
            <w:tcW w:w="2282" w:type="dxa"/>
            <w:tcBorders>
              <w:top w:val="nil"/>
              <w:bottom w:val="single" w:sz="12" w:space="0" w:color="000000"/>
            </w:tcBorders>
            <w:shd w:val="pct5" w:color="auto" w:fill="auto"/>
            <w:vAlign w:val="center"/>
          </w:tcPr>
          <w:p w14:paraId="690BF2CB" w14:textId="77777777" w:rsidR="000271E3" w:rsidRPr="0074073B" w:rsidRDefault="000271E3" w:rsidP="00B90DB7">
            <w:pPr>
              <w:overflowPunct/>
              <w:autoSpaceDE/>
              <w:autoSpaceDN/>
              <w:adjustRightInd/>
              <w:spacing w:line="220" w:lineRule="exact"/>
              <w:ind w:firstLine="0"/>
              <w:jc w:val="center"/>
              <w:textAlignment w:val="auto"/>
              <w:rPr>
                <w:rFonts w:eastAsia="SimSun"/>
                <w:kern w:val="2"/>
                <w:sz w:val="18"/>
                <w:szCs w:val="18"/>
                <w:lang w:eastAsia="zh-CN"/>
              </w:rPr>
            </w:pPr>
            <w:r w:rsidRPr="0074073B">
              <w:rPr>
                <w:rFonts w:eastAsia="SimSun"/>
                <w:kern w:val="2"/>
                <w:sz w:val="18"/>
                <w:szCs w:val="18"/>
                <w:lang w:eastAsia="zh-CN"/>
              </w:rPr>
              <w:t>57.23</w:t>
            </w:r>
          </w:p>
        </w:tc>
      </w:tr>
    </w:tbl>
    <w:p w14:paraId="39799596" w14:textId="77777777" w:rsidR="000271E3" w:rsidRDefault="000271E3" w:rsidP="000271E3">
      <w:pPr>
        <w:ind w:firstLine="0"/>
      </w:pPr>
    </w:p>
    <w:p w14:paraId="5C8030C5" w14:textId="22D99F15" w:rsidR="00677E56" w:rsidRPr="000271E3" w:rsidRDefault="00677E56" w:rsidP="000271E3">
      <w:pPr>
        <w:ind w:firstLine="0"/>
        <w:rPr>
          <w:color w:val="FF0000"/>
        </w:rPr>
      </w:pPr>
      <w:r w:rsidRPr="000271E3">
        <w:rPr>
          <w:color w:val="FF0000"/>
        </w:rPr>
        <w:t xml:space="preserve">To further explore the </w:t>
      </w:r>
      <w:r w:rsidRPr="000271E3">
        <w:rPr>
          <w:rFonts w:asciiTheme="minorEastAsia" w:eastAsiaTheme="minorEastAsia" w:hAnsiTheme="minorEastAsia" w:hint="eastAsia"/>
          <w:color w:val="FF0000"/>
          <w:lang w:eastAsia="zh-CN"/>
        </w:rPr>
        <w:t>g</w:t>
      </w:r>
      <w:r w:rsidRPr="000271E3">
        <w:rPr>
          <w:color w:val="FF0000"/>
        </w:rPr>
        <w:t xml:space="preserve">eneralization performance of the proposed model on </w:t>
      </w:r>
      <w:r w:rsidR="006414D8" w:rsidRPr="000271E3">
        <w:rPr>
          <w:color w:val="FF0000"/>
        </w:rPr>
        <w:t>other</w:t>
      </w:r>
      <w:r w:rsidRPr="000271E3">
        <w:rPr>
          <w:color w:val="FF0000"/>
        </w:rPr>
        <w:t xml:space="preserve"> </w:t>
      </w:r>
      <w:r w:rsidR="006414D8" w:rsidRPr="000271E3">
        <w:rPr>
          <w:color w:val="FF0000"/>
        </w:rPr>
        <w:t>cancers</w:t>
      </w:r>
      <w:r w:rsidRPr="000271E3">
        <w:rPr>
          <w:color w:val="FF0000"/>
        </w:rPr>
        <w:t xml:space="preserve">, two additional cancer types datasets, denoted as </w:t>
      </w:r>
      <w:r w:rsidR="006414D8" w:rsidRPr="000271E3">
        <w:rPr>
          <w:color w:val="FF0000"/>
        </w:rPr>
        <w:t>Glioma cohort (GBMLGG) and Pan-kidney cohort (KIPAN)</w:t>
      </w:r>
      <w:r w:rsidRPr="000271E3">
        <w:rPr>
          <w:color w:val="FF0000"/>
        </w:rPr>
        <w:t xml:space="preserve">, </w:t>
      </w:r>
      <w:r w:rsidR="006414D8" w:rsidRPr="000271E3">
        <w:rPr>
          <w:color w:val="FF0000"/>
        </w:rPr>
        <w:t>were</w:t>
      </w:r>
      <w:r w:rsidRPr="000271E3">
        <w:rPr>
          <w:color w:val="FF0000"/>
        </w:rPr>
        <w:t xml:space="preserve"> also taken.</w:t>
      </w:r>
      <w:r w:rsidR="000271E3" w:rsidRPr="000271E3">
        <w:rPr>
          <w:color w:val="FF0000"/>
        </w:rPr>
        <w:t xml:space="preserve"> The two datasets were also obtained from the TCGA dataset of the Broad Institute GDAC Firehose. We select these two cohorts mainly because of their relatively more cases, which is convenient for cross-validation. The GBMLGG datasets include 1129 samples for clinical data, 17184 gene expression features for mRNA sequencing data, and 20116 gene-level features for DNA methylation data.</w:t>
      </w:r>
      <w:r w:rsidR="007918BD">
        <w:rPr>
          <w:color w:val="FF0000"/>
        </w:rPr>
        <w:t xml:space="preserve"> </w:t>
      </w:r>
      <w:r w:rsidR="00194CD4" w:rsidRPr="00194CD4">
        <w:rPr>
          <w:color w:val="FF0000"/>
        </w:rPr>
        <w:t>we obtained 563 instances that had both mRNA sequencing and DNA methylation data after merging and filtering.</w:t>
      </w:r>
      <w:r w:rsidR="00194CD4">
        <w:rPr>
          <w:color w:val="FF0000"/>
        </w:rPr>
        <w:t xml:space="preserve"> </w:t>
      </w:r>
      <w:r w:rsidR="007918BD" w:rsidRPr="007918BD">
        <w:rPr>
          <w:color w:val="FF0000"/>
        </w:rPr>
        <w:t xml:space="preserve">The KIPAN datasets contain 973 samples, </w:t>
      </w:r>
      <w:r w:rsidR="007918BD" w:rsidRPr="007918BD">
        <w:rPr>
          <w:color w:val="FF0000"/>
        </w:rPr>
        <w:lastRenderedPageBreak/>
        <w:t>25055 gene expression features, and 20533 DNA methylation features. Similarly, we also extracted 656 instances that had both gene expression and DNA methylation data.</w:t>
      </w:r>
    </w:p>
    <w:p w14:paraId="6214BCB7" w14:textId="77777777" w:rsidR="00D27A83" w:rsidRDefault="00A661F8" w:rsidP="00A661F8">
      <w:pPr>
        <w:pStyle w:val="heading2"/>
      </w:pPr>
      <w:r w:rsidRPr="00A661F8">
        <w:t xml:space="preserve">Gene </w:t>
      </w:r>
      <w:r w:rsidR="0002670D">
        <w:t>f</w:t>
      </w:r>
      <w:r w:rsidRPr="00A661F8">
        <w:t xml:space="preserve">eature </w:t>
      </w:r>
      <w:r w:rsidR="0002670D">
        <w:t>e</w:t>
      </w:r>
      <w:r w:rsidRPr="00A661F8">
        <w:t>xtraction</w:t>
      </w:r>
    </w:p>
    <w:p w14:paraId="509891A5" w14:textId="3284163D" w:rsidR="00842B8E" w:rsidRPr="00842B8E" w:rsidRDefault="00842B8E" w:rsidP="00842B8E">
      <w:pPr>
        <w:pStyle w:val="p1a"/>
      </w:pPr>
      <w:r w:rsidRPr="00842B8E">
        <w:t xml:space="preserve">The large number of genes of mRNA and methylation posed a challenge to obtaining sufficient statistical power. </w:t>
      </w:r>
      <w:r w:rsidRPr="00842B8E">
        <w:rPr>
          <w:rFonts w:hint="eastAsia"/>
        </w:rPr>
        <w:t xml:space="preserve">A </w:t>
      </w:r>
      <w:r w:rsidRPr="00842B8E">
        <w:t xml:space="preserve">recently developed weighted network mining algorithm called local maximum quasi-clique merging (lmQCM) </w:t>
      </w:r>
      <w:r w:rsidRPr="00842B8E">
        <w:fldChar w:fldCharType="begin"/>
      </w:r>
      <w:r w:rsidR="001D15D6">
        <w:instrText xml:space="preserve"> ADDIN EN.CITE &lt;EndNote&gt;&lt;Cite&gt;&lt;Author&gt;Cheng&lt;/Author&gt;&lt;Year&gt;2017&lt;/Year&gt;&lt;RecNum&gt;20&lt;/RecNum&gt;&lt;DisplayText&gt;(Cheng, et al., 2017)&lt;/DisplayText&gt;&lt;record&gt;&lt;rec-number&gt;20&lt;/rec-number&gt;&lt;foreign-keys&gt;&lt;key app="EN" db-id="wvsws5vr9adxabeftfipdvt4d9s5dw22fv2a"&gt;20&lt;/key&gt;&lt;/foreign-keys&gt;&lt;ref-type name="Journal Article"&gt;17&lt;/ref-type&gt;&lt;contributors&gt;&lt;authors&gt;&lt;author&gt;Cheng, Jun&lt;/author&gt;&lt;author&gt;Zhang, Jie&lt;/author&gt;&lt;author&gt;Han, Yatong&lt;/author&gt;&lt;author&gt;Wang, Xusheng&lt;/author&gt;&lt;author&gt;Ye, Xiufen&lt;/author&gt;&lt;author&gt;Meng, Yuebo&lt;/author&gt;&lt;author&gt;Parwani, Anil&lt;/author&gt;&lt;author&gt;Han, Zhi&lt;/author&gt;&lt;author&gt;Feng, Qianjin&lt;/author&gt;&lt;author&gt;Huang, Kun&lt;/author&gt;&lt;/authors&gt;&lt;/contributors&gt;&lt;titles&gt;&lt;title&gt;Integrative analysis of histopathological images and genomic data predicts clear cell renal cell carcinoma prognosis&lt;/title&gt;&lt;secondary-title&gt;Cancer research&lt;/secondary-title&gt;&lt;/titles&gt;&lt;periodical&gt;&lt;full-title&gt;Cancer research&lt;/full-title&gt;&lt;/periodical&gt;&lt;pages&gt;e91-e100&lt;/pages&gt;&lt;volume&gt;77&lt;/volume&gt;&lt;number&gt;21&lt;/number&gt;&lt;dates&gt;&lt;year&gt;2017&lt;/year&gt;&lt;/dates&gt;&lt;isbn&gt;0008-5472&lt;/isbn&gt;&lt;urls&gt;&lt;/urls&gt;&lt;/record&gt;&lt;/Cite&gt;&lt;/EndNote&gt;</w:instrText>
      </w:r>
      <w:r w:rsidRPr="00842B8E">
        <w:fldChar w:fldCharType="separate"/>
      </w:r>
      <w:r w:rsidR="001D15D6">
        <w:rPr>
          <w:noProof/>
        </w:rPr>
        <w:t>(</w:t>
      </w:r>
      <w:hyperlink w:anchor="_ENREF_4" w:tooltip="Cheng, 2017 #43" w:history="1">
        <w:r w:rsidR="00B85B03">
          <w:rPr>
            <w:noProof/>
          </w:rPr>
          <w:t>Cheng, et al., 2017</w:t>
        </w:r>
      </w:hyperlink>
      <w:r w:rsidR="001D15D6">
        <w:rPr>
          <w:noProof/>
        </w:rPr>
        <w:t>)</w:t>
      </w:r>
      <w:r w:rsidRPr="00842B8E">
        <w:fldChar w:fldCharType="end"/>
      </w:r>
      <w:r w:rsidRPr="00842B8E">
        <w:t>, which could detect weak quasi-clique modules in weighted graph with application in functional gene cluster discovery, has been successfully applied to gene co-expression analysis. lmQCM uses hierarchical clustering and does not allow overlap between modules</w:t>
      </w:r>
      <w:r w:rsidR="00F17B17">
        <w:t xml:space="preserve">, and this algorithm is a greedy approach allowing genes to be shared among multiple modules, consistent with the fact the genes often participate in multiple biological processes. In addition, lmQCM can find smaller coexpressed gene modules that are often associated with structural mutations such as copy number variation in cancers. </w:t>
      </w:r>
      <w:r w:rsidRPr="00842B8E">
        <w:rPr>
          <w:rFonts w:hint="eastAsia"/>
        </w:rPr>
        <w:t>Another</w:t>
      </w:r>
      <w:r w:rsidRPr="00842B8E">
        <w:t xml:space="preserve"> well-known gene clustering algorithm is  weighted gene co-expression network analysis (WGCNA) </w:t>
      </w:r>
      <w:r w:rsidRPr="00842B8E">
        <w:fldChar w:fldCharType="begin"/>
      </w:r>
      <w:r w:rsidR="001D15D6">
        <w:instrText xml:space="preserve"> ADDIN EN.CITE &lt;EndNote&gt;&lt;Cite&gt;&lt;Author&gt;Langfelder&lt;/Author&gt;&lt;Year&gt;2008&lt;/Year&gt;&lt;RecNum&gt;29&lt;/RecNum&gt;&lt;DisplayText&gt;(Langfelder and Horvath, 2008)&lt;/DisplayText&gt;&lt;record&gt;&lt;rec-number&gt;29&lt;/rec-number&gt;&lt;foreign-keys&gt;&lt;key app="EN" db-id="wvsws5vr9adxabeftfipdvt4d9s5dw22fv2a"&gt;29&lt;/key&gt;&lt;/foreign-keys&gt;&lt;ref-type name="Journal Article"&gt;17&lt;/ref-type&gt;&lt;contributors&gt;&lt;authors&gt;&lt;author&gt;Langfelder, Peter&lt;/author&gt;&lt;author&gt;Horvath, Steve&lt;/author&gt;&lt;/authors&gt;&lt;/contributors&gt;&lt;titles&gt;&lt;title&gt;WGCNA: an R package for weighted correlation network analysis&lt;/title&gt;&lt;secondary-title&gt;BMC bioinformatics&lt;/secondary-title&gt;&lt;/titles&gt;&lt;periodical&gt;&lt;full-title&gt;BMC bioinformatics&lt;/full-title&gt;&lt;/periodical&gt;&lt;pages&gt;559&lt;/pages&gt;&lt;volume&gt;9&lt;/volume&gt;&lt;number&gt;1&lt;/number&gt;&lt;dates&gt;&lt;year&gt;2008&lt;/year&gt;&lt;/dates&gt;&lt;isbn&gt;1471-2105&lt;/isbn&gt;&lt;urls&gt;&lt;/urls&gt;&lt;/record&gt;&lt;/Cite&gt;&lt;/EndNote&gt;</w:instrText>
      </w:r>
      <w:r w:rsidRPr="00842B8E">
        <w:fldChar w:fldCharType="separate"/>
      </w:r>
      <w:r w:rsidR="001D15D6">
        <w:rPr>
          <w:noProof/>
        </w:rPr>
        <w:t>(</w:t>
      </w:r>
      <w:hyperlink w:anchor="_ENREF_17" w:tooltip="Langfelder, 2008 #29" w:history="1">
        <w:r w:rsidR="00B85B03">
          <w:rPr>
            <w:noProof/>
          </w:rPr>
          <w:t>Langfelder and Horvath, 2008</w:t>
        </w:r>
      </w:hyperlink>
      <w:r w:rsidR="001D15D6">
        <w:rPr>
          <w:noProof/>
        </w:rPr>
        <w:t>)</w:t>
      </w:r>
      <w:r w:rsidRPr="00842B8E">
        <w:fldChar w:fldCharType="end"/>
      </w:r>
      <w:r w:rsidRPr="00842B8E">
        <w:t xml:space="preserve">, WGCNA is a powerful technique used to extract co-expressed gene networks from gene expressions, and widely used in genomic data analysis. </w:t>
      </w:r>
    </w:p>
    <w:p w14:paraId="081846A1" w14:textId="5F77C376" w:rsidR="00842B8E" w:rsidRPr="00842B8E" w:rsidRDefault="00842B8E" w:rsidP="007F33D3">
      <w:pPr>
        <w:pStyle w:val="p1a"/>
        <w:ind w:firstLineChars="150" w:firstLine="300"/>
      </w:pPr>
      <w:r w:rsidRPr="00842B8E">
        <w:t xml:space="preserve">In our study, we tested the effectiveness of methods of lmQCM and WGCNA respectively. By comparing the effects, we chose </w:t>
      </w:r>
      <w:r w:rsidR="00F17B17" w:rsidRPr="00842B8E">
        <w:t>lmQCM</w:t>
      </w:r>
      <w:r w:rsidRPr="00842B8E">
        <w:t xml:space="preserve"> as gene feature extraction method. </w:t>
      </w:r>
      <w:r w:rsidR="004B788D" w:rsidRPr="004B788D">
        <w:t xml:space="preserve">Instead of focusing on individual genes, we firstly use the </w:t>
      </w:r>
      <w:r w:rsidR="004B788D" w:rsidRPr="00842B8E">
        <w:t>lmQCM</w:t>
      </w:r>
      <w:r w:rsidR="004B788D">
        <w:t xml:space="preserve"> algorithm to clus</w:t>
      </w:r>
      <w:r w:rsidR="004B788D" w:rsidRPr="004B788D">
        <w:t>ter genes into coexpressed modules, then summarized each module as an eigengene</w:t>
      </w:r>
      <w:r w:rsidR="004B788D">
        <w:t xml:space="preserve">. </w:t>
      </w:r>
      <w:r w:rsidR="00F17B17">
        <w:t xml:space="preserve">The lmQCM algorithm has four parameters </w:t>
      </w:r>
      <w:r w:rsidR="00F17B17" w:rsidRPr="00F17B17">
        <w:rPr>
          <w:rFonts w:hint="eastAsia"/>
          <w:i/>
        </w:rPr>
        <w:t>γ</w:t>
      </w:r>
      <w:r w:rsidR="00F17B17" w:rsidRPr="00F17B17">
        <w:rPr>
          <w:rFonts w:eastAsiaTheme="minorEastAsia" w:hint="eastAsia"/>
          <w:i/>
          <w:lang w:eastAsia="zh-CN"/>
        </w:rPr>
        <w:t>, t,</w:t>
      </w:r>
      <w:r w:rsidR="00F17B17" w:rsidRPr="00F17B17">
        <w:rPr>
          <w:rFonts w:eastAsiaTheme="minorEastAsia"/>
          <w:i/>
          <w:lang w:eastAsia="zh-CN"/>
        </w:rPr>
        <w:t xml:space="preserve"> </w:t>
      </w:r>
      <w:r w:rsidR="00F17B17" w:rsidRPr="00F17B17">
        <w:rPr>
          <w:rFonts w:hint="eastAsia"/>
          <w:i/>
        </w:rPr>
        <w:t>α</w:t>
      </w:r>
      <w:r w:rsidR="00F17B17" w:rsidRPr="00F17B17">
        <w:rPr>
          <w:i/>
        </w:rPr>
        <w:t xml:space="preserve">, </w:t>
      </w:r>
      <w:r w:rsidR="00F17B17" w:rsidRPr="00F17B17">
        <w:rPr>
          <w:rFonts w:hint="eastAsia"/>
          <w:i/>
        </w:rPr>
        <w:t>β</w:t>
      </w:r>
      <w:r w:rsidR="00F17B17">
        <w:t xml:space="preserve">. Among these parameters, </w:t>
      </w:r>
      <w:r w:rsidR="00F17B17" w:rsidRPr="00F17B17">
        <w:rPr>
          <w:rFonts w:hint="eastAsia"/>
          <w:i/>
        </w:rPr>
        <w:t>γ</w:t>
      </w:r>
      <w:r w:rsidR="00F17B17">
        <w:t xml:space="preserve"> is the most influential, as it determines if a new module can be initiated by setting the weight threshold</w:t>
      </w:r>
      <w:r w:rsidR="00E93521">
        <w:t xml:space="preserve"> </w:t>
      </w:r>
      <w:r w:rsidR="00F17B17">
        <w:t>for the first edge of the module as a subnetwork. In the lmQCM</w:t>
      </w:r>
      <w:r w:rsidR="00E93521">
        <w:t xml:space="preserve"> </w:t>
      </w:r>
      <w:r w:rsidR="00F17B17">
        <w:t xml:space="preserve">algorithm, the absolute values of the </w:t>
      </w:r>
      <w:r w:rsidR="00E93521">
        <w:t>s</w:t>
      </w:r>
      <w:r w:rsidR="00F17B17">
        <w:t>pearman</w:t>
      </w:r>
      <w:r w:rsidR="00E93521">
        <w:t xml:space="preserve"> </w:t>
      </w:r>
      <w:r w:rsidR="00F17B17">
        <w:t xml:space="preserve">correlation coefficients between expression profiles of genes </w:t>
      </w:r>
      <w:r w:rsidR="00E93521">
        <w:t xml:space="preserve">are </w:t>
      </w:r>
      <w:r w:rsidR="00E93521" w:rsidRPr="00E93521">
        <w:t>transformed</w:t>
      </w:r>
      <w:r w:rsidR="00E93521">
        <w:t xml:space="preserve"> </w:t>
      </w:r>
      <w:r w:rsidR="00F17B17">
        <w:t>into</w:t>
      </w:r>
      <w:r w:rsidR="00E93521">
        <w:t xml:space="preserve"> </w:t>
      </w:r>
      <w:r w:rsidR="00F17B17">
        <w:t>weights using a normalization procedure adopted from spectral</w:t>
      </w:r>
      <w:r w:rsidR="00E93521">
        <w:t xml:space="preserve"> </w:t>
      </w:r>
      <w:r w:rsidR="00F17B17">
        <w:t>clustering</w:t>
      </w:r>
      <w:r w:rsidR="00E93521">
        <w:t>.</w:t>
      </w:r>
      <w:r w:rsidRPr="00842B8E">
        <w:t xml:space="preserve"> Thus, </w:t>
      </w:r>
      <w:r w:rsidR="00E93521" w:rsidRPr="00842B8E">
        <w:t>lmQCM</w:t>
      </w:r>
      <w:r w:rsidRPr="00842B8E">
        <w:t xml:space="preserve"> algorithm yields </w:t>
      </w:r>
      <w:r w:rsidR="005A650E">
        <w:t>33</w:t>
      </w:r>
      <w:r w:rsidRPr="00842B8E">
        <w:t xml:space="preserve"> coexpressed gene modules (features) for methylation data and </w:t>
      </w:r>
      <w:r w:rsidR="00E93521">
        <w:t>1</w:t>
      </w:r>
      <w:r w:rsidR="005A650E">
        <w:t>20</w:t>
      </w:r>
      <w:r w:rsidRPr="00842B8E">
        <w:t xml:space="preserve"> coexpressed gene modules for mRNA data. It is worth noting that to avoid overfitting, we applied gene feature selection methods to the training set and test set in cross-validation respectively.</w:t>
      </w:r>
    </w:p>
    <w:p w14:paraId="265A403E" w14:textId="77777777" w:rsidR="00842B8E" w:rsidRPr="00A759F9" w:rsidRDefault="00842B8E" w:rsidP="00842B8E">
      <w:pPr>
        <w:pStyle w:val="heading2"/>
        <w:rPr>
          <w:rFonts w:eastAsia="SimSun"/>
          <w:lang w:eastAsia="zh-CN"/>
        </w:rPr>
      </w:pPr>
      <w:r w:rsidRPr="00A759F9">
        <w:rPr>
          <w:rFonts w:eastAsia="SimSun"/>
          <w:lang w:eastAsia="zh-CN"/>
        </w:rPr>
        <w:t xml:space="preserve">Ordinal Cox </w:t>
      </w:r>
      <w:r w:rsidR="0002670D">
        <w:rPr>
          <w:rFonts w:eastAsia="SimSun"/>
          <w:lang w:eastAsia="zh-CN"/>
        </w:rPr>
        <w:t>m</w:t>
      </w:r>
      <w:r w:rsidRPr="00A759F9">
        <w:rPr>
          <w:rFonts w:eastAsia="SimSun"/>
          <w:lang w:eastAsia="zh-CN"/>
        </w:rPr>
        <w:t>odel</w:t>
      </w:r>
    </w:p>
    <w:p w14:paraId="6F5F5560" w14:textId="57204D0D" w:rsidR="00842B8E" w:rsidRDefault="00842B8E" w:rsidP="009B60DD">
      <w:pPr>
        <w:pStyle w:val="Text"/>
        <w:rPr>
          <w:rFonts w:eastAsia="SimSun"/>
          <w:kern w:val="2"/>
          <w:lang w:eastAsia="zh-CN"/>
        </w:rPr>
      </w:pPr>
      <w:r w:rsidRPr="00102580">
        <w:rPr>
          <w:rFonts w:eastAsia="SimSun"/>
          <w:kern w:val="2"/>
          <w:lang w:eastAsia="zh-CN"/>
        </w:rPr>
        <w:t xml:space="preserve">In survival analysis, prediction of the time duration until a certain event occurs is the goal of survival analysis and the death of a cancer patient is the event of interest in our study </w:t>
      </w:r>
      <w:r w:rsidRPr="00102580">
        <w:rPr>
          <w:rFonts w:eastAsia="SimSun"/>
          <w:kern w:val="2"/>
          <w:lang w:eastAsia="zh-CN"/>
        </w:rPr>
        <w:fldChar w:fldCharType="begin"/>
      </w:r>
      <w:r w:rsidR="001D15D6">
        <w:rPr>
          <w:rFonts w:eastAsia="SimSun"/>
          <w:kern w:val="2"/>
          <w:lang w:eastAsia="zh-CN"/>
        </w:rPr>
        <w:instrText xml:space="preserve"> ADDIN EN.CITE &lt;EndNote&gt;&lt;Cite&gt;&lt;Author&gt;Kourou&lt;/Author&gt;&lt;Year&gt;2015&lt;/Year&gt;&lt;RecNum&gt;15&lt;/RecNum&gt;&lt;DisplayText&gt;(Kourou, et al., 2015)&lt;/DisplayText&gt;&lt;record&gt;&lt;rec-number&gt;15&lt;/rec-number&gt;&lt;foreign-keys&gt;&lt;key app="EN" db-id="wvsws5vr9adxabeftfipdvt4d9s5dw22fv2a"&gt;15&lt;/key&gt;&lt;/foreign-keys&gt;&lt;ref-type name="Journal Article"&gt;17&lt;/ref-type&gt;&lt;contributors&gt;&lt;authors&gt;&lt;author&gt;Kourou, Konstantina&lt;/author&gt;&lt;author&gt;Exarchos, Themis P&lt;/author&gt;&lt;author&gt;Exarchos, Konstantinos P&lt;/author&gt;&lt;author&gt;Karamouzis, Michalis V&lt;/author&gt;&lt;author&gt;Fotiadis, Dimitrios I&lt;/author&gt;&lt;/authors&gt;&lt;/contributors&gt;&lt;titles&gt;&lt;title&gt;Machine learning applications in cancer prognosis and prediction&lt;/title&gt;&lt;secondary-title&gt;Computational and structural biotechnology journal&lt;/secondary-title&gt;&lt;/titles&gt;&lt;periodical&gt;&lt;full-title&gt;Computational and structural biotechnology journal&lt;/full-title&gt;&lt;/periodical&gt;&lt;pages&gt;8-17&lt;/pages&gt;&lt;volume&gt;13&lt;/volume&gt;&lt;dates&gt;&lt;year&gt;2015&lt;/year&gt;&lt;/dates&gt;&lt;isbn&gt;2001-0370&lt;/isbn&gt;&lt;urls&gt;&lt;/urls&gt;&lt;/record&gt;&lt;/Cite&gt;&lt;/EndNote&gt;</w:instrText>
      </w:r>
      <w:r w:rsidRPr="00102580">
        <w:rPr>
          <w:rFonts w:eastAsia="SimSun"/>
          <w:kern w:val="2"/>
          <w:lang w:eastAsia="zh-CN"/>
        </w:rPr>
        <w:fldChar w:fldCharType="separate"/>
      </w:r>
      <w:r w:rsidR="001D15D6">
        <w:rPr>
          <w:rFonts w:eastAsia="SimSun"/>
          <w:noProof/>
          <w:kern w:val="2"/>
          <w:lang w:eastAsia="zh-CN"/>
        </w:rPr>
        <w:t>(</w:t>
      </w:r>
      <w:hyperlink w:anchor="_ENREF_16" w:tooltip="Kourou, 2015 #15" w:history="1">
        <w:r w:rsidR="00B85B03">
          <w:rPr>
            <w:rFonts w:eastAsia="SimSun"/>
            <w:noProof/>
            <w:kern w:val="2"/>
            <w:lang w:eastAsia="zh-CN"/>
          </w:rPr>
          <w:t>Kourou, et al., 2015</w:t>
        </w:r>
      </w:hyperlink>
      <w:r w:rsidR="001D15D6">
        <w:rPr>
          <w:rFonts w:eastAsia="SimSun"/>
          <w:noProof/>
          <w:kern w:val="2"/>
          <w:lang w:eastAsia="zh-CN"/>
        </w:rPr>
        <w:t>)</w:t>
      </w:r>
      <w:r w:rsidRPr="00102580">
        <w:rPr>
          <w:rFonts w:eastAsia="SimSun"/>
          <w:kern w:val="2"/>
          <w:lang w:eastAsia="zh-CN"/>
        </w:rPr>
        <w:fldChar w:fldCharType="end"/>
      </w:r>
      <w:r w:rsidRPr="00102580">
        <w:rPr>
          <w:rFonts w:eastAsia="SimSun"/>
          <w:kern w:val="2"/>
          <w:lang w:eastAsia="zh-CN"/>
        </w:rPr>
        <w:t xml:space="preserve">. Cancer patients can be divided into two categories i.e., censored patients and non-censored patients. For censored patients, the death events were not observed for them during the follow-up period, and thus their genuine survival times are longer than the recorded data; while for non-censored patients their recorded survival times are the exact time from initial diagnosis to death. We use a triplet </w:t>
      </w:r>
      <m:oMath>
        <m:r>
          <w:rPr>
            <w:rFonts w:ascii="Cambria Math" w:eastAsia="SimSun"/>
            <w:kern w:val="2"/>
            <w:lang w:eastAsia="zh-CN"/>
          </w:rPr>
          <m:t>(</m:t>
        </m:r>
        <m:sSub>
          <m:sSubPr>
            <m:ctrlPr>
              <w:rPr>
                <w:rFonts w:ascii="Cambria Math" w:eastAsia="SimSun" w:hAnsi="Cambria Math"/>
                <w:i/>
                <w:kern w:val="2"/>
                <w:lang w:eastAsia="zh-CN"/>
              </w:rPr>
            </m:ctrlPr>
          </m:sSubPr>
          <m:e>
            <m:r>
              <w:rPr>
                <w:rFonts w:ascii="Cambria Math" w:eastAsia="SimSun"/>
                <w:kern w:val="2"/>
                <w:lang w:eastAsia="zh-CN"/>
              </w:rPr>
              <m:t>x</m:t>
            </m:r>
          </m:e>
          <m:sub>
            <m:r>
              <w:rPr>
                <w:rFonts w:ascii="Cambria Math" w:eastAsia="SimSun"/>
                <w:kern w:val="2"/>
                <w:lang w:eastAsia="zh-CN"/>
              </w:rPr>
              <m:t>i</m:t>
            </m:r>
          </m:sub>
        </m:sSub>
        <m:r>
          <w:rPr>
            <w:rFonts w:ascii="Cambria Math" w:eastAsia="SimSun"/>
            <w:kern w:val="2"/>
            <w:lang w:eastAsia="zh-CN"/>
          </w:rPr>
          <m:t>,</m:t>
        </m:r>
        <m:sSub>
          <m:sSubPr>
            <m:ctrlPr>
              <w:rPr>
                <w:rFonts w:ascii="Cambria Math" w:eastAsia="SimSun" w:hAnsi="Cambria Math"/>
                <w:i/>
                <w:kern w:val="2"/>
                <w:lang w:eastAsia="zh-CN"/>
              </w:rPr>
            </m:ctrlPr>
          </m:sSubPr>
          <m:e>
            <m:r>
              <w:rPr>
                <w:rFonts w:ascii="Cambria Math" w:eastAsia="SimSun"/>
                <w:kern w:val="2"/>
                <w:lang w:eastAsia="zh-CN"/>
              </w:rPr>
              <m:t>t</m:t>
            </m:r>
          </m:e>
          <m:sub>
            <m:r>
              <w:rPr>
                <w:rFonts w:ascii="Cambria Math" w:eastAsia="SimSun"/>
                <w:kern w:val="2"/>
                <w:lang w:eastAsia="zh-CN"/>
              </w:rPr>
              <m:t>i</m:t>
            </m:r>
          </m:sub>
        </m:sSub>
        <m:r>
          <w:rPr>
            <w:rFonts w:ascii="Cambria Math" w:eastAsia="SimSun"/>
            <w:kern w:val="2"/>
            <w:lang w:eastAsia="zh-CN"/>
          </w:rPr>
          <m:t>,</m:t>
        </m:r>
        <m:sSub>
          <m:sSubPr>
            <m:ctrlPr>
              <w:rPr>
                <w:rFonts w:ascii="Cambria Math" w:eastAsia="SimSun" w:hAnsi="Cambria Math"/>
                <w:i/>
                <w:kern w:val="2"/>
                <w:lang w:eastAsia="zh-CN"/>
              </w:rPr>
            </m:ctrlPr>
          </m:sSubPr>
          <m:e>
            <m:r>
              <w:rPr>
                <w:rFonts w:ascii="Cambria Math" w:eastAsia="SimSun"/>
                <w:kern w:val="2"/>
                <w:lang w:eastAsia="zh-CN"/>
              </w:rPr>
              <m:t>δ</m:t>
            </m:r>
          </m:e>
          <m:sub>
            <m:r>
              <w:rPr>
                <w:rFonts w:ascii="Cambria Math" w:eastAsia="SimSun"/>
                <w:kern w:val="2"/>
                <w:lang w:eastAsia="zh-CN"/>
              </w:rPr>
              <m:t>i</m:t>
            </m:r>
          </m:sub>
        </m:sSub>
        <m:r>
          <w:rPr>
            <w:rFonts w:ascii="Cambria Math" w:eastAsia="SimSun"/>
            <w:kern w:val="2"/>
            <w:lang w:eastAsia="zh-CN"/>
          </w:rPr>
          <m:t>)</m:t>
        </m:r>
      </m:oMath>
      <w:r w:rsidRPr="00102580">
        <w:rPr>
          <w:rFonts w:eastAsia="SimSun"/>
          <w:kern w:val="2"/>
          <w:lang w:eastAsia="zh-CN"/>
        </w:rPr>
        <w:t xml:space="preserve"> to represent each observation in survival analysis, where </w:t>
      </w:r>
      <m:oMath>
        <m:sSub>
          <m:sSubPr>
            <m:ctrlPr>
              <w:rPr>
                <w:rFonts w:ascii="Cambria Math" w:eastAsia="SimSun" w:hAnsi="Cambria Math"/>
                <w:i/>
                <w:kern w:val="2"/>
                <w:lang w:eastAsia="zh-CN"/>
              </w:rPr>
            </m:ctrlPr>
          </m:sSubPr>
          <m:e>
            <m:r>
              <w:rPr>
                <w:rFonts w:ascii="Cambria Math" w:eastAsia="SimSun"/>
                <w:kern w:val="2"/>
                <w:lang w:eastAsia="zh-CN"/>
              </w:rPr>
              <m:t>x</m:t>
            </m:r>
          </m:e>
          <m:sub>
            <m:r>
              <w:rPr>
                <w:rFonts w:ascii="Cambria Math" w:eastAsia="SimSun"/>
                <w:kern w:val="2"/>
                <w:lang w:eastAsia="zh-CN"/>
              </w:rPr>
              <m:t>i</m:t>
            </m:r>
          </m:sub>
        </m:sSub>
      </m:oMath>
      <w:r w:rsidRPr="00102580">
        <w:rPr>
          <w:rFonts w:eastAsia="SimSun"/>
          <w:kern w:val="2"/>
          <w:vertAlign w:val="subscript"/>
          <w:lang w:eastAsia="zh-CN"/>
        </w:rPr>
        <w:t xml:space="preserve"> </w:t>
      </w:r>
      <w:r w:rsidRPr="00102580">
        <w:rPr>
          <w:rFonts w:eastAsia="SimSun"/>
          <w:kern w:val="2"/>
          <w:lang w:eastAsia="zh-CN"/>
        </w:rPr>
        <w:t xml:space="preserve">is the feature vector, </w:t>
      </w:r>
      <m:oMath>
        <m:sSub>
          <m:sSubPr>
            <m:ctrlPr>
              <w:rPr>
                <w:rFonts w:ascii="Cambria Math" w:eastAsia="SimSun" w:hAnsi="Cambria Math"/>
                <w:i/>
                <w:kern w:val="2"/>
                <w:lang w:eastAsia="zh-CN"/>
              </w:rPr>
            </m:ctrlPr>
          </m:sSubPr>
          <m:e>
            <m:r>
              <w:rPr>
                <w:rFonts w:ascii="Cambria Math" w:eastAsia="SimSun"/>
                <w:kern w:val="2"/>
                <w:lang w:eastAsia="zh-CN"/>
              </w:rPr>
              <m:t>t</m:t>
            </m:r>
          </m:e>
          <m:sub>
            <m:r>
              <w:rPr>
                <w:rFonts w:ascii="Cambria Math" w:eastAsia="SimSun"/>
                <w:kern w:val="2"/>
                <w:lang w:eastAsia="zh-CN"/>
              </w:rPr>
              <m:t>i</m:t>
            </m:r>
          </m:sub>
        </m:sSub>
      </m:oMath>
      <w:r w:rsidRPr="00102580">
        <w:rPr>
          <w:rFonts w:eastAsia="SimSun"/>
          <w:kern w:val="2"/>
          <w:lang w:eastAsia="zh-CN"/>
        </w:rPr>
        <w:t xml:space="preserve"> is the observed time, and </w:t>
      </w:r>
      <m:oMath>
        <m:sSub>
          <m:sSubPr>
            <m:ctrlPr>
              <w:rPr>
                <w:rFonts w:ascii="Cambria Math" w:eastAsia="SimSun" w:hAnsi="Cambria Math"/>
                <w:i/>
                <w:kern w:val="2"/>
                <w:lang w:eastAsia="zh-CN"/>
              </w:rPr>
            </m:ctrlPr>
          </m:sSubPr>
          <m:e>
            <m:r>
              <w:rPr>
                <w:rFonts w:ascii="Cambria Math" w:eastAsia="SimSun"/>
                <w:kern w:val="2"/>
                <w:lang w:eastAsia="zh-CN"/>
              </w:rPr>
              <m:t>δ</m:t>
            </m:r>
          </m:e>
          <m:sub>
            <m:r>
              <w:rPr>
                <w:rFonts w:ascii="Cambria Math" w:eastAsia="SimSun"/>
                <w:kern w:val="2"/>
                <w:lang w:eastAsia="zh-CN"/>
              </w:rPr>
              <m:t>i</m:t>
            </m:r>
          </m:sub>
        </m:sSub>
      </m:oMath>
      <w:r w:rsidRPr="00102580">
        <w:rPr>
          <w:rFonts w:eastAsia="SimSun"/>
          <w:kern w:val="2"/>
          <w:vertAlign w:val="subscript"/>
          <w:lang w:eastAsia="zh-CN"/>
        </w:rPr>
        <w:t xml:space="preserve"> </w:t>
      </w:r>
      <w:r w:rsidRPr="00102580">
        <w:rPr>
          <w:rFonts w:eastAsia="SimSun"/>
          <w:kern w:val="2"/>
          <w:lang w:eastAsia="zh-CN"/>
        </w:rPr>
        <w:t xml:space="preserve">is the censoring indicator. Here, </w:t>
      </w:r>
      <m:oMath>
        <m:sSub>
          <m:sSubPr>
            <m:ctrlPr>
              <w:rPr>
                <w:rFonts w:ascii="Cambria Math" w:eastAsia="SimSun" w:hAnsi="Cambria Math"/>
                <w:i/>
                <w:kern w:val="2"/>
                <w:lang w:eastAsia="zh-CN"/>
              </w:rPr>
            </m:ctrlPr>
          </m:sSubPr>
          <m:e>
            <m:r>
              <w:rPr>
                <w:rFonts w:ascii="Cambria Math" w:eastAsia="SimSun"/>
                <w:kern w:val="2"/>
                <w:lang w:eastAsia="zh-CN"/>
              </w:rPr>
              <m:t>δ</m:t>
            </m:r>
          </m:e>
          <m:sub>
            <m:r>
              <w:rPr>
                <w:rFonts w:ascii="Cambria Math" w:eastAsia="SimSun"/>
                <w:kern w:val="2"/>
                <w:lang w:eastAsia="zh-CN"/>
              </w:rPr>
              <m:t>i</m:t>
            </m:r>
          </m:sub>
        </m:sSub>
        <m:r>
          <w:rPr>
            <w:rFonts w:ascii="Cambria Math" w:eastAsia="SimSun"/>
            <w:kern w:val="2"/>
            <w:lang w:eastAsia="zh-CN"/>
          </w:rPr>
          <m:t>=1</m:t>
        </m:r>
      </m:oMath>
      <w:r w:rsidRPr="00102580">
        <w:rPr>
          <w:rFonts w:eastAsia="SimSun"/>
          <w:kern w:val="2"/>
          <w:lang w:eastAsia="zh-CN"/>
        </w:rPr>
        <w:t xml:space="preserve">or </w:t>
      </w:r>
      <m:oMath>
        <m:sSub>
          <m:sSubPr>
            <m:ctrlPr>
              <w:rPr>
                <w:rFonts w:ascii="Cambria Math" w:eastAsia="SimSun" w:hAnsi="Cambria Math"/>
                <w:i/>
                <w:kern w:val="2"/>
                <w:lang w:eastAsia="zh-CN"/>
              </w:rPr>
            </m:ctrlPr>
          </m:sSubPr>
          <m:e>
            <m:r>
              <w:rPr>
                <w:rFonts w:ascii="Cambria Math" w:eastAsia="SimSun"/>
                <w:kern w:val="2"/>
                <w:lang w:eastAsia="zh-CN"/>
              </w:rPr>
              <m:t>δ</m:t>
            </m:r>
          </m:e>
          <m:sub>
            <m:r>
              <w:rPr>
                <w:rFonts w:ascii="Cambria Math" w:eastAsia="SimSun"/>
                <w:kern w:val="2"/>
                <w:lang w:eastAsia="zh-CN"/>
              </w:rPr>
              <m:t>i</m:t>
            </m:r>
          </m:sub>
        </m:sSub>
        <m:r>
          <w:rPr>
            <w:rFonts w:ascii="Cambria Math" w:eastAsia="SimSun"/>
            <w:kern w:val="2"/>
            <w:lang w:eastAsia="zh-CN"/>
          </w:rPr>
          <m:t>=0</m:t>
        </m:r>
      </m:oMath>
      <w:r w:rsidRPr="00102580">
        <w:rPr>
          <w:rFonts w:eastAsia="SimSun"/>
          <w:kern w:val="2"/>
          <w:lang w:eastAsia="zh-CN"/>
        </w:rPr>
        <w:t xml:space="preserve">indicates a non-censored or censored instance, respectively. </w:t>
      </w:r>
    </w:p>
    <w:p w14:paraId="375B2F53" w14:textId="64A4D953" w:rsidR="00842B8E" w:rsidRPr="0040794A" w:rsidRDefault="00842B8E" w:rsidP="009B60DD">
      <w:pPr>
        <w:widowControl w:val="0"/>
        <w:spacing w:line="240" w:lineRule="exact"/>
        <w:ind w:firstLineChars="150" w:firstLine="300"/>
        <w:rPr>
          <w:rFonts w:ascii="NimbusRomNo9L-Regu" w:eastAsia="SimSun" w:hAnsi="NimbusRomNo9L-Regu" w:cs="NimbusRomNo9L-Regu"/>
        </w:rPr>
      </w:pPr>
      <w:r>
        <w:rPr>
          <w:rFonts w:ascii="NimbusRomNo9L-Regu" w:eastAsia="SimSun" w:hAnsi="NimbusRomNo9L-Regu" w:cs="NimbusRomNo9L-Regu"/>
        </w:rPr>
        <w:lastRenderedPageBreak/>
        <w:t xml:space="preserve">The primary goals in survival analysis are estimating the survival function and hazard function </w:t>
      </w:r>
      <w:r w:rsidRPr="0040794A">
        <w:rPr>
          <w:rFonts w:ascii="NimbusRomNo9L-Regu" w:eastAsia="SimSun" w:hAnsi="NimbusRomNo9L-Regu" w:cs="NimbusRomNo9L-Regu"/>
        </w:rPr>
        <w:fldChar w:fldCharType="begin"/>
      </w:r>
      <w:r w:rsidR="001D15D6">
        <w:rPr>
          <w:rFonts w:ascii="NimbusRomNo9L-Regu" w:eastAsia="SimSun" w:hAnsi="NimbusRomNo9L-Regu" w:cs="NimbusRomNo9L-Regu"/>
        </w:rPr>
        <w:instrText xml:space="preserve"> ADDIN EN.CITE &lt;EndNote&gt;&lt;Cite&gt;&lt;Author&gt;Wang&lt;/Author&gt;&lt;Year&gt;2019&lt;/Year&gt;&lt;RecNum&gt;52&lt;/RecNum&gt;&lt;DisplayText&gt;(Wang, et al., 2019)&lt;/DisplayText&gt;&lt;record&gt;&lt;rec-number&gt;52&lt;/rec-number&gt;&lt;foreign-keys&gt;&lt;key app="EN" db-id="wvsws5vr9adxabeftfipdvt4d9s5dw22fv2a"&gt;52&lt;/key&gt;&lt;/foreign-keys&gt;&lt;ref-type name="Journal Article"&gt;17&lt;/ref-type&gt;&lt;contributors&gt;&lt;authors&gt;&lt;author&gt;Wang, Ping&lt;/author&gt;&lt;author&gt;Li, Yan&lt;/author&gt;&lt;author&gt;Reddy, Chandan K&lt;/author&gt;&lt;/authors&gt;&lt;/contributors&gt;&lt;titles&gt;&lt;title&gt;Machine learning for survival analysis: A survey&lt;/title&gt;&lt;secondary-title&gt;ACM Computing Surveys (CSUR)&lt;/secondary-title&gt;&lt;/titles&gt;&lt;periodical&gt;&lt;full-title&gt;ACM Computing Surveys (CSUR)&lt;/full-title&gt;&lt;/periodical&gt;&lt;pages&gt;1-36&lt;/pages&gt;&lt;volume&gt;51&lt;/volume&gt;&lt;number&gt;6&lt;/number&gt;&lt;dates&gt;&lt;year&gt;2019&lt;/year&gt;&lt;/dates&gt;&lt;isbn&gt;0360-0300&lt;/isbn&gt;&lt;urls&gt;&lt;/urls&gt;&lt;/record&gt;&lt;/Cite&gt;&lt;/EndNote&gt;</w:instrText>
      </w:r>
      <w:r w:rsidRPr="0040794A">
        <w:rPr>
          <w:rFonts w:ascii="NimbusRomNo9L-Regu" w:eastAsia="SimSun" w:hAnsi="NimbusRomNo9L-Regu" w:cs="NimbusRomNo9L-Regu"/>
        </w:rPr>
        <w:fldChar w:fldCharType="separate"/>
      </w:r>
      <w:r w:rsidR="001D15D6">
        <w:rPr>
          <w:rFonts w:ascii="NimbusRomNo9L-Regu" w:eastAsia="SimSun" w:hAnsi="NimbusRomNo9L-Regu" w:cs="NimbusRomNo9L-Regu"/>
          <w:noProof/>
        </w:rPr>
        <w:t>(</w:t>
      </w:r>
      <w:hyperlink w:anchor="_ENREF_30" w:tooltip="Wang, 2019 #52" w:history="1">
        <w:r w:rsidR="00B85B03">
          <w:rPr>
            <w:rFonts w:ascii="NimbusRomNo9L-Regu" w:eastAsia="SimSun" w:hAnsi="NimbusRomNo9L-Regu" w:cs="NimbusRomNo9L-Regu"/>
            <w:noProof/>
          </w:rPr>
          <w:t>Wang, et al., 2019</w:t>
        </w:r>
      </w:hyperlink>
      <w:r w:rsidR="001D15D6">
        <w:rPr>
          <w:rFonts w:ascii="NimbusRomNo9L-Regu" w:eastAsia="SimSun" w:hAnsi="NimbusRomNo9L-Regu" w:cs="NimbusRomNo9L-Regu"/>
          <w:noProof/>
        </w:rPr>
        <w:t>)</w:t>
      </w:r>
      <w:r w:rsidRPr="0040794A">
        <w:rPr>
          <w:rFonts w:ascii="NimbusRomNo9L-Regu" w:eastAsia="SimSun" w:hAnsi="NimbusRomNo9L-Regu" w:cs="NimbusRomNo9L-Regu"/>
        </w:rPr>
        <w:fldChar w:fldCharType="end"/>
      </w:r>
      <w:r w:rsidRPr="0040794A">
        <w:rPr>
          <w:rFonts w:ascii="NimbusRomNo9L-Regu" w:eastAsia="SimSun" w:hAnsi="NimbusRomNo9L-Regu" w:cs="NimbusRomNo9L-Regu"/>
        </w:rPr>
        <w:t xml:space="preserve">, both of which can be used to model the distribution of the event time over the timeline. Survival function </w:t>
      </w:r>
      <m:oMath>
        <m:r>
          <w:rPr>
            <w:rFonts w:ascii="Cambria Math" w:eastAsia="SimSun"/>
            <w:kern w:val="2"/>
            <w:lang w:eastAsia="zh-CN"/>
          </w:rPr>
          <m:t>s(t|x)</m:t>
        </m:r>
      </m:oMath>
      <w:r w:rsidRPr="0040794A">
        <w:rPr>
          <w:rFonts w:ascii="NimbusRomNo9L-Regu" w:eastAsia="SimSun" w:hAnsi="NimbusRomNo9L-Regu" w:cs="NimbusRomNo9L-Regu"/>
        </w:rPr>
        <w:t xml:space="preserve"> represents the probability that the event has not happened earlier than a specified time </w:t>
      </w:r>
      <w:r w:rsidRPr="00462A5A">
        <w:rPr>
          <w:rFonts w:ascii="NimbusRomNo9L-Regu" w:eastAsia="SimSun" w:hAnsi="NimbusRomNo9L-Regu" w:cs="NimbusRomNo9L-Regu"/>
          <w:i/>
        </w:rPr>
        <w:t>t</w:t>
      </w:r>
      <w:r>
        <w:rPr>
          <w:rFonts w:ascii="NimbusRomNo9L-Regu" w:eastAsia="SimSun" w:hAnsi="NimbusRomNo9L-Regu" w:cs="NimbusRomNo9L-Regu"/>
        </w:rPr>
        <w:t xml:space="preserve"> </w:t>
      </w:r>
      <w:r w:rsidRPr="00A55BAB">
        <w:rPr>
          <w:rFonts w:ascii="NimbusRomNo9L-Regu" w:eastAsia="SimSun" w:hAnsi="NimbusRomNo9L-Regu" w:cs="NimbusRomNo9L-Regu"/>
        </w:rPr>
        <w:fldChar w:fldCharType="begin"/>
      </w:r>
      <w:r w:rsidR="001D15D6">
        <w:rPr>
          <w:rFonts w:ascii="NimbusRomNo9L-Regu" w:eastAsia="SimSun" w:hAnsi="NimbusRomNo9L-Regu" w:cs="NimbusRomNo9L-Regu"/>
        </w:rPr>
        <w:instrText xml:space="preserve"> ADDIN EN.CITE &lt;EndNote&gt;&lt;Cite&gt;&lt;Author&gt;Lee&lt;/Author&gt;&lt;Year&gt;2003&lt;/Year&gt;&lt;RecNum&gt;53&lt;/RecNum&gt;&lt;DisplayText&gt;(Lee and Wang, 2003)&lt;/DisplayText&gt;&lt;record&gt;&lt;rec-number&gt;53&lt;/rec-number&gt;&lt;foreign-keys&gt;&lt;key app="EN" db-id="wvsws5vr9adxabeftfipdvt4d9s5dw22fv2a"&gt;53&lt;/key&gt;&lt;/foreign-keys&gt;&lt;ref-type name="Book"&gt;6&lt;/ref-type&gt;&lt;contributors&gt;&lt;authors&gt;&lt;author&gt;Lee, Elisa T&lt;/author&gt;&lt;author&gt;Wang, John&lt;/author&gt;&lt;/authors&gt;&lt;/contributors&gt;&lt;titles&gt;&lt;title&gt;Statistical methods for survival data analysis&lt;/title&gt;&lt;/titles&gt;&lt;volume&gt;476&lt;/volume&gt;&lt;dates&gt;&lt;year&gt;2003&lt;/year&gt;&lt;/dates&gt;&lt;publisher&gt;John Wiley &amp;amp; Sons&lt;/publisher&gt;&lt;isbn&gt;0471458554&lt;/isbn&gt;&lt;urls&gt;&lt;/urls&gt;&lt;/record&gt;&lt;/Cite&gt;&lt;/EndNote&gt;</w:instrText>
      </w:r>
      <w:r w:rsidRPr="00A55BAB">
        <w:rPr>
          <w:rFonts w:ascii="NimbusRomNo9L-Regu" w:eastAsia="SimSun" w:hAnsi="NimbusRomNo9L-Regu" w:cs="NimbusRomNo9L-Regu"/>
        </w:rPr>
        <w:fldChar w:fldCharType="separate"/>
      </w:r>
      <w:r w:rsidR="001D15D6">
        <w:rPr>
          <w:rFonts w:ascii="NimbusRomNo9L-Regu" w:eastAsia="SimSun" w:hAnsi="NimbusRomNo9L-Regu" w:cs="NimbusRomNo9L-Regu"/>
          <w:noProof/>
        </w:rPr>
        <w:t>(</w:t>
      </w:r>
      <w:hyperlink w:anchor="_ENREF_18" w:tooltip="Lee, 2003 #53" w:history="1">
        <w:r w:rsidR="00B85B03">
          <w:rPr>
            <w:rFonts w:ascii="NimbusRomNo9L-Regu" w:eastAsia="SimSun" w:hAnsi="NimbusRomNo9L-Regu" w:cs="NimbusRomNo9L-Regu"/>
            <w:noProof/>
          </w:rPr>
          <w:t>Lee and Wang, 2003</w:t>
        </w:r>
      </w:hyperlink>
      <w:r w:rsidR="001D15D6">
        <w:rPr>
          <w:rFonts w:ascii="NimbusRomNo9L-Regu" w:eastAsia="SimSun" w:hAnsi="NimbusRomNo9L-Regu" w:cs="NimbusRomNo9L-Regu"/>
          <w:noProof/>
        </w:rPr>
        <w:t>)</w:t>
      </w:r>
      <w:r w:rsidRPr="00A55BAB">
        <w:rPr>
          <w:rFonts w:ascii="NimbusRomNo9L-Regu" w:eastAsia="SimSun" w:hAnsi="NimbusRomNo9L-Regu" w:cs="NimbusRomNo9L-Regu"/>
        </w:rPr>
        <w:fldChar w:fldCharType="end"/>
      </w:r>
      <w:r w:rsidRPr="0040794A">
        <w:rPr>
          <w:rFonts w:ascii="NimbusRomNo9L-Regu" w:eastAsia="SimSun" w:hAnsi="NimbusRomNo9L-Regu" w:cs="NimbusRomNo9L-Regu"/>
        </w:rPr>
        <w:t>. We define</w:t>
      </w:r>
      <w:r w:rsidRPr="001604A5">
        <w:rPr>
          <w:rFonts w:ascii="NimbusRomNo9L-Regu" w:eastAsia="SimSun" w:hAnsi="NimbusRomNo9L-Regu" w:cs="NimbusRomNo9L-Regu"/>
          <w:i/>
        </w:rPr>
        <w:t xml:space="preserve"> O</w:t>
      </w:r>
      <w:r w:rsidRPr="0040794A">
        <w:rPr>
          <w:rFonts w:ascii="NimbusRomNo9L-Regu" w:eastAsia="SimSun" w:hAnsi="NimbusRomNo9L-Regu" w:cs="NimbusRomNo9L-Regu"/>
        </w:rPr>
        <w:t xml:space="preserve"> as the variable of the true occurrence time for the event of interest. And </w:t>
      </w:r>
      <m:oMath>
        <m:sSub>
          <m:sSubPr>
            <m:ctrlPr>
              <w:rPr>
                <w:rFonts w:ascii="Cambria Math" w:eastAsia="SimSun" w:hAnsi="Cambria Math"/>
                <w:i/>
                <w:kern w:val="2"/>
                <w:lang w:eastAsia="zh-CN"/>
              </w:rPr>
            </m:ctrlPr>
          </m:sSubPr>
          <m:e>
            <m:r>
              <w:rPr>
                <w:rFonts w:ascii="Cambria Math" w:eastAsia="SimSun"/>
                <w:kern w:val="2"/>
                <w:lang w:eastAsia="zh-CN"/>
              </w:rPr>
              <m:t>P</m:t>
            </m:r>
          </m:e>
          <m:sub>
            <m:r>
              <w:rPr>
                <w:rFonts w:ascii="Cambria Math" w:eastAsia="SimSun"/>
                <w:kern w:val="2"/>
                <w:lang w:eastAsia="zh-CN"/>
              </w:rPr>
              <m:t>r</m:t>
            </m:r>
          </m:sub>
        </m:sSub>
        <m:r>
          <w:rPr>
            <w:rFonts w:ascii="Cambria Math" w:eastAsia="SimSun"/>
            <w:kern w:val="2"/>
            <w:lang w:eastAsia="zh-CN"/>
          </w:rPr>
          <m:t>(O)</m:t>
        </m:r>
      </m:oMath>
      <w:r w:rsidRPr="0040794A">
        <w:rPr>
          <w:rFonts w:ascii="NimbusRomNo9L-Regu" w:eastAsia="SimSun" w:hAnsi="NimbusRomNo9L-Regu" w:cs="NimbusRomNo9L-Regu"/>
        </w:rPr>
        <w:t xml:space="preserve"> is the probabilistic density function (P.D.F.) of the true event time. So we have,</w:t>
      </w:r>
    </w:p>
    <w:p w14:paraId="403348E9" w14:textId="7A65C37E" w:rsidR="00842B8E" w:rsidRDefault="009B60DD" w:rsidP="009B60DD">
      <w:pPr>
        <w:pStyle w:val="Text"/>
        <w:wordWrap w:val="0"/>
        <w:spacing w:line="240" w:lineRule="auto"/>
        <w:jc w:val="right"/>
        <w:rPr>
          <w:rFonts w:eastAsia="SimSun"/>
          <w:kern w:val="2"/>
          <w:lang w:eastAsia="zh-CN"/>
        </w:rPr>
      </w:pPr>
      <m:oMath>
        <m:r>
          <w:rPr>
            <w:rFonts w:ascii="Cambria Math" w:eastAsia="SimSun"/>
            <w:kern w:val="2"/>
            <w:lang w:eastAsia="zh-CN"/>
          </w:rPr>
          <m:t>s(t|x)=</m:t>
        </m:r>
        <m:sSub>
          <m:sSubPr>
            <m:ctrlPr>
              <w:rPr>
                <w:rFonts w:ascii="Cambria Math" w:eastAsia="SimSun" w:hAnsi="Cambria Math"/>
                <w:i/>
                <w:kern w:val="2"/>
                <w:lang w:eastAsia="zh-CN"/>
              </w:rPr>
            </m:ctrlPr>
          </m:sSubPr>
          <m:e>
            <m:r>
              <w:rPr>
                <w:rFonts w:ascii="Cambria Math" w:eastAsia="SimSun"/>
                <w:kern w:val="2"/>
                <w:lang w:eastAsia="zh-CN"/>
              </w:rPr>
              <m:t>P</m:t>
            </m:r>
          </m:e>
          <m:sub>
            <m:r>
              <w:rPr>
                <w:rFonts w:ascii="Cambria Math" w:eastAsia="SimSun"/>
                <w:kern w:val="2"/>
                <w:lang w:eastAsia="zh-CN"/>
              </w:rPr>
              <m:t>r</m:t>
            </m:r>
          </m:sub>
        </m:sSub>
        <m:r>
          <w:rPr>
            <w:rFonts w:ascii="Cambria Math" w:eastAsia="SimSun"/>
            <w:kern w:val="2"/>
            <w:lang w:eastAsia="zh-CN"/>
          </w:rPr>
          <m:t>(O</m:t>
        </m:r>
        <m:r>
          <w:rPr>
            <w:rFonts w:ascii="Cambria Math" w:eastAsia="SimSun"/>
            <w:kern w:val="2"/>
            <w:lang w:eastAsia="zh-CN"/>
          </w:rPr>
          <m:t>≥</m:t>
        </m:r>
        <m:r>
          <w:rPr>
            <w:rFonts w:ascii="Cambria Math" w:eastAsia="SimSun"/>
            <w:kern w:val="2"/>
            <w:lang w:eastAsia="zh-CN"/>
          </w:rPr>
          <m:t>t|x)</m:t>
        </m:r>
      </m:oMath>
      <w:r w:rsidR="00B91F1D">
        <w:rPr>
          <w:rFonts w:eastAsia="SimSun"/>
          <w:kern w:val="2"/>
          <w:lang w:eastAsia="zh-CN"/>
        </w:rPr>
        <w:t xml:space="preserve">   </w:t>
      </w:r>
      <w:r w:rsidR="00842B8E">
        <w:rPr>
          <w:rFonts w:eastAsia="SimSun"/>
          <w:kern w:val="2"/>
          <w:lang w:eastAsia="zh-CN"/>
        </w:rPr>
        <w:t xml:space="preserve">      </w:t>
      </w:r>
      <w:r w:rsidR="00B91F1D">
        <w:rPr>
          <w:rFonts w:eastAsia="SimSun"/>
          <w:kern w:val="2"/>
          <w:lang w:eastAsia="zh-CN"/>
        </w:rPr>
        <w:t xml:space="preserve">   </w:t>
      </w:r>
      <w:r w:rsidR="0074073B">
        <w:rPr>
          <w:rFonts w:eastAsia="SimSun"/>
          <w:kern w:val="2"/>
          <w:lang w:eastAsia="zh-CN"/>
        </w:rPr>
        <w:t xml:space="preserve">     </w:t>
      </w:r>
      <w:r w:rsidR="00B91F1D">
        <w:rPr>
          <w:rFonts w:eastAsia="SimSun"/>
          <w:kern w:val="2"/>
          <w:lang w:eastAsia="zh-CN"/>
        </w:rPr>
        <w:t xml:space="preserve">        </w:t>
      </w:r>
      <w:r w:rsidR="0074073B">
        <w:rPr>
          <w:rFonts w:eastAsia="SimSun"/>
          <w:kern w:val="2"/>
          <w:lang w:eastAsia="zh-CN"/>
        </w:rPr>
        <w:t xml:space="preserve">            </w:t>
      </w:r>
      <w:r w:rsidR="00B91F1D">
        <w:rPr>
          <w:rFonts w:eastAsia="SimSun"/>
          <w:kern w:val="2"/>
          <w:lang w:eastAsia="zh-CN"/>
        </w:rPr>
        <w:t xml:space="preserve"> </w:t>
      </w:r>
      <w:r w:rsidR="00842B8E">
        <w:rPr>
          <w:rFonts w:eastAsia="SimSun"/>
          <w:kern w:val="2"/>
          <w:lang w:eastAsia="zh-CN"/>
        </w:rPr>
        <w:t xml:space="preserve">      (1)</w:t>
      </w:r>
    </w:p>
    <w:p w14:paraId="0A80F09C" w14:textId="7AC7E734" w:rsidR="00842B8E" w:rsidRDefault="00842B8E" w:rsidP="009B60DD">
      <w:pPr>
        <w:pStyle w:val="Text"/>
        <w:rPr>
          <w:rFonts w:eastAsia="SimSun"/>
          <w:kern w:val="2"/>
          <w:lang w:eastAsia="zh-CN"/>
        </w:rPr>
      </w:pPr>
      <w:r w:rsidRPr="00F325A7">
        <w:rPr>
          <w:rFonts w:eastAsia="SimSun"/>
          <w:kern w:val="2"/>
          <w:lang w:eastAsia="zh-CN"/>
        </w:rPr>
        <w:t xml:space="preserve">By defining the survival function </w:t>
      </w:r>
      <m:oMath>
        <m:r>
          <w:rPr>
            <w:rFonts w:ascii="Cambria Math" w:eastAsia="SimSun"/>
            <w:kern w:val="2"/>
            <w:lang w:eastAsia="zh-CN"/>
          </w:rPr>
          <m:t>s(t|x)</m:t>
        </m:r>
      </m:oMath>
      <w:r w:rsidR="009B60DD" w:rsidRPr="00F325A7">
        <w:rPr>
          <w:rFonts w:eastAsia="SimSun"/>
          <w:kern w:val="2"/>
          <w:lang w:eastAsia="zh-CN"/>
        </w:rPr>
        <w:t xml:space="preserve"> </w:t>
      </w:r>
      <w:r w:rsidRPr="00F325A7">
        <w:rPr>
          <w:rFonts w:eastAsia="SimSun"/>
          <w:kern w:val="2"/>
          <w:lang w:eastAsia="zh-CN"/>
        </w:rPr>
        <w:t>as the probability</w:t>
      </w:r>
      <w:r>
        <w:rPr>
          <w:rFonts w:eastAsia="SimSun"/>
          <w:kern w:val="2"/>
          <w:lang w:eastAsia="zh-CN"/>
        </w:rPr>
        <w:t xml:space="preserve"> </w:t>
      </w:r>
      <w:r w:rsidRPr="00F325A7">
        <w:rPr>
          <w:rFonts w:eastAsia="SimSun"/>
          <w:kern w:val="2"/>
          <w:lang w:eastAsia="zh-CN"/>
        </w:rPr>
        <w:t xml:space="preserve">that a patient will survive after time </w:t>
      </w:r>
      <w:r w:rsidRPr="00F325A7">
        <w:rPr>
          <w:rFonts w:eastAsia="SimSun"/>
          <w:i/>
          <w:kern w:val="2"/>
          <w:lang w:eastAsia="zh-CN"/>
        </w:rPr>
        <w:t>t</w:t>
      </w:r>
      <w:r w:rsidRPr="00F325A7">
        <w:rPr>
          <w:rFonts w:eastAsia="SimSun"/>
          <w:kern w:val="2"/>
          <w:lang w:eastAsia="zh-CN"/>
        </w:rPr>
        <w:t>, the hazard function</w:t>
      </w:r>
      <w:r>
        <w:rPr>
          <w:rFonts w:eastAsia="SimSun"/>
          <w:kern w:val="2"/>
          <w:lang w:eastAsia="zh-CN"/>
        </w:rPr>
        <w:t xml:space="preserve"> </w:t>
      </w:r>
      <w:r w:rsidRPr="00F325A7">
        <w:rPr>
          <w:rFonts w:eastAsia="SimSun"/>
          <w:kern w:val="2"/>
          <w:lang w:eastAsia="zh-CN"/>
        </w:rPr>
        <w:t>that can assess the instantaneous rate of death is defined</w:t>
      </w:r>
      <w:r>
        <w:rPr>
          <w:rFonts w:eastAsia="SimSun"/>
          <w:kern w:val="2"/>
          <w:lang w:eastAsia="zh-CN"/>
        </w:rPr>
        <w:t xml:space="preserve"> as following:</w:t>
      </w:r>
    </w:p>
    <w:p w14:paraId="0F9B3B9C" w14:textId="08AE572A" w:rsidR="00842B8E" w:rsidRDefault="009B60DD" w:rsidP="009B60DD">
      <w:pPr>
        <w:pStyle w:val="Text"/>
        <w:wordWrap w:val="0"/>
        <w:spacing w:line="240" w:lineRule="auto"/>
        <w:jc w:val="right"/>
        <w:rPr>
          <w:rFonts w:eastAsia="SimSun"/>
          <w:kern w:val="2"/>
          <w:lang w:eastAsia="zh-CN"/>
        </w:rPr>
      </w:pPr>
      <m:oMath>
        <m:r>
          <w:rPr>
            <w:rFonts w:ascii="Cambria Math" w:eastAsia="SimSun"/>
            <w:kern w:val="2"/>
            <w:sz w:val="18"/>
            <w:szCs w:val="18"/>
            <w:lang w:eastAsia="zh-CN"/>
          </w:rPr>
          <m:t>h</m:t>
        </m:r>
        <m:r>
          <w:rPr>
            <w:rFonts w:ascii="Cambria Math" w:eastAsia="SimSun"/>
            <w:kern w:val="2"/>
            <w:sz w:val="18"/>
            <w:szCs w:val="18"/>
            <w:lang w:eastAsia="zh-CN"/>
          </w:rPr>
          <m:t>(t|x)=</m:t>
        </m:r>
        <m:limLow>
          <m:limLowPr>
            <m:ctrlPr>
              <w:rPr>
                <w:rFonts w:ascii="Cambria Math" w:eastAsia="SimSun" w:hAnsi="Cambria Math"/>
                <w:i/>
                <w:kern w:val="2"/>
                <w:sz w:val="18"/>
                <w:szCs w:val="18"/>
                <w:lang w:eastAsia="zh-CN"/>
              </w:rPr>
            </m:ctrlPr>
          </m:limLowPr>
          <m:e>
            <m:r>
              <w:rPr>
                <w:rFonts w:ascii="Cambria Math" w:eastAsia="SimSun"/>
                <w:kern w:val="2"/>
                <w:sz w:val="18"/>
                <w:szCs w:val="18"/>
                <w:lang w:eastAsia="zh-CN"/>
              </w:rPr>
              <m:t>lim</m:t>
            </m:r>
          </m:e>
          <m:lim>
            <m:r>
              <w:rPr>
                <w:rFonts w:ascii="Cambria Math" w:eastAsia="SimSun"/>
                <w:kern w:val="2"/>
                <w:sz w:val="18"/>
                <w:szCs w:val="18"/>
                <w:lang w:eastAsia="zh-CN"/>
              </w:rPr>
              <m:t>Δt</m:t>
            </m:r>
            <m:r>
              <w:rPr>
                <w:rFonts w:ascii="Cambria Math" w:eastAsia="SimSun"/>
                <w:kern w:val="2"/>
                <w:sz w:val="18"/>
                <w:szCs w:val="18"/>
                <w:lang w:eastAsia="zh-CN"/>
              </w:rPr>
              <m:t>→</m:t>
            </m:r>
            <m:r>
              <w:rPr>
                <w:rFonts w:ascii="Cambria Math" w:eastAsia="SimSun"/>
                <w:kern w:val="2"/>
                <w:sz w:val="18"/>
                <w:szCs w:val="18"/>
                <w:lang w:eastAsia="zh-CN"/>
              </w:rPr>
              <m:t>0</m:t>
            </m:r>
          </m:lim>
        </m:limLow>
        <m:f>
          <m:fPr>
            <m:ctrlPr>
              <w:rPr>
                <w:rFonts w:ascii="Cambria Math" w:eastAsia="SimSun" w:hAnsi="Cambria Math"/>
                <w:i/>
                <w:kern w:val="2"/>
                <w:sz w:val="18"/>
                <w:szCs w:val="18"/>
                <w:lang w:eastAsia="zh-CN"/>
              </w:rPr>
            </m:ctrlPr>
          </m:fPr>
          <m:num>
            <m:sSub>
              <m:sSubPr>
                <m:ctrlPr>
                  <w:rPr>
                    <w:rFonts w:ascii="Cambria Math" w:eastAsia="SimSun" w:hAnsi="Cambria Math"/>
                    <w:i/>
                    <w:kern w:val="2"/>
                    <w:sz w:val="18"/>
                    <w:szCs w:val="18"/>
                    <w:lang w:eastAsia="zh-CN"/>
                  </w:rPr>
                </m:ctrlPr>
              </m:sSubPr>
              <m:e>
                <m:r>
                  <w:rPr>
                    <w:rFonts w:ascii="Cambria Math" w:eastAsia="SimSun"/>
                    <w:kern w:val="2"/>
                    <w:sz w:val="18"/>
                    <w:szCs w:val="18"/>
                    <w:lang w:eastAsia="zh-CN"/>
                  </w:rPr>
                  <m:t>P</m:t>
                </m:r>
              </m:e>
              <m:sub>
                <m:r>
                  <w:rPr>
                    <w:rFonts w:ascii="Cambria Math" w:eastAsia="SimSun"/>
                    <w:kern w:val="2"/>
                    <w:sz w:val="18"/>
                    <w:szCs w:val="18"/>
                    <w:lang w:eastAsia="zh-CN"/>
                  </w:rPr>
                  <m:t>r</m:t>
                </m:r>
              </m:sub>
            </m:sSub>
            <m:r>
              <w:rPr>
                <w:rFonts w:ascii="Cambria Math" w:eastAsia="SimSun"/>
                <w:kern w:val="2"/>
                <w:sz w:val="18"/>
                <w:szCs w:val="18"/>
                <w:lang w:eastAsia="zh-CN"/>
              </w:rPr>
              <m:t>(t</m:t>
            </m:r>
            <m:r>
              <w:rPr>
                <w:rFonts w:ascii="Cambria Math" w:eastAsia="SimSun"/>
                <w:kern w:val="2"/>
                <w:sz w:val="18"/>
                <w:szCs w:val="18"/>
                <w:lang w:eastAsia="zh-CN"/>
              </w:rPr>
              <m:t>≤</m:t>
            </m:r>
            <m:r>
              <w:rPr>
                <w:rFonts w:ascii="Cambria Math" w:eastAsia="SimSun"/>
                <w:kern w:val="2"/>
                <w:sz w:val="18"/>
                <w:szCs w:val="18"/>
                <w:lang w:eastAsia="zh-CN"/>
              </w:rPr>
              <m:t>O</m:t>
            </m:r>
            <m:r>
              <w:rPr>
                <w:rFonts w:ascii="Cambria Math" w:eastAsia="SimSun"/>
                <w:kern w:val="2"/>
                <w:sz w:val="18"/>
                <w:szCs w:val="18"/>
                <w:lang w:eastAsia="zh-CN"/>
              </w:rPr>
              <m:t>≤</m:t>
            </m:r>
            <m:r>
              <w:rPr>
                <w:rFonts w:ascii="Cambria Math" w:eastAsia="SimSun"/>
                <w:kern w:val="2"/>
                <w:sz w:val="18"/>
                <w:szCs w:val="18"/>
                <w:lang w:eastAsia="zh-CN"/>
              </w:rPr>
              <m:t>t+Δt|O</m:t>
            </m:r>
            <m:r>
              <w:rPr>
                <w:rFonts w:ascii="Cambria Math" w:eastAsia="SimSun"/>
                <w:kern w:val="2"/>
                <w:sz w:val="18"/>
                <w:szCs w:val="18"/>
                <w:lang w:eastAsia="zh-CN"/>
              </w:rPr>
              <m:t>≥</m:t>
            </m:r>
            <m:r>
              <w:rPr>
                <w:rFonts w:ascii="Cambria Math" w:eastAsia="SimSun"/>
                <w:kern w:val="2"/>
                <w:sz w:val="18"/>
                <w:szCs w:val="18"/>
                <w:lang w:eastAsia="zh-CN"/>
              </w:rPr>
              <m:t>t;x)</m:t>
            </m:r>
          </m:num>
          <m:den>
            <m:r>
              <w:rPr>
                <w:rFonts w:ascii="Cambria Math" w:eastAsia="SimSun"/>
                <w:kern w:val="2"/>
                <w:sz w:val="18"/>
                <w:szCs w:val="18"/>
                <w:lang w:eastAsia="zh-CN"/>
              </w:rPr>
              <m:t>Δt</m:t>
            </m:r>
          </m:den>
        </m:f>
      </m:oMath>
      <w:r w:rsidR="00842B8E">
        <w:rPr>
          <w:rFonts w:eastAsia="SimSun"/>
          <w:kern w:val="2"/>
          <w:lang w:eastAsia="zh-CN"/>
        </w:rPr>
        <w:t xml:space="preserve">       </w:t>
      </w:r>
      <w:r w:rsidR="00A41F09">
        <w:rPr>
          <w:rFonts w:eastAsia="SimSun"/>
          <w:kern w:val="2"/>
          <w:lang w:eastAsia="zh-CN"/>
        </w:rPr>
        <w:t xml:space="preserve">   </w:t>
      </w:r>
      <w:r w:rsidR="00B91F1D">
        <w:rPr>
          <w:rFonts w:eastAsia="SimSun"/>
          <w:kern w:val="2"/>
          <w:lang w:eastAsia="zh-CN"/>
        </w:rPr>
        <w:t xml:space="preserve">                </w:t>
      </w:r>
      <w:r w:rsidR="00842B8E">
        <w:rPr>
          <w:rFonts w:eastAsia="SimSun"/>
          <w:kern w:val="2"/>
          <w:lang w:eastAsia="zh-CN"/>
        </w:rPr>
        <w:t xml:space="preserve">       (2)</w:t>
      </w:r>
    </w:p>
    <w:p w14:paraId="514A8638" w14:textId="0CF9AF77" w:rsidR="00842B8E" w:rsidRDefault="00842B8E" w:rsidP="009B60DD">
      <w:pPr>
        <w:pStyle w:val="Text"/>
        <w:rPr>
          <w:rFonts w:eastAsia="SimSun"/>
          <w:kern w:val="2"/>
          <w:lang w:eastAsia="zh-CN"/>
        </w:rPr>
      </w:pPr>
      <w:r w:rsidRPr="009E6358">
        <w:rPr>
          <w:rFonts w:eastAsia="SimSun"/>
          <w:kern w:val="2"/>
          <w:lang w:eastAsia="zh-CN"/>
        </w:rPr>
        <w:t xml:space="preserve">Where </w:t>
      </w:r>
      <m:oMath>
        <m:r>
          <w:rPr>
            <w:rFonts w:ascii="Cambria Math" w:eastAsia="SimSun"/>
            <w:kern w:val="2"/>
            <w:lang w:eastAsia="zh-CN"/>
          </w:rPr>
          <m:t>x=(</m:t>
        </m:r>
        <m:sSub>
          <m:sSubPr>
            <m:ctrlPr>
              <w:rPr>
                <w:rFonts w:ascii="Cambria Math" w:eastAsia="SimSun" w:hAnsi="Cambria Math"/>
                <w:i/>
                <w:kern w:val="2"/>
                <w:lang w:eastAsia="zh-CN"/>
              </w:rPr>
            </m:ctrlPr>
          </m:sSubPr>
          <m:e>
            <m:r>
              <w:rPr>
                <w:rFonts w:ascii="Cambria Math" w:eastAsia="SimSun"/>
                <w:kern w:val="2"/>
                <w:lang w:eastAsia="zh-CN"/>
              </w:rPr>
              <m:t>x</m:t>
            </m:r>
          </m:e>
          <m:sub>
            <m:r>
              <w:rPr>
                <w:rFonts w:ascii="Cambria Math" w:eastAsia="SimSun"/>
                <w:kern w:val="2"/>
                <w:lang w:eastAsia="zh-CN"/>
              </w:rPr>
              <m:t>1</m:t>
            </m:r>
          </m:sub>
        </m:sSub>
        <m:r>
          <w:rPr>
            <w:rFonts w:ascii="Cambria Math" w:eastAsia="SimSun"/>
            <w:kern w:val="2"/>
            <w:lang w:eastAsia="zh-CN"/>
          </w:rPr>
          <m:t>,</m:t>
        </m:r>
        <m:sSub>
          <m:sSubPr>
            <m:ctrlPr>
              <w:rPr>
                <w:rFonts w:ascii="Cambria Math" w:eastAsia="SimSun" w:hAnsi="Cambria Math"/>
                <w:i/>
                <w:kern w:val="2"/>
                <w:lang w:eastAsia="zh-CN"/>
              </w:rPr>
            </m:ctrlPr>
          </m:sSubPr>
          <m:e>
            <m:r>
              <w:rPr>
                <w:rFonts w:ascii="Cambria Math" w:eastAsia="SimSun"/>
                <w:kern w:val="2"/>
                <w:lang w:eastAsia="zh-CN"/>
              </w:rPr>
              <m:t>x</m:t>
            </m:r>
          </m:e>
          <m:sub>
            <m:r>
              <w:rPr>
                <w:rFonts w:ascii="Cambria Math" w:eastAsia="SimSun"/>
                <w:kern w:val="2"/>
                <w:lang w:eastAsia="zh-CN"/>
              </w:rPr>
              <m:t>2</m:t>
            </m:r>
          </m:sub>
        </m:sSub>
        <m:r>
          <w:rPr>
            <w:rFonts w:ascii="Cambria Math" w:eastAsia="SimSun"/>
            <w:kern w:val="2"/>
            <w:lang w:eastAsia="zh-CN"/>
          </w:rPr>
          <m:t>,</m:t>
        </m:r>
        <m:r>
          <w:rPr>
            <w:rFonts w:ascii="Cambria Math" w:eastAsia="SimSun" w:hAnsi="Cambria Math" w:cs="Cambria Math"/>
            <w:kern w:val="2"/>
            <w:lang w:eastAsia="zh-CN"/>
          </w:rPr>
          <m:t>⋅⋅⋅</m:t>
        </m:r>
        <m:r>
          <w:rPr>
            <w:rFonts w:ascii="Cambria Math" w:eastAsia="SimSun"/>
            <w:kern w:val="2"/>
            <w:lang w:eastAsia="zh-CN"/>
          </w:rPr>
          <m:t>,</m:t>
        </m:r>
        <m:sSub>
          <m:sSubPr>
            <m:ctrlPr>
              <w:rPr>
                <w:rFonts w:ascii="Cambria Math" w:eastAsia="SimSun" w:hAnsi="Cambria Math"/>
                <w:i/>
                <w:kern w:val="2"/>
                <w:lang w:eastAsia="zh-CN"/>
              </w:rPr>
            </m:ctrlPr>
          </m:sSubPr>
          <m:e>
            <m:r>
              <w:rPr>
                <w:rFonts w:ascii="Cambria Math" w:eastAsia="SimSun"/>
                <w:kern w:val="2"/>
                <w:lang w:eastAsia="zh-CN"/>
              </w:rPr>
              <m:t>x</m:t>
            </m:r>
          </m:e>
          <m:sub>
            <m:r>
              <w:rPr>
                <w:rFonts w:ascii="Cambria Math" w:eastAsia="SimSun"/>
                <w:kern w:val="2"/>
                <w:lang w:eastAsia="zh-CN"/>
              </w:rPr>
              <m:t>n</m:t>
            </m:r>
          </m:sub>
        </m:sSub>
        <m:r>
          <w:rPr>
            <w:rFonts w:ascii="Cambria Math" w:eastAsia="SimSun"/>
            <w:kern w:val="2"/>
            <w:lang w:eastAsia="zh-CN"/>
          </w:rPr>
          <m:t>)</m:t>
        </m:r>
      </m:oMath>
      <w:r w:rsidRPr="009E6358">
        <w:rPr>
          <w:rFonts w:eastAsia="SimSun"/>
          <w:kern w:val="2"/>
          <w:lang w:eastAsia="zh-CN"/>
        </w:rPr>
        <w:t xml:space="preserve"> corresponds to the covariate variable</w:t>
      </w:r>
      <w:r>
        <w:rPr>
          <w:rFonts w:eastAsia="SimSun"/>
          <w:kern w:val="2"/>
          <w:lang w:eastAsia="zh-CN"/>
        </w:rPr>
        <w:t xml:space="preserve"> </w:t>
      </w:r>
      <w:r w:rsidRPr="009E6358">
        <w:rPr>
          <w:rFonts w:eastAsia="SimSun"/>
          <w:kern w:val="2"/>
          <w:lang w:eastAsia="zh-CN"/>
        </w:rPr>
        <w:t xml:space="preserve">of dimensionality </w:t>
      </w:r>
      <w:r w:rsidRPr="00F078F2">
        <w:rPr>
          <w:rFonts w:eastAsia="SimSun"/>
          <w:i/>
          <w:kern w:val="2"/>
          <w:lang w:eastAsia="zh-CN"/>
        </w:rPr>
        <w:t>n</w:t>
      </w:r>
      <w:r w:rsidRPr="009E6358">
        <w:rPr>
          <w:rFonts w:eastAsia="SimSun"/>
          <w:kern w:val="2"/>
          <w:lang w:eastAsia="zh-CN"/>
        </w:rPr>
        <w:t>. Among the hazards modeling methods,</w:t>
      </w:r>
      <w:r>
        <w:rPr>
          <w:rFonts w:eastAsia="SimSun"/>
          <w:kern w:val="2"/>
          <w:lang w:eastAsia="zh-CN"/>
        </w:rPr>
        <w:t xml:space="preserve"> c</w:t>
      </w:r>
      <w:r w:rsidRPr="00102580">
        <w:rPr>
          <w:rFonts w:eastAsia="SimSun"/>
          <w:kern w:val="2"/>
          <w:lang w:eastAsia="zh-CN"/>
        </w:rPr>
        <w:t>ox proportional hazard model</w:t>
      </w:r>
      <w:r>
        <w:rPr>
          <w:rFonts w:eastAsia="SimSun"/>
          <w:kern w:val="2"/>
          <w:lang w:eastAsia="zh-CN"/>
        </w:rPr>
        <w:t xml:space="preserve"> </w:t>
      </w:r>
      <w:r>
        <w:rPr>
          <w:rFonts w:eastAsia="SimSun"/>
          <w:kern w:val="2"/>
          <w:lang w:eastAsia="zh-CN"/>
        </w:rPr>
        <w:fldChar w:fldCharType="begin"/>
      </w:r>
      <w:r w:rsidR="001D15D6">
        <w:rPr>
          <w:rFonts w:eastAsia="SimSun"/>
          <w:kern w:val="2"/>
          <w:lang w:eastAsia="zh-CN"/>
        </w:rPr>
        <w:instrText xml:space="preserve"> ADDIN EN.CITE &lt;EndNote&gt;&lt;Cite&gt;&lt;Author&gt;Lin&lt;/Author&gt;&lt;Year&gt;1993&lt;/Year&gt;&lt;RecNum&gt;21&lt;/RecNum&gt;&lt;DisplayText&gt;(Lin, et al., 1993)&lt;/DisplayText&gt;&lt;record&gt;&lt;rec-number&gt;21&lt;/rec-number&gt;&lt;foreign-keys&gt;&lt;key app="EN" db-id="wvsws5vr9adxabeftfipdvt4d9s5dw22fv2a"&gt;21&lt;/key&gt;&lt;/foreign-keys&gt;&lt;ref-type name="Journal Article"&gt;17&lt;/ref-type&gt;&lt;contributors&gt;&lt;authors&gt;&lt;author&gt;Lin, Danyu Y&lt;/author&gt;&lt;author&gt;Wei, Lee-Jen&lt;/author&gt;&lt;author&gt;Ying, Zhiliang&lt;/author&gt;&lt;/authors&gt;&lt;/contributors&gt;&lt;titles&gt;&lt;title&gt;Checking the Cox model with cumulative sums of martingale-based residuals&lt;/title&gt;&lt;secondary-title&gt;Biometrika&lt;/secondary-title&gt;&lt;/titles&gt;&lt;periodical&gt;&lt;full-title&gt;Biometrika&lt;/full-title&gt;&lt;/periodical&gt;&lt;pages&gt;557-572&lt;/pages&gt;&lt;volume&gt;80&lt;/volume&gt;&lt;number&gt;3&lt;/number&gt;&lt;dates&gt;&lt;year&gt;1993&lt;/year&gt;&lt;/dates&gt;&lt;isbn&gt;1464-3510&lt;/isbn&gt;&lt;urls&gt;&lt;/urls&gt;&lt;/record&gt;&lt;/Cite&gt;&lt;/EndNote&gt;</w:instrText>
      </w:r>
      <w:r>
        <w:rPr>
          <w:rFonts w:eastAsia="SimSun"/>
          <w:kern w:val="2"/>
          <w:lang w:eastAsia="zh-CN"/>
        </w:rPr>
        <w:fldChar w:fldCharType="separate"/>
      </w:r>
      <w:r w:rsidR="001D15D6">
        <w:rPr>
          <w:rFonts w:eastAsia="SimSun"/>
          <w:noProof/>
          <w:kern w:val="2"/>
          <w:lang w:eastAsia="zh-CN"/>
        </w:rPr>
        <w:t>(</w:t>
      </w:r>
      <w:hyperlink w:anchor="_ENREF_20" w:tooltip="Lin, 1993 #21" w:history="1">
        <w:r w:rsidR="00B85B03">
          <w:rPr>
            <w:rFonts w:eastAsia="SimSun"/>
            <w:noProof/>
            <w:kern w:val="2"/>
            <w:lang w:eastAsia="zh-CN"/>
          </w:rPr>
          <w:t>Lin, et al., 1993</w:t>
        </w:r>
      </w:hyperlink>
      <w:r w:rsidR="001D15D6">
        <w:rPr>
          <w:rFonts w:eastAsia="SimSun"/>
          <w:noProof/>
          <w:kern w:val="2"/>
          <w:lang w:eastAsia="zh-CN"/>
        </w:rPr>
        <w:t>)</w:t>
      </w:r>
      <w:r>
        <w:rPr>
          <w:rFonts w:eastAsia="SimSun"/>
          <w:kern w:val="2"/>
          <w:lang w:eastAsia="zh-CN"/>
        </w:rPr>
        <w:fldChar w:fldCharType="end"/>
      </w:r>
      <w:r w:rsidRPr="00102580">
        <w:rPr>
          <w:rFonts w:eastAsia="SimSun"/>
          <w:kern w:val="2"/>
          <w:lang w:eastAsia="zh-CN"/>
        </w:rPr>
        <w:t>, which is built based on the hypothesis that the hazard ratio between two instances is time-independent, is defined as:</w:t>
      </w:r>
    </w:p>
    <w:p w14:paraId="330BF52D" w14:textId="1AE71D5E" w:rsidR="00842B8E" w:rsidRPr="00545A20" w:rsidRDefault="009B60DD" w:rsidP="009B60DD">
      <w:pPr>
        <w:pStyle w:val="Text"/>
        <w:wordWrap w:val="0"/>
        <w:spacing w:line="240" w:lineRule="auto"/>
        <w:ind w:firstLineChars="200" w:firstLine="360"/>
        <w:jc w:val="right"/>
        <w:rPr>
          <w:rFonts w:eastAsia="SimSun"/>
          <w:kern w:val="2"/>
          <w:sz w:val="18"/>
          <w:szCs w:val="18"/>
          <w:lang w:eastAsia="zh-CN"/>
        </w:rPr>
      </w:pPr>
      <m:oMath>
        <m:r>
          <w:rPr>
            <w:rFonts w:ascii="Cambria Math" w:eastAsia="SimSun"/>
            <w:kern w:val="2"/>
            <w:sz w:val="18"/>
            <w:szCs w:val="18"/>
            <w:lang w:eastAsia="zh-CN"/>
          </w:rPr>
          <m:t>h</m:t>
        </m:r>
        <m:r>
          <w:rPr>
            <w:rFonts w:ascii="Cambria Math" w:eastAsia="SimSun"/>
            <w:kern w:val="2"/>
            <w:sz w:val="18"/>
            <w:szCs w:val="18"/>
            <w:lang w:eastAsia="zh-CN"/>
          </w:rPr>
          <m:t>(t|x)=</m:t>
        </m:r>
        <m:sSub>
          <m:sSubPr>
            <m:ctrlPr>
              <w:rPr>
                <w:rFonts w:ascii="Cambria Math" w:eastAsia="SimSun" w:hAnsi="Cambria Math"/>
                <w:i/>
                <w:kern w:val="2"/>
                <w:sz w:val="18"/>
                <w:szCs w:val="18"/>
                <w:lang w:eastAsia="zh-CN"/>
              </w:rPr>
            </m:ctrlPr>
          </m:sSubPr>
          <m:e>
            <m:r>
              <w:rPr>
                <w:rFonts w:ascii="Cambria Math" w:eastAsia="SimSun"/>
                <w:kern w:val="2"/>
                <w:sz w:val="18"/>
                <w:szCs w:val="18"/>
                <w:lang w:eastAsia="zh-CN"/>
              </w:rPr>
              <m:t>h</m:t>
            </m:r>
          </m:e>
          <m:sub>
            <m:r>
              <w:rPr>
                <w:rFonts w:ascii="Cambria Math" w:eastAsia="SimSun"/>
                <w:kern w:val="2"/>
                <w:sz w:val="18"/>
                <w:szCs w:val="18"/>
                <w:lang w:eastAsia="zh-CN"/>
              </w:rPr>
              <m:t>0</m:t>
            </m:r>
          </m:sub>
        </m:sSub>
        <m:r>
          <w:rPr>
            <w:rFonts w:ascii="Cambria Math" w:eastAsia="SimSun"/>
            <w:kern w:val="2"/>
            <w:sz w:val="18"/>
            <w:szCs w:val="18"/>
            <w:lang w:eastAsia="zh-CN"/>
          </w:rPr>
          <m:t>(t)</m:t>
        </m:r>
        <m:func>
          <m:funcPr>
            <m:ctrlPr>
              <w:rPr>
                <w:rFonts w:ascii="Cambria Math" w:eastAsia="SimSun" w:hAnsi="Cambria Math"/>
                <w:i/>
                <w:kern w:val="2"/>
                <w:sz w:val="18"/>
                <w:szCs w:val="18"/>
                <w:lang w:eastAsia="zh-CN"/>
              </w:rPr>
            </m:ctrlPr>
          </m:funcPr>
          <m:fName>
            <m:r>
              <w:rPr>
                <w:rFonts w:ascii="Cambria Math" w:eastAsia="SimSun"/>
                <w:kern w:val="2"/>
                <w:sz w:val="18"/>
                <w:szCs w:val="18"/>
                <w:lang w:eastAsia="zh-CN"/>
              </w:rPr>
              <m:t>exp</m:t>
            </m:r>
          </m:fName>
          <m:e>
            <m:r>
              <w:rPr>
                <w:rFonts w:ascii="Cambria Math" w:eastAsia="SimSun"/>
                <w:kern w:val="2"/>
                <w:sz w:val="18"/>
                <w:szCs w:val="18"/>
                <w:lang w:eastAsia="zh-CN"/>
              </w:rPr>
              <m:t>(</m:t>
            </m:r>
          </m:e>
        </m:func>
        <m:sSup>
          <m:sSupPr>
            <m:ctrlPr>
              <w:rPr>
                <w:rFonts w:ascii="Cambria Math" w:eastAsia="SimSun" w:hAnsi="Cambria Math"/>
                <w:i/>
                <w:kern w:val="2"/>
                <w:sz w:val="18"/>
                <w:szCs w:val="18"/>
                <w:lang w:eastAsia="zh-CN"/>
              </w:rPr>
            </m:ctrlPr>
          </m:sSupPr>
          <m:e>
            <m:r>
              <w:rPr>
                <w:rFonts w:ascii="Cambria Math" w:eastAsia="SimSun"/>
                <w:kern w:val="2"/>
                <w:sz w:val="18"/>
                <w:szCs w:val="18"/>
                <w:lang w:eastAsia="zh-CN"/>
              </w:rPr>
              <m:t>θ</m:t>
            </m:r>
          </m:e>
          <m:sup>
            <m:r>
              <w:rPr>
                <w:rFonts w:ascii="Cambria Math" w:eastAsia="SimSun"/>
                <w:kern w:val="2"/>
                <w:sz w:val="18"/>
                <w:szCs w:val="18"/>
                <w:lang w:eastAsia="zh-CN"/>
              </w:rPr>
              <m:t>T</m:t>
            </m:r>
          </m:sup>
        </m:sSup>
        <m:r>
          <w:rPr>
            <w:rFonts w:ascii="Cambria Math" w:eastAsia="SimSun"/>
            <w:kern w:val="2"/>
            <w:sz w:val="18"/>
            <w:szCs w:val="18"/>
            <w:lang w:eastAsia="zh-CN"/>
          </w:rPr>
          <m:t>x)</m:t>
        </m:r>
      </m:oMath>
      <w:r w:rsidR="00842B8E">
        <w:rPr>
          <w:rFonts w:eastAsia="SimSun"/>
          <w:kern w:val="2"/>
          <w:lang w:eastAsia="zh-CN"/>
        </w:rPr>
        <w:t xml:space="preserve">           </w:t>
      </w:r>
      <w:r w:rsidR="00B91F1D">
        <w:rPr>
          <w:rFonts w:eastAsia="SimSun"/>
          <w:kern w:val="2"/>
          <w:lang w:eastAsia="zh-CN"/>
        </w:rPr>
        <w:t xml:space="preserve">            </w:t>
      </w:r>
      <w:r w:rsidR="00842B8E">
        <w:rPr>
          <w:rFonts w:eastAsia="SimSun"/>
          <w:kern w:val="2"/>
          <w:lang w:eastAsia="zh-CN"/>
        </w:rPr>
        <w:t xml:space="preserve">      </w:t>
      </w:r>
      <w:r w:rsidR="00842B8E" w:rsidRPr="00545A20">
        <w:rPr>
          <w:rFonts w:eastAsia="SimSun"/>
          <w:kern w:val="2"/>
          <w:sz w:val="18"/>
          <w:szCs w:val="18"/>
          <w:lang w:eastAsia="zh-CN"/>
        </w:rPr>
        <w:t xml:space="preserve">  </w:t>
      </w:r>
      <w:r w:rsidR="00842B8E">
        <w:rPr>
          <w:rFonts w:eastAsia="SimSun"/>
          <w:kern w:val="2"/>
          <w:sz w:val="18"/>
          <w:szCs w:val="18"/>
          <w:lang w:eastAsia="zh-CN"/>
        </w:rPr>
        <w:t xml:space="preserve">                  </w:t>
      </w:r>
      <w:r w:rsidR="00842B8E" w:rsidRPr="00356567">
        <w:rPr>
          <w:rFonts w:eastAsia="SimSun"/>
          <w:kern w:val="2"/>
          <w:lang w:eastAsia="zh-CN"/>
        </w:rPr>
        <w:t>(</w:t>
      </w:r>
      <w:r w:rsidR="00842B8E">
        <w:rPr>
          <w:rFonts w:eastAsia="SimSun"/>
          <w:kern w:val="2"/>
          <w:lang w:eastAsia="zh-CN"/>
        </w:rPr>
        <w:t>3</w:t>
      </w:r>
      <w:r w:rsidR="00842B8E" w:rsidRPr="00356567">
        <w:rPr>
          <w:rFonts w:eastAsia="SimSun"/>
          <w:kern w:val="2"/>
          <w:lang w:eastAsia="zh-CN"/>
        </w:rPr>
        <w:t>)</w:t>
      </w:r>
      <w:r w:rsidR="00842B8E" w:rsidRPr="00545A20">
        <w:rPr>
          <w:rFonts w:eastAsia="SimSun"/>
          <w:kern w:val="2"/>
          <w:sz w:val="18"/>
          <w:szCs w:val="18"/>
          <w:lang w:eastAsia="zh-CN"/>
        </w:rPr>
        <w:t xml:space="preserve"> </w:t>
      </w:r>
    </w:p>
    <w:p w14:paraId="6CC98939" w14:textId="4E384BF0" w:rsidR="00842B8E" w:rsidRDefault="00842B8E" w:rsidP="009B60DD">
      <w:pPr>
        <w:pStyle w:val="Text"/>
        <w:rPr>
          <w:rFonts w:eastAsia="SimSun"/>
          <w:kern w:val="2"/>
          <w:lang w:eastAsia="zh-CN"/>
        </w:rPr>
      </w:pPr>
      <w:r w:rsidRPr="000E329D">
        <w:rPr>
          <w:rFonts w:eastAsia="SimSun"/>
          <w:kern w:val="2"/>
          <w:lang w:eastAsia="zh-CN"/>
        </w:rPr>
        <w:t>Here,</w:t>
      </w:r>
      <w:r>
        <w:rPr>
          <w:rFonts w:eastAsia="SimSun"/>
          <w:kern w:val="2"/>
          <w:lang w:eastAsia="zh-CN"/>
        </w:rPr>
        <w:t xml:space="preserve"> </w:t>
      </w:r>
      <m:oMath>
        <m:sSub>
          <m:sSubPr>
            <m:ctrlPr>
              <w:rPr>
                <w:rFonts w:ascii="Cambria Math" w:eastAsia="SimSun" w:hAnsi="Cambria Math"/>
                <w:i/>
                <w:kern w:val="2"/>
                <w:lang w:eastAsia="zh-CN"/>
              </w:rPr>
            </m:ctrlPr>
          </m:sSubPr>
          <m:e>
            <m:r>
              <w:rPr>
                <w:rFonts w:ascii="Cambria Math" w:eastAsia="SimSun"/>
                <w:kern w:val="2"/>
                <w:lang w:eastAsia="zh-CN"/>
              </w:rPr>
              <m:t>h</m:t>
            </m:r>
          </m:e>
          <m:sub>
            <m:r>
              <w:rPr>
                <w:rFonts w:ascii="Cambria Math" w:eastAsia="SimSun"/>
                <w:kern w:val="2"/>
                <w:lang w:eastAsia="zh-CN"/>
              </w:rPr>
              <m:t>0</m:t>
            </m:r>
          </m:sub>
        </m:sSub>
        <m:r>
          <w:rPr>
            <w:rFonts w:ascii="Cambria Math" w:eastAsia="SimSun"/>
            <w:kern w:val="2"/>
            <w:lang w:eastAsia="zh-CN"/>
          </w:rPr>
          <m:t>(t)</m:t>
        </m:r>
      </m:oMath>
      <w:r w:rsidR="009B60DD" w:rsidRPr="000E329D">
        <w:rPr>
          <w:rFonts w:eastAsia="SimSun"/>
          <w:kern w:val="2"/>
          <w:lang w:eastAsia="zh-CN"/>
        </w:rPr>
        <w:t xml:space="preserve"> </w:t>
      </w:r>
      <w:r w:rsidRPr="000E329D">
        <w:rPr>
          <w:rFonts w:eastAsia="SimSun"/>
          <w:kern w:val="2"/>
          <w:lang w:eastAsia="zh-CN"/>
        </w:rPr>
        <w:t xml:space="preserve">is the baseline hazard, and </w:t>
      </w:r>
      <m:oMath>
        <m:sSup>
          <m:sSupPr>
            <m:ctrlPr>
              <w:rPr>
                <w:rFonts w:ascii="Cambria Math" w:eastAsia="SimSun" w:hAnsi="Cambria Math"/>
                <w:i/>
                <w:kern w:val="2"/>
                <w:lang w:eastAsia="zh-CN"/>
              </w:rPr>
            </m:ctrlPr>
          </m:sSupPr>
          <m:e>
            <m:r>
              <w:rPr>
                <w:rFonts w:ascii="Cambria Math" w:eastAsia="SimSun" w:hAnsi="Cambria Math"/>
                <w:kern w:val="2"/>
                <w:lang w:eastAsia="zh-CN"/>
              </w:rPr>
              <m:t>θ</m:t>
            </m:r>
          </m:e>
          <m:sup>
            <m:r>
              <w:rPr>
                <w:rFonts w:ascii="Cambria Math" w:eastAsia="SimSun" w:hAnsi="Cambria Math"/>
                <w:kern w:val="2"/>
                <w:lang w:eastAsia="zh-CN"/>
              </w:rPr>
              <m:t>T</m:t>
            </m:r>
          </m:sup>
        </m:sSup>
        <m:sSub>
          <m:sSubPr>
            <m:ctrlPr>
              <w:rPr>
                <w:rFonts w:ascii="Cambria Math" w:eastAsia="SimSun" w:hAnsi="Cambria Math"/>
                <w:i/>
                <w:kern w:val="2"/>
                <w:lang w:eastAsia="zh-CN"/>
              </w:rPr>
            </m:ctrlPr>
          </m:sSubPr>
          <m:e>
            <m:r>
              <w:rPr>
                <w:rFonts w:ascii="Cambria Math" w:eastAsia="SimSun" w:hAnsi="Cambria Math"/>
                <w:kern w:val="2"/>
                <w:lang w:eastAsia="zh-CN"/>
              </w:rPr>
              <m:t>x</m:t>
            </m:r>
          </m:e>
          <m:sub>
            <m:r>
              <w:rPr>
                <w:rFonts w:ascii="Cambria Math" w:eastAsia="SimSun" w:hAnsi="Cambria Math"/>
                <w:kern w:val="2"/>
                <w:lang w:eastAsia="zh-CN"/>
              </w:rPr>
              <m:t>i</m:t>
            </m:r>
          </m:sub>
        </m:sSub>
      </m:oMath>
      <w:r w:rsidRPr="000E329D">
        <w:rPr>
          <w:rFonts w:eastAsia="SimSun"/>
          <w:kern w:val="2"/>
          <w:lang w:eastAsia="zh-CN"/>
        </w:rPr>
        <w:t xml:space="preserve"> is called survival function, in which </w:t>
      </w:r>
      <m:oMath>
        <m:r>
          <w:rPr>
            <w:rFonts w:ascii="Cambria Math" w:eastAsia="SimSun"/>
            <w:kern w:val="2"/>
            <w:lang w:eastAsia="zh-CN"/>
          </w:rPr>
          <m:t>θ=(</m:t>
        </m:r>
        <m:sSub>
          <m:sSubPr>
            <m:ctrlPr>
              <w:rPr>
                <w:rFonts w:ascii="Cambria Math" w:eastAsia="SimSun" w:hAnsi="Cambria Math"/>
                <w:i/>
                <w:kern w:val="2"/>
                <w:lang w:eastAsia="zh-CN"/>
              </w:rPr>
            </m:ctrlPr>
          </m:sSubPr>
          <m:e>
            <m:r>
              <w:rPr>
                <w:rFonts w:ascii="Cambria Math" w:eastAsia="SimSun"/>
                <w:kern w:val="2"/>
                <w:lang w:eastAsia="zh-CN"/>
              </w:rPr>
              <m:t>θ</m:t>
            </m:r>
          </m:e>
          <m:sub>
            <m:r>
              <w:rPr>
                <w:rFonts w:ascii="Cambria Math" w:eastAsia="SimSun"/>
                <w:kern w:val="2"/>
                <w:lang w:eastAsia="zh-CN"/>
              </w:rPr>
              <m:t>1</m:t>
            </m:r>
          </m:sub>
        </m:sSub>
        <m:r>
          <w:rPr>
            <w:rFonts w:ascii="Cambria Math" w:eastAsia="SimSun"/>
            <w:kern w:val="2"/>
            <w:lang w:eastAsia="zh-CN"/>
          </w:rPr>
          <m:t>,</m:t>
        </m:r>
        <m:sSub>
          <m:sSubPr>
            <m:ctrlPr>
              <w:rPr>
                <w:rFonts w:ascii="Cambria Math" w:eastAsia="SimSun" w:hAnsi="Cambria Math"/>
                <w:i/>
                <w:kern w:val="2"/>
                <w:lang w:eastAsia="zh-CN"/>
              </w:rPr>
            </m:ctrlPr>
          </m:sSubPr>
          <m:e>
            <m:r>
              <w:rPr>
                <w:rFonts w:ascii="Cambria Math" w:eastAsia="SimSun"/>
                <w:kern w:val="2"/>
                <w:lang w:eastAsia="zh-CN"/>
              </w:rPr>
              <m:t>θ</m:t>
            </m:r>
          </m:e>
          <m:sub>
            <m:r>
              <w:rPr>
                <w:rFonts w:ascii="Cambria Math" w:eastAsia="SimSun"/>
                <w:kern w:val="2"/>
                <w:lang w:eastAsia="zh-CN"/>
              </w:rPr>
              <m:t>2</m:t>
            </m:r>
          </m:sub>
        </m:sSub>
        <m:r>
          <w:rPr>
            <w:rFonts w:ascii="Cambria Math" w:eastAsia="SimSun"/>
            <w:kern w:val="2"/>
            <w:lang w:eastAsia="zh-CN"/>
          </w:rPr>
          <m:t>,</m:t>
        </m:r>
        <m:r>
          <w:rPr>
            <w:rFonts w:ascii="Cambria Math" w:eastAsia="SimSun" w:hAnsi="Cambria Math" w:cs="Cambria Math"/>
            <w:kern w:val="2"/>
            <w:lang w:eastAsia="zh-CN"/>
          </w:rPr>
          <m:t>⋅⋅⋅</m:t>
        </m:r>
        <m:sSub>
          <m:sSubPr>
            <m:ctrlPr>
              <w:rPr>
                <w:rFonts w:ascii="Cambria Math" w:eastAsia="SimSun" w:hAnsi="Cambria Math"/>
                <w:i/>
                <w:kern w:val="2"/>
                <w:lang w:eastAsia="zh-CN"/>
              </w:rPr>
            </m:ctrlPr>
          </m:sSubPr>
          <m:e>
            <m:r>
              <w:rPr>
                <w:rFonts w:ascii="Cambria Math" w:eastAsia="SimSun"/>
                <w:kern w:val="2"/>
                <w:lang w:eastAsia="zh-CN"/>
              </w:rPr>
              <m:t>θ</m:t>
            </m:r>
          </m:e>
          <m:sub>
            <m:r>
              <w:rPr>
                <w:rFonts w:ascii="Cambria Math" w:eastAsia="SimSun"/>
                <w:kern w:val="2"/>
                <w:lang w:eastAsia="zh-CN"/>
              </w:rPr>
              <m:t>n</m:t>
            </m:r>
          </m:sub>
        </m:sSub>
        <m:r>
          <w:rPr>
            <w:rFonts w:ascii="Cambria Math" w:eastAsia="SimSun"/>
            <w:kern w:val="2"/>
            <w:lang w:eastAsia="zh-CN"/>
          </w:rPr>
          <m:t>)</m:t>
        </m:r>
      </m:oMath>
      <w:r w:rsidRPr="000E329D">
        <w:rPr>
          <w:rFonts w:eastAsia="SimSun"/>
          <w:kern w:val="2"/>
          <w:vertAlign w:val="subscript"/>
          <w:lang w:eastAsia="zh-CN"/>
        </w:rPr>
        <w:t xml:space="preserve"> </w:t>
      </w:r>
      <w:r w:rsidRPr="000E329D">
        <w:rPr>
          <w:rFonts w:eastAsia="SimSun"/>
          <w:kern w:val="2"/>
          <w:lang w:eastAsia="zh-CN"/>
        </w:rPr>
        <w:t xml:space="preserve">can be estimated by minimizing its corresponding partial likelihood function. </w:t>
      </w:r>
      <w:r>
        <w:rPr>
          <w:rFonts w:eastAsia="SimSun"/>
          <w:kern w:val="2"/>
          <w:lang w:eastAsia="zh-CN"/>
        </w:rPr>
        <w:t>T</w:t>
      </w:r>
      <w:r w:rsidRPr="0046411F">
        <w:rPr>
          <w:rFonts w:eastAsia="SimSun"/>
          <w:kern w:val="2"/>
          <w:lang w:eastAsia="zh-CN"/>
        </w:rPr>
        <w:t>he partial likelihood is defined as</w:t>
      </w:r>
      <w:r>
        <w:rPr>
          <w:rFonts w:eastAsia="SimSun"/>
          <w:kern w:val="2"/>
          <w:lang w:eastAsia="zh-CN"/>
        </w:rPr>
        <w:t xml:space="preserve"> </w:t>
      </w:r>
      <w:r w:rsidRPr="0046411F">
        <w:rPr>
          <w:rFonts w:eastAsia="SimSun"/>
          <w:kern w:val="2"/>
          <w:lang w:eastAsia="zh-CN"/>
        </w:rPr>
        <w:t>follows:</w:t>
      </w:r>
    </w:p>
    <w:p w14:paraId="0AA253A9" w14:textId="724180E7" w:rsidR="00842B8E" w:rsidRDefault="009B60DD" w:rsidP="009B60DD">
      <w:pPr>
        <w:pStyle w:val="Text"/>
        <w:wordWrap w:val="0"/>
        <w:spacing w:line="240" w:lineRule="auto"/>
        <w:jc w:val="right"/>
        <w:rPr>
          <w:rFonts w:eastAsia="SimSun"/>
          <w:kern w:val="2"/>
          <w:lang w:eastAsia="zh-CN"/>
        </w:rPr>
      </w:pPr>
      <m:oMath>
        <m:r>
          <w:rPr>
            <w:rFonts w:ascii="Cambria Math" w:eastAsia="SimSun"/>
            <w:kern w:val="2"/>
            <w:sz w:val="18"/>
            <w:szCs w:val="18"/>
            <w:lang w:eastAsia="zh-CN"/>
          </w:rPr>
          <m:t>L(θ)=</m:t>
        </m:r>
        <m:nary>
          <m:naryPr>
            <m:chr m:val="∏"/>
            <m:supHide m:val="1"/>
            <m:ctrlPr>
              <w:rPr>
                <w:rFonts w:ascii="Cambria Math" w:eastAsia="SimSun" w:hAnsi="Cambria Math"/>
                <w:i/>
                <w:kern w:val="2"/>
                <w:sz w:val="18"/>
                <w:szCs w:val="18"/>
                <w:lang w:eastAsia="zh-CN"/>
              </w:rPr>
            </m:ctrlPr>
          </m:naryPr>
          <m:sub>
            <m:r>
              <w:rPr>
                <w:rFonts w:ascii="Cambria Math" w:eastAsia="SimSun"/>
                <w:kern w:val="2"/>
                <w:sz w:val="18"/>
                <w:szCs w:val="18"/>
                <w:lang w:eastAsia="zh-CN"/>
              </w:rPr>
              <m:t>i:</m:t>
            </m:r>
            <m:sSub>
              <m:sSubPr>
                <m:ctrlPr>
                  <w:rPr>
                    <w:rFonts w:ascii="Cambria Math" w:eastAsia="SimSun" w:hAnsi="Cambria Math"/>
                    <w:i/>
                    <w:kern w:val="2"/>
                    <w:sz w:val="18"/>
                    <w:szCs w:val="18"/>
                    <w:lang w:eastAsia="zh-CN"/>
                  </w:rPr>
                </m:ctrlPr>
              </m:sSubPr>
              <m:e>
                <m:r>
                  <w:rPr>
                    <w:rFonts w:ascii="Cambria Math" w:eastAsia="SimSun"/>
                    <w:kern w:val="2"/>
                    <w:sz w:val="18"/>
                    <w:szCs w:val="18"/>
                    <w:lang w:eastAsia="zh-CN"/>
                  </w:rPr>
                  <m:t>δ</m:t>
                </m:r>
              </m:e>
              <m:sub>
                <m:r>
                  <w:rPr>
                    <w:rFonts w:ascii="Cambria Math" w:eastAsia="SimSun"/>
                    <w:kern w:val="2"/>
                    <w:sz w:val="18"/>
                    <w:szCs w:val="18"/>
                    <w:lang w:eastAsia="zh-CN"/>
                  </w:rPr>
                  <m:t>i</m:t>
                </m:r>
              </m:sub>
            </m:sSub>
            <m:r>
              <w:rPr>
                <w:rFonts w:ascii="Cambria Math" w:eastAsia="SimSun"/>
                <w:kern w:val="2"/>
                <w:sz w:val="18"/>
                <w:szCs w:val="18"/>
                <w:lang w:eastAsia="zh-CN"/>
              </w:rPr>
              <m:t>=1</m:t>
            </m:r>
          </m:sub>
          <m:sup/>
          <m:e>
            <m:f>
              <m:fPr>
                <m:ctrlPr>
                  <w:rPr>
                    <w:rFonts w:ascii="Cambria Math" w:eastAsia="SimSun" w:hAnsi="Cambria Math"/>
                    <w:i/>
                    <w:kern w:val="2"/>
                    <w:sz w:val="18"/>
                    <w:szCs w:val="18"/>
                    <w:lang w:eastAsia="zh-CN"/>
                  </w:rPr>
                </m:ctrlPr>
              </m:fPr>
              <m:num>
                <m:m>
                  <m:mPr>
                    <m:mcs>
                      <m:mc>
                        <m:mcPr>
                          <m:count m:val="2"/>
                          <m:mcJc m:val="center"/>
                        </m:mcPr>
                      </m:mc>
                    </m:mcs>
                    <m:ctrlPr>
                      <w:rPr>
                        <w:rFonts w:ascii="Cambria Math" w:eastAsia="SimSun" w:hAnsi="Cambria Math"/>
                        <w:i/>
                        <w:kern w:val="2"/>
                        <w:sz w:val="18"/>
                        <w:szCs w:val="18"/>
                        <w:lang w:eastAsia="zh-CN"/>
                      </w:rPr>
                    </m:ctrlPr>
                  </m:mPr>
                  <m:mr>
                    <m:e/>
                    <m:e>
                      <m:func>
                        <m:funcPr>
                          <m:ctrlPr>
                            <w:rPr>
                              <w:rFonts w:ascii="Cambria Math" w:eastAsia="SimSun" w:hAnsi="Cambria Math"/>
                              <w:i/>
                              <w:kern w:val="2"/>
                              <w:sz w:val="18"/>
                              <w:szCs w:val="18"/>
                              <w:lang w:eastAsia="zh-CN"/>
                            </w:rPr>
                          </m:ctrlPr>
                        </m:funcPr>
                        <m:fName>
                          <m:r>
                            <w:rPr>
                              <w:rFonts w:ascii="Cambria Math" w:eastAsia="SimSun"/>
                              <w:kern w:val="2"/>
                              <w:sz w:val="18"/>
                              <w:szCs w:val="18"/>
                              <w:lang w:eastAsia="zh-CN"/>
                            </w:rPr>
                            <m:t>exp</m:t>
                          </m:r>
                        </m:fName>
                        <m:e>
                          <m:r>
                            <w:rPr>
                              <w:rFonts w:ascii="Cambria Math" w:eastAsia="SimSun"/>
                              <w:kern w:val="2"/>
                              <w:sz w:val="18"/>
                              <w:szCs w:val="18"/>
                              <w:lang w:eastAsia="zh-CN"/>
                            </w:rPr>
                            <m:t>(</m:t>
                          </m:r>
                        </m:e>
                      </m:func>
                      <m:r>
                        <w:rPr>
                          <w:rFonts w:ascii="Cambria Math" w:eastAsia="SimSun"/>
                          <w:kern w:val="2"/>
                          <w:sz w:val="18"/>
                          <w:szCs w:val="18"/>
                          <w:lang w:eastAsia="zh-CN"/>
                        </w:rPr>
                        <m:t>h</m:t>
                      </m:r>
                      <m:r>
                        <w:rPr>
                          <w:rFonts w:ascii="Cambria Math" w:eastAsia="SimSun"/>
                          <w:kern w:val="2"/>
                          <w:sz w:val="18"/>
                          <w:szCs w:val="18"/>
                          <w:lang w:eastAsia="zh-CN"/>
                        </w:rPr>
                        <m:t>(</m:t>
                      </m:r>
                      <m:sSub>
                        <m:sSubPr>
                          <m:ctrlPr>
                            <w:rPr>
                              <w:rFonts w:ascii="Cambria Math" w:eastAsia="SimSun" w:hAnsi="Cambria Math"/>
                              <w:i/>
                              <w:kern w:val="2"/>
                              <w:sz w:val="18"/>
                              <w:szCs w:val="18"/>
                              <w:lang w:eastAsia="zh-CN"/>
                            </w:rPr>
                          </m:ctrlPr>
                        </m:sSubPr>
                        <m:e>
                          <m:r>
                            <w:rPr>
                              <w:rFonts w:ascii="Cambria Math" w:eastAsia="SimSun"/>
                              <w:kern w:val="2"/>
                              <w:sz w:val="18"/>
                              <w:szCs w:val="18"/>
                              <w:lang w:eastAsia="zh-CN"/>
                            </w:rPr>
                            <m:t>t</m:t>
                          </m:r>
                        </m:e>
                        <m:sub>
                          <m:r>
                            <w:rPr>
                              <w:rFonts w:ascii="Cambria Math" w:eastAsia="SimSun"/>
                              <w:kern w:val="2"/>
                              <w:sz w:val="18"/>
                              <w:szCs w:val="18"/>
                              <w:lang w:eastAsia="zh-CN"/>
                            </w:rPr>
                            <m:t>i</m:t>
                          </m:r>
                        </m:sub>
                      </m:sSub>
                      <m:r>
                        <w:rPr>
                          <w:rFonts w:ascii="Cambria Math" w:eastAsia="SimSun"/>
                          <w:kern w:val="2"/>
                          <w:sz w:val="18"/>
                          <w:szCs w:val="18"/>
                          <w:lang w:eastAsia="zh-CN"/>
                        </w:rPr>
                        <m:t>|</m:t>
                      </m:r>
                      <m:sSub>
                        <m:sSubPr>
                          <m:ctrlPr>
                            <w:rPr>
                              <w:rFonts w:ascii="Cambria Math" w:eastAsia="SimSun" w:hAnsi="Cambria Math"/>
                              <w:i/>
                              <w:kern w:val="2"/>
                              <w:sz w:val="18"/>
                              <w:szCs w:val="18"/>
                              <w:lang w:eastAsia="zh-CN"/>
                            </w:rPr>
                          </m:ctrlPr>
                        </m:sSubPr>
                        <m:e>
                          <m:r>
                            <w:rPr>
                              <w:rFonts w:ascii="Cambria Math" w:eastAsia="SimSun"/>
                              <w:kern w:val="2"/>
                              <w:sz w:val="18"/>
                              <w:szCs w:val="18"/>
                              <w:lang w:eastAsia="zh-CN"/>
                            </w:rPr>
                            <m:t>x</m:t>
                          </m:r>
                        </m:e>
                        <m:sub>
                          <m:r>
                            <w:rPr>
                              <w:rFonts w:ascii="Cambria Math" w:eastAsia="SimSun"/>
                              <w:kern w:val="2"/>
                              <w:sz w:val="18"/>
                              <w:szCs w:val="18"/>
                              <w:lang w:eastAsia="zh-CN"/>
                            </w:rPr>
                            <m:t>i</m:t>
                          </m:r>
                        </m:sub>
                      </m:sSub>
                      <m:r>
                        <w:rPr>
                          <w:rFonts w:ascii="Cambria Math" w:eastAsia="SimSun"/>
                          <w:kern w:val="2"/>
                          <w:sz w:val="18"/>
                          <w:szCs w:val="18"/>
                          <w:lang w:eastAsia="zh-CN"/>
                        </w:rPr>
                        <m:t>))</m:t>
                      </m:r>
                    </m:e>
                  </m:mr>
                </m:m>
              </m:num>
              <m:den>
                <m:nary>
                  <m:naryPr>
                    <m:chr m:val="∑"/>
                    <m:supHide m:val="1"/>
                    <m:ctrlPr>
                      <w:rPr>
                        <w:rFonts w:ascii="Cambria Math" w:eastAsia="SimSun" w:hAnsi="Cambria Math"/>
                        <w:i/>
                        <w:kern w:val="2"/>
                        <w:sz w:val="18"/>
                        <w:szCs w:val="18"/>
                        <w:lang w:eastAsia="zh-CN"/>
                      </w:rPr>
                    </m:ctrlPr>
                  </m:naryPr>
                  <m:sub>
                    <m:r>
                      <w:rPr>
                        <w:rFonts w:ascii="Cambria Math" w:eastAsia="SimSun"/>
                        <w:kern w:val="2"/>
                        <w:sz w:val="18"/>
                        <w:szCs w:val="18"/>
                        <w:lang w:eastAsia="zh-CN"/>
                      </w:rPr>
                      <m:t>j</m:t>
                    </m:r>
                    <m:r>
                      <w:rPr>
                        <w:rFonts w:ascii="Cambria Math" w:eastAsia="SimSun" w:hAnsi="Cambria Math" w:cs="Cambria Math"/>
                        <w:kern w:val="2"/>
                        <w:sz w:val="18"/>
                        <w:szCs w:val="18"/>
                        <w:lang w:eastAsia="zh-CN"/>
                      </w:rPr>
                      <m:t>∈</m:t>
                    </m:r>
                    <m:r>
                      <w:rPr>
                        <w:rFonts w:ascii="Cambria Math" w:eastAsia="SimSun"/>
                        <w:kern w:val="2"/>
                        <w:sz w:val="18"/>
                        <w:szCs w:val="18"/>
                        <w:lang w:eastAsia="zh-CN"/>
                      </w:rPr>
                      <m:t>R(</m:t>
                    </m:r>
                    <m:sSub>
                      <m:sSubPr>
                        <m:ctrlPr>
                          <w:rPr>
                            <w:rFonts w:ascii="Cambria Math" w:eastAsia="SimSun" w:hAnsi="Cambria Math"/>
                            <w:i/>
                            <w:kern w:val="2"/>
                            <w:sz w:val="18"/>
                            <w:szCs w:val="18"/>
                            <w:lang w:eastAsia="zh-CN"/>
                          </w:rPr>
                        </m:ctrlPr>
                      </m:sSubPr>
                      <m:e>
                        <m:r>
                          <w:rPr>
                            <w:rFonts w:ascii="Cambria Math" w:eastAsia="SimSun"/>
                            <w:kern w:val="2"/>
                            <w:sz w:val="18"/>
                            <w:szCs w:val="18"/>
                            <w:lang w:eastAsia="zh-CN"/>
                          </w:rPr>
                          <m:t>t</m:t>
                        </m:r>
                      </m:e>
                      <m:sub>
                        <m:r>
                          <w:rPr>
                            <w:rFonts w:ascii="Cambria Math" w:eastAsia="SimSun"/>
                            <w:kern w:val="2"/>
                            <w:sz w:val="18"/>
                            <w:szCs w:val="18"/>
                            <w:lang w:eastAsia="zh-CN"/>
                          </w:rPr>
                          <m:t>i</m:t>
                        </m:r>
                      </m:sub>
                    </m:sSub>
                    <m:r>
                      <w:rPr>
                        <w:rFonts w:ascii="Cambria Math" w:eastAsia="SimSun"/>
                        <w:kern w:val="2"/>
                        <w:sz w:val="18"/>
                        <w:szCs w:val="18"/>
                        <w:lang w:eastAsia="zh-CN"/>
                      </w:rPr>
                      <m:t>)</m:t>
                    </m:r>
                  </m:sub>
                  <m:sup/>
                  <m:e>
                    <m:func>
                      <m:funcPr>
                        <m:ctrlPr>
                          <w:rPr>
                            <w:rFonts w:ascii="Cambria Math" w:eastAsia="SimSun" w:hAnsi="Cambria Math"/>
                            <w:i/>
                            <w:kern w:val="2"/>
                            <w:sz w:val="18"/>
                            <w:szCs w:val="18"/>
                            <w:lang w:eastAsia="zh-CN"/>
                          </w:rPr>
                        </m:ctrlPr>
                      </m:funcPr>
                      <m:fName>
                        <m:r>
                          <w:rPr>
                            <w:rFonts w:ascii="Cambria Math" w:eastAsia="SimSun"/>
                            <w:kern w:val="2"/>
                            <w:sz w:val="18"/>
                            <w:szCs w:val="18"/>
                            <w:lang w:eastAsia="zh-CN"/>
                          </w:rPr>
                          <m:t>exp</m:t>
                        </m:r>
                      </m:fName>
                      <m:e>
                        <m:r>
                          <w:rPr>
                            <w:rFonts w:ascii="Cambria Math" w:eastAsia="SimSun"/>
                            <w:kern w:val="2"/>
                            <w:sz w:val="18"/>
                            <w:szCs w:val="18"/>
                            <w:lang w:eastAsia="zh-CN"/>
                          </w:rPr>
                          <m:t>(</m:t>
                        </m:r>
                      </m:e>
                    </m:func>
                    <m:r>
                      <w:rPr>
                        <w:rFonts w:ascii="Cambria Math" w:eastAsia="SimSun"/>
                        <w:kern w:val="2"/>
                        <w:sz w:val="18"/>
                        <w:szCs w:val="18"/>
                        <w:lang w:eastAsia="zh-CN"/>
                      </w:rPr>
                      <m:t>h</m:t>
                    </m:r>
                    <m:r>
                      <w:rPr>
                        <w:rFonts w:ascii="Cambria Math" w:eastAsia="SimSun"/>
                        <w:kern w:val="2"/>
                        <w:sz w:val="18"/>
                        <w:szCs w:val="18"/>
                        <w:lang w:eastAsia="zh-CN"/>
                      </w:rPr>
                      <m:t>(</m:t>
                    </m:r>
                    <m:sSub>
                      <m:sSubPr>
                        <m:ctrlPr>
                          <w:rPr>
                            <w:rFonts w:ascii="Cambria Math" w:eastAsia="SimSun" w:hAnsi="Cambria Math"/>
                            <w:i/>
                            <w:kern w:val="2"/>
                            <w:sz w:val="18"/>
                            <w:szCs w:val="18"/>
                            <w:lang w:eastAsia="zh-CN"/>
                          </w:rPr>
                        </m:ctrlPr>
                      </m:sSubPr>
                      <m:e>
                        <m:r>
                          <w:rPr>
                            <w:rFonts w:ascii="Cambria Math" w:eastAsia="SimSun"/>
                            <w:kern w:val="2"/>
                            <w:sz w:val="18"/>
                            <w:szCs w:val="18"/>
                            <w:lang w:eastAsia="zh-CN"/>
                          </w:rPr>
                          <m:t>t</m:t>
                        </m:r>
                      </m:e>
                      <m:sub>
                        <m:r>
                          <w:rPr>
                            <w:rFonts w:ascii="Cambria Math" w:eastAsia="SimSun"/>
                            <w:kern w:val="2"/>
                            <w:sz w:val="18"/>
                            <w:szCs w:val="18"/>
                            <w:lang w:eastAsia="zh-CN"/>
                          </w:rPr>
                          <m:t>j</m:t>
                        </m:r>
                      </m:sub>
                    </m:sSub>
                    <m:r>
                      <w:rPr>
                        <w:rFonts w:ascii="Cambria Math" w:eastAsia="SimSun"/>
                        <w:kern w:val="2"/>
                        <w:sz w:val="18"/>
                        <w:szCs w:val="18"/>
                        <w:lang w:eastAsia="zh-CN"/>
                      </w:rPr>
                      <m:t>|</m:t>
                    </m:r>
                    <m:sSub>
                      <m:sSubPr>
                        <m:ctrlPr>
                          <w:rPr>
                            <w:rFonts w:ascii="Cambria Math" w:eastAsia="SimSun" w:hAnsi="Cambria Math"/>
                            <w:i/>
                            <w:kern w:val="2"/>
                            <w:sz w:val="18"/>
                            <w:szCs w:val="18"/>
                            <w:lang w:eastAsia="zh-CN"/>
                          </w:rPr>
                        </m:ctrlPr>
                      </m:sSubPr>
                      <m:e>
                        <m:r>
                          <w:rPr>
                            <w:rFonts w:ascii="Cambria Math" w:eastAsia="SimSun"/>
                            <w:kern w:val="2"/>
                            <w:sz w:val="18"/>
                            <w:szCs w:val="18"/>
                            <w:lang w:eastAsia="zh-CN"/>
                          </w:rPr>
                          <m:t>x</m:t>
                        </m:r>
                      </m:e>
                      <m:sub>
                        <m:r>
                          <w:rPr>
                            <w:rFonts w:ascii="Cambria Math" w:eastAsia="SimSun"/>
                            <w:kern w:val="2"/>
                            <w:sz w:val="18"/>
                            <w:szCs w:val="18"/>
                            <w:lang w:eastAsia="zh-CN"/>
                          </w:rPr>
                          <m:t>j</m:t>
                        </m:r>
                      </m:sub>
                    </m:sSub>
                    <m:r>
                      <w:rPr>
                        <w:rFonts w:ascii="Cambria Math" w:eastAsia="SimSun"/>
                        <w:kern w:val="2"/>
                        <w:sz w:val="18"/>
                        <w:szCs w:val="18"/>
                        <w:lang w:eastAsia="zh-CN"/>
                      </w:rPr>
                      <m:t>))</m:t>
                    </m:r>
                  </m:e>
                </m:nary>
              </m:den>
            </m:f>
          </m:e>
        </m:nary>
      </m:oMath>
      <w:r w:rsidR="00842B8E">
        <w:rPr>
          <w:rFonts w:eastAsia="SimSun"/>
          <w:kern w:val="2"/>
          <w:sz w:val="18"/>
          <w:szCs w:val="18"/>
          <w:lang w:eastAsia="zh-CN"/>
        </w:rPr>
        <w:t xml:space="preserve">    </w:t>
      </w:r>
      <w:r w:rsidR="00B91F1D">
        <w:rPr>
          <w:rFonts w:eastAsia="SimSun"/>
          <w:kern w:val="2"/>
          <w:sz w:val="18"/>
          <w:szCs w:val="18"/>
          <w:lang w:eastAsia="zh-CN"/>
        </w:rPr>
        <w:t xml:space="preserve">   </w:t>
      </w:r>
      <w:r w:rsidR="00A41F09">
        <w:rPr>
          <w:rFonts w:eastAsia="SimSun"/>
          <w:kern w:val="2"/>
          <w:sz w:val="18"/>
          <w:szCs w:val="18"/>
          <w:lang w:eastAsia="zh-CN"/>
        </w:rPr>
        <w:t xml:space="preserve">  </w:t>
      </w:r>
      <w:r w:rsidR="00B91F1D">
        <w:rPr>
          <w:rFonts w:eastAsia="SimSun"/>
          <w:kern w:val="2"/>
          <w:sz w:val="18"/>
          <w:szCs w:val="18"/>
          <w:lang w:eastAsia="zh-CN"/>
        </w:rPr>
        <w:t xml:space="preserve">               </w:t>
      </w:r>
      <w:r w:rsidR="00842B8E">
        <w:rPr>
          <w:rFonts w:eastAsia="SimSun"/>
          <w:kern w:val="2"/>
          <w:sz w:val="18"/>
          <w:szCs w:val="18"/>
          <w:lang w:eastAsia="zh-CN"/>
        </w:rPr>
        <w:t xml:space="preserve">              </w:t>
      </w:r>
      <w:r w:rsidR="00842B8E" w:rsidRPr="00356567">
        <w:rPr>
          <w:rFonts w:eastAsia="SimSun"/>
          <w:kern w:val="2"/>
          <w:lang w:eastAsia="zh-CN"/>
        </w:rPr>
        <w:t>(</w:t>
      </w:r>
      <w:r w:rsidR="00842B8E">
        <w:rPr>
          <w:rFonts w:eastAsia="SimSun"/>
          <w:kern w:val="2"/>
          <w:lang w:eastAsia="zh-CN"/>
        </w:rPr>
        <w:t>4</w:t>
      </w:r>
      <w:r w:rsidR="00842B8E" w:rsidRPr="00356567">
        <w:rPr>
          <w:rFonts w:eastAsia="SimSun"/>
          <w:kern w:val="2"/>
          <w:lang w:eastAsia="zh-CN"/>
        </w:rPr>
        <w:t>)</w:t>
      </w:r>
    </w:p>
    <w:p w14:paraId="107028EE" w14:textId="6C38AECE" w:rsidR="00842B8E" w:rsidRDefault="00842B8E" w:rsidP="009B60DD">
      <w:pPr>
        <w:pStyle w:val="Text"/>
        <w:rPr>
          <w:rFonts w:eastAsia="SimSun"/>
          <w:kern w:val="2"/>
          <w:lang w:eastAsia="zh-CN"/>
        </w:rPr>
      </w:pPr>
      <w:r>
        <w:rPr>
          <w:rFonts w:eastAsia="SimSun"/>
          <w:kern w:val="2"/>
          <w:lang w:eastAsia="zh-CN"/>
        </w:rPr>
        <w:t>W</w:t>
      </w:r>
      <w:r w:rsidRPr="00B4316E">
        <w:rPr>
          <w:rFonts w:eastAsia="SimSun"/>
          <w:kern w:val="2"/>
          <w:lang w:eastAsia="zh-CN"/>
        </w:rPr>
        <w:t xml:space="preserve">here </w:t>
      </w:r>
      <w:r w:rsidRPr="00E05511">
        <w:rPr>
          <w:rFonts w:eastAsia="SimSun"/>
          <w:i/>
          <w:kern w:val="2"/>
          <w:lang w:eastAsia="zh-CN"/>
        </w:rPr>
        <w:t>T</w:t>
      </w:r>
      <w:r>
        <w:rPr>
          <w:rFonts w:eastAsia="SimSun"/>
          <w:i/>
          <w:kern w:val="2"/>
          <w:vertAlign w:val="subscript"/>
          <w:lang w:eastAsia="zh-CN"/>
        </w:rPr>
        <w:t>i</w:t>
      </w:r>
      <w:r w:rsidRPr="00B4316E">
        <w:rPr>
          <w:rFonts w:eastAsia="SimSun"/>
          <w:kern w:val="2"/>
          <w:lang w:eastAsia="zh-CN"/>
        </w:rPr>
        <w:t xml:space="preserve"> denotes the </w:t>
      </w:r>
      <w:r>
        <w:rPr>
          <w:rFonts w:eastAsia="SimSun"/>
          <w:kern w:val="2"/>
          <w:lang w:eastAsia="zh-CN"/>
        </w:rPr>
        <w:t>event time</w:t>
      </w:r>
      <w:r w:rsidRPr="00B4316E">
        <w:rPr>
          <w:rFonts w:eastAsia="SimSun"/>
          <w:kern w:val="2"/>
          <w:lang w:eastAsia="zh-CN"/>
        </w:rPr>
        <w:t>,</w:t>
      </w:r>
      <w:r w:rsidRPr="007934C7">
        <w:rPr>
          <w:rFonts w:eastAsia="SimSun"/>
          <w:kern w:val="2"/>
          <w:lang w:eastAsia="zh-CN"/>
        </w:rPr>
        <w:t xml:space="preserve"> </w:t>
      </w:r>
      <m:oMath>
        <m:sSub>
          <m:sSubPr>
            <m:ctrlPr>
              <w:rPr>
                <w:rFonts w:ascii="Cambria Math" w:eastAsia="SimSun" w:hAnsi="Cambria Math"/>
                <w:i/>
                <w:kern w:val="2"/>
                <w:lang w:eastAsia="zh-CN"/>
              </w:rPr>
            </m:ctrlPr>
          </m:sSubPr>
          <m:e>
            <m:r>
              <w:rPr>
                <w:rFonts w:ascii="Cambria Math" w:eastAsia="SimSun" w:hAnsi="Cambria Math"/>
                <w:kern w:val="2"/>
                <w:lang w:eastAsia="zh-CN"/>
              </w:rPr>
              <m:t>δ</m:t>
            </m:r>
          </m:e>
          <m:sub>
            <m:r>
              <w:rPr>
                <w:rFonts w:ascii="Cambria Math" w:eastAsia="SimSun" w:hAnsi="Cambria Math"/>
                <w:kern w:val="2"/>
                <w:lang w:eastAsia="zh-CN"/>
              </w:rPr>
              <m:t>i</m:t>
            </m:r>
          </m:sub>
        </m:sSub>
      </m:oMath>
      <w:r w:rsidRPr="00B4316E">
        <w:rPr>
          <w:rFonts w:eastAsia="SimSun"/>
          <w:kern w:val="2"/>
          <w:lang w:eastAsia="zh-CN"/>
        </w:rPr>
        <w:t xml:space="preserve"> </w:t>
      </w:r>
      <w:r w:rsidRPr="005E5CA3">
        <w:rPr>
          <w:rFonts w:eastAsia="SimSun"/>
          <w:kern w:val="2"/>
          <w:lang w:eastAsia="zh-CN"/>
        </w:rPr>
        <w:t>is a binary value indicating</w:t>
      </w:r>
      <w:r>
        <w:rPr>
          <w:rFonts w:eastAsia="SimSun"/>
          <w:kern w:val="2"/>
          <w:lang w:eastAsia="zh-CN"/>
        </w:rPr>
        <w:t xml:space="preserve"> </w:t>
      </w:r>
      <w:r w:rsidRPr="005E5CA3">
        <w:rPr>
          <w:rFonts w:eastAsia="SimSun"/>
          <w:kern w:val="2"/>
          <w:lang w:eastAsia="zh-CN"/>
        </w:rPr>
        <w:t>whether the event happened or not</w:t>
      </w:r>
      <w:r>
        <w:rPr>
          <w:rFonts w:eastAsia="SimSun"/>
          <w:kern w:val="2"/>
          <w:lang w:eastAsia="zh-CN"/>
        </w:rPr>
        <w:t>,</w:t>
      </w:r>
      <w:r w:rsidRPr="005E5CA3">
        <w:rPr>
          <w:rFonts w:eastAsia="SimSun"/>
          <w:kern w:val="2"/>
          <w:lang w:eastAsia="zh-CN"/>
        </w:rPr>
        <w:t xml:space="preserve"> and</w:t>
      </w:r>
      <m:oMath>
        <m:r>
          <w:rPr>
            <w:rFonts w:ascii="Cambria Math" w:eastAsia="SimSun"/>
            <w:kern w:val="2"/>
            <w:lang w:eastAsia="zh-CN"/>
          </w:rPr>
          <m:t>R(</m:t>
        </m:r>
        <m:sSub>
          <m:sSubPr>
            <m:ctrlPr>
              <w:rPr>
                <w:rFonts w:ascii="Cambria Math" w:eastAsia="SimSun" w:hAnsi="Cambria Math"/>
                <w:i/>
                <w:kern w:val="2"/>
                <w:lang w:eastAsia="zh-CN"/>
              </w:rPr>
            </m:ctrlPr>
          </m:sSubPr>
          <m:e>
            <m:r>
              <w:rPr>
                <w:rFonts w:ascii="Cambria Math" w:eastAsia="SimSun"/>
                <w:kern w:val="2"/>
                <w:lang w:eastAsia="zh-CN"/>
              </w:rPr>
              <m:t>t</m:t>
            </m:r>
          </m:e>
          <m:sub>
            <m:r>
              <w:rPr>
                <w:rFonts w:ascii="Cambria Math" w:eastAsia="SimSun"/>
                <w:kern w:val="2"/>
                <w:lang w:eastAsia="zh-CN"/>
              </w:rPr>
              <m:t>i</m:t>
            </m:r>
          </m:sub>
        </m:sSub>
        <m:r>
          <w:rPr>
            <w:rFonts w:ascii="Cambria Math" w:eastAsia="SimSun"/>
            <w:kern w:val="2"/>
            <w:lang w:eastAsia="zh-CN"/>
          </w:rPr>
          <m:t>)</m:t>
        </m:r>
      </m:oMath>
      <w:r w:rsidR="009B60DD" w:rsidRPr="00EB3253">
        <w:rPr>
          <w:rFonts w:eastAsia="SimSun"/>
          <w:kern w:val="2"/>
          <w:lang w:eastAsia="zh-CN"/>
        </w:rPr>
        <w:t xml:space="preserve"> </w:t>
      </w:r>
      <w:r w:rsidRPr="00EB3253">
        <w:rPr>
          <w:rFonts w:eastAsia="SimSun"/>
          <w:kern w:val="2"/>
          <w:lang w:eastAsia="zh-CN"/>
        </w:rPr>
        <w:t>denote</w:t>
      </w:r>
      <w:r>
        <w:rPr>
          <w:rFonts w:eastAsia="SimSun"/>
          <w:kern w:val="2"/>
          <w:lang w:eastAsia="zh-CN"/>
        </w:rPr>
        <w:t>s</w:t>
      </w:r>
      <w:r w:rsidRPr="00B4316E">
        <w:rPr>
          <w:rFonts w:eastAsia="SimSun"/>
          <w:kern w:val="2"/>
          <w:lang w:eastAsia="zh-CN"/>
        </w:rPr>
        <w:t xml:space="preserve"> </w:t>
      </w:r>
      <w:r w:rsidRPr="004B071E">
        <w:rPr>
          <w:rFonts w:eastAsia="SimSun"/>
          <w:kern w:val="2"/>
          <w:lang w:eastAsia="zh-CN"/>
        </w:rPr>
        <w:t>the set of all individuals</w:t>
      </w:r>
      <w:r>
        <w:rPr>
          <w:rFonts w:eastAsia="SimSun"/>
          <w:kern w:val="2"/>
          <w:lang w:eastAsia="zh-CN"/>
        </w:rPr>
        <w:t xml:space="preserve"> </w:t>
      </w:r>
      <w:r w:rsidRPr="004B071E">
        <w:rPr>
          <w:rFonts w:eastAsia="SimSun"/>
          <w:kern w:val="2"/>
          <w:lang w:eastAsia="zh-CN"/>
        </w:rPr>
        <w:t>at risk</w:t>
      </w:r>
      <w:r w:rsidRPr="00B4316E">
        <w:rPr>
          <w:rFonts w:eastAsia="SimSun"/>
          <w:kern w:val="2"/>
          <w:lang w:eastAsia="zh-CN"/>
        </w:rPr>
        <w:t xml:space="preserve"> at time</w:t>
      </w:r>
      <m:oMath>
        <m:sSub>
          <m:sSubPr>
            <m:ctrlPr>
              <w:rPr>
                <w:rFonts w:ascii="Cambria Math" w:eastAsia="SimSun" w:hAnsi="Cambria Math"/>
                <w:i/>
                <w:kern w:val="2"/>
                <w:lang w:eastAsia="zh-CN"/>
              </w:rPr>
            </m:ctrlPr>
          </m:sSubPr>
          <m:e>
            <m:r>
              <w:rPr>
                <w:rFonts w:ascii="Cambria Math" w:eastAsia="SimSun" w:hAnsi="Cambria Math"/>
                <w:kern w:val="2"/>
                <w:lang w:eastAsia="zh-CN"/>
              </w:rPr>
              <m:t>t</m:t>
            </m:r>
          </m:e>
          <m:sub>
            <m:r>
              <w:rPr>
                <w:rFonts w:ascii="Cambria Math" w:eastAsia="SimSun" w:hAnsi="Cambria Math"/>
                <w:kern w:val="2"/>
                <w:lang w:eastAsia="zh-CN"/>
              </w:rPr>
              <m:t>i</m:t>
            </m:r>
          </m:sub>
        </m:sSub>
      </m:oMath>
      <w:r w:rsidRPr="00B4316E">
        <w:rPr>
          <w:rFonts w:eastAsia="SimSun"/>
          <w:kern w:val="2"/>
          <w:lang w:eastAsia="zh-CN"/>
        </w:rPr>
        <w:t xml:space="preserve">, which represents the set of patients that are still </w:t>
      </w:r>
      <w:r>
        <w:rPr>
          <w:rFonts w:eastAsia="SimSun"/>
          <w:kern w:val="2"/>
          <w:lang w:eastAsia="zh-CN"/>
        </w:rPr>
        <w:t>at</w:t>
      </w:r>
      <w:r w:rsidRPr="00B4316E">
        <w:rPr>
          <w:rFonts w:eastAsia="SimSun"/>
          <w:kern w:val="2"/>
          <w:lang w:eastAsia="zh-CN"/>
        </w:rPr>
        <w:t xml:space="preserve"> risk before time</w:t>
      </w:r>
      <m:oMath>
        <m:sSub>
          <m:sSubPr>
            <m:ctrlPr>
              <w:rPr>
                <w:rFonts w:ascii="Cambria Math" w:eastAsia="SimSun" w:hAnsi="Cambria Math"/>
                <w:i/>
                <w:kern w:val="2"/>
                <w:lang w:eastAsia="zh-CN"/>
              </w:rPr>
            </m:ctrlPr>
          </m:sSubPr>
          <m:e>
            <m:r>
              <w:rPr>
                <w:rFonts w:ascii="Cambria Math" w:eastAsia="SimSun"/>
                <w:kern w:val="2"/>
                <w:lang w:eastAsia="zh-CN"/>
              </w:rPr>
              <m:t>t</m:t>
            </m:r>
          </m:e>
          <m:sub>
            <m:r>
              <w:rPr>
                <w:rFonts w:ascii="Cambria Math" w:eastAsia="SimSun"/>
                <w:kern w:val="2"/>
                <w:lang w:eastAsia="zh-CN"/>
              </w:rPr>
              <m:t>i</m:t>
            </m:r>
          </m:sub>
        </m:sSub>
      </m:oMath>
      <w:r w:rsidRPr="00B4316E">
        <w:rPr>
          <w:rFonts w:eastAsia="SimSun"/>
          <w:kern w:val="2"/>
          <w:lang w:eastAsia="zh-CN"/>
        </w:rPr>
        <w:t>.</w:t>
      </w:r>
      <w:r>
        <w:rPr>
          <w:rFonts w:eastAsia="SimSun"/>
          <w:kern w:val="2"/>
          <w:lang w:eastAsia="zh-CN"/>
        </w:rPr>
        <w:t xml:space="preserve"> Therefore, t</w:t>
      </w:r>
      <w:r w:rsidRPr="0046411F">
        <w:rPr>
          <w:rFonts w:eastAsia="SimSun"/>
          <w:kern w:val="2"/>
          <w:lang w:eastAsia="zh-CN"/>
        </w:rPr>
        <w:t>he coefficient vector can be learned</w:t>
      </w:r>
      <w:r>
        <w:rPr>
          <w:rFonts w:eastAsia="SimSun"/>
          <w:kern w:val="2"/>
          <w:lang w:eastAsia="zh-CN"/>
        </w:rPr>
        <w:t xml:space="preserve"> </w:t>
      </w:r>
      <w:r w:rsidRPr="0046411F">
        <w:rPr>
          <w:rFonts w:eastAsia="SimSun"/>
          <w:kern w:val="2"/>
          <w:lang w:eastAsia="zh-CN"/>
        </w:rPr>
        <w:t xml:space="preserve">via minimizing the </w:t>
      </w:r>
      <w:r>
        <w:rPr>
          <w:rFonts w:eastAsia="SimSun"/>
          <w:kern w:val="2"/>
          <w:lang w:eastAsia="zh-CN"/>
        </w:rPr>
        <w:t xml:space="preserve">negative partial log-likelihood </w:t>
      </w:r>
      <w:r w:rsidRPr="000E329D">
        <w:rPr>
          <w:rFonts w:eastAsia="SimSun"/>
          <w:kern w:val="2"/>
          <w:lang w:eastAsia="zh-CN"/>
        </w:rPr>
        <w:t>function of the Cox model</w:t>
      </w:r>
      <w:r>
        <w:rPr>
          <w:rFonts w:eastAsia="SimSun"/>
          <w:kern w:val="2"/>
          <w:lang w:eastAsia="zh-CN"/>
        </w:rPr>
        <w:t>, which</w:t>
      </w:r>
      <w:r w:rsidRPr="000E329D">
        <w:rPr>
          <w:rFonts w:eastAsia="SimSun"/>
          <w:kern w:val="2"/>
          <w:lang w:eastAsia="zh-CN"/>
        </w:rPr>
        <w:t xml:space="preserve"> is defined as following </w:t>
      </w:r>
      <w:r w:rsidRPr="000E329D">
        <w:rPr>
          <w:rFonts w:eastAsia="SimSun"/>
          <w:kern w:val="2"/>
          <w:lang w:eastAsia="zh-CN"/>
        </w:rPr>
        <w:fldChar w:fldCharType="begin"/>
      </w:r>
      <w:r w:rsidR="001D15D6">
        <w:rPr>
          <w:rFonts w:eastAsia="SimSun"/>
          <w:kern w:val="2"/>
          <w:lang w:eastAsia="zh-CN"/>
        </w:rPr>
        <w:instrText xml:space="preserve"> ADDIN EN.CITE &lt;EndNote&gt;&lt;Cite&gt;&lt;Author&gt;Sy&lt;/Author&gt;&lt;Year&gt;2000&lt;/Year&gt;&lt;RecNum&gt;16&lt;/RecNum&gt;&lt;DisplayText&gt;(Sy and Taylor, 2000)&lt;/DisplayText&gt;&lt;record&gt;&lt;rec-number&gt;16&lt;/rec-number&gt;&lt;foreign-keys&gt;&lt;key app="EN" db-id="wvsws5vr9adxabeftfipdvt4d9s5dw22fv2a"&gt;16&lt;/key&gt;&lt;/foreign-keys&gt;&lt;ref-type name="Journal Article"&gt;17&lt;/ref-type&gt;&lt;contributors&gt;&lt;authors&gt;&lt;author&gt;Sy, Judy P&lt;/author&gt;&lt;author&gt;Taylor, Jeremy MG&lt;/author&gt;&lt;/authors&gt;&lt;/contributors&gt;&lt;titles&gt;&lt;title&gt;Estimation in a Cox proportional hazards cure model&lt;/title&gt;&lt;secondary-title&gt;Biometrics&lt;/secondary-title&gt;&lt;/titles&gt;&lt;periodical&gt;&lt;full-title&gt;Biometrics&lt;/full-title&gt;&lt;/periodical&gt;&lt;pages&gt;227-236&lt;/pages&gt;&lt;volume&gt;56&lt;/volume&gt;&lt;number&gt;1&lt;/number&gt;&lt;dates&gt;&lt;year&gt;2000&lt;/year&gt;&lt;/dates&gt;&lt;isbn&gt;0006-341X&lt;/isbn&gt;&lt;urls&gt;&lt;/urls&gt;&lt;/record&gt;&lt;/Cite&gt;&lt;/EndNote&gt;</w:instrText>
      </w:r>
      <w:r w:rsidRPr="000E329D">
        <w:rPr>
          <w:rFonts w:eastAsia="SimSun"/>
          <w:kern w:val="2"/>
          <w:lang w:eastAsia="zh-CN"/>
        </w:rPr>
        <w:fldChar w:fldCharType="separate"/>
      </w:r>
      <w:r w:rsidR="001D15D6">
        <w:rPr>
          <w:rFonts w:eastAsia="SimSun"/>
          <w:noProof/>
          <w:kern w:val="2"/>
          <w:lang w:eastAsia="zh-CN"/>
        </w:rPr>
        <w:t>(</w:t>
      </w:r>
      <w:hyperlink w:anchor="_ENREF_27" w:tooltip="Sy, 2000 #16" w:history="1">
        <w:r w:rsidR="00B85B03">
          <w:rPr>
            <w:rFonts w:eastAsia="SimSun"/>
            <w:noProof/>
            <w:kern w:val="2"/>
            <w:lang w:eastAsia="zh-CN"/>
          </w:rPr>
          <w:t>Sy and Taylor, 2000</w:t>
        </w:r>
      </w:hyperlink>
      <w:r w:rsidR="001D15D6">
        <w:rPr>
          <w:rFonts w:eastAsia="SimSun"/>
          <w:noProof/>
          <w:kern w:val="2"/>
          <w:lang w:eastAsia="zh-CN"/>
        </w:rPr>
        <w:t>)</w:t>
      </w:r>
      <w:r w:rsidRPr="000E329D">
        <w:rPr>
          <w:rFonts w:eastAsia="SimSun"/>
          <w:kern w:val="2"/>
          <w:lang w:eastAsia="zh-CN"/>
        </w:rPr>
        <w:fldChar w:fldCharType="end"/>
      </w:r>
      <w:r w:rsidRPr="000E329D">
        <w:rPr>
          <w:rFonts w:eastAsia="SimSun"/>
          <w:kern w:val="2"/>
          <w:lang w:eastAsia="zh-CN"/>
        </w:rPr>
        <w:t>:</w:t>
      </w:r>
    </w:p>
    <w:p w14:paraId="39DEDE38" w14:textId="424BFF10" w:rsidR="00842B8E" w:rsidRPr="00356567" w:rsidRDefault="000D4275" w:rsidP="009B60DD">
      <w:pPr>
        <w:wordWrap w:val="0"/>
        <w:spacing w:beforeLines="50" w:before="120" w:afterLines="50" w:after="120" w:line="240" w:lineRule="auto"/>
        <w:ind w:right="91" w:firstLineChars="150" w:firstLine="270"/>
        <w:jc w:val="right"/>
        <w:rPr>
          <w:rFonts w:eastAsia="SimSun"/>
          <w:kern w:val="2"/>
          <w:lang w:eastAsia="zh-CN"/>
        </w:rPr>
      </w:pPr>
      <m:oMath>
        <m:sSub>
          <m:sSubPr>
            <m:ctrlPr>
              <w:rPr>
                <w:rFonts w:ascii="Cambria Math" w:eastAsia="SimSun" w:hAnsi="Cambria Math"/>
                <w:i/>
                <w:kern w:val="2"/>
                <w:sz w:val="18"/>
                <w:szCs w:val="18"/>
                <w:lang w:eastAsia="zh-CN"/>
              </w:rPr>
            </m:ctrlPr>
          </m:sSubPr>
          <m:e>
            <m:r>
              <w:rPr>
                <w:rFonts w:ascii="Cambria Math" w:eastAsia="SimSun"/>
                <w:kern w:val="2"/>
                <w:sz w:val="18"/>
                <w:szCs w:val="18"/>
                <w:lang w:eastAsia="zh-CN"/>
              </w:rPr>
              <m:t>L</m:t>
            </m:r>
          </m:e>
          <m:sub>
            <m:r>
              <w:rPr>
                <w:rFonts w:ascii="Cambria Math" w:eastAsia="SimSun"/>
                <w:kern w:val="2"/>
                <w:sz w:val="18"/>
                <w:szCs w:val="18"/>
                <w:lang w:eastAsia="zh-CN"/>
              </w:rPr>
              <m:t>Z</m:t>
            </m:r>
          </m:sub>
        </m:sSub>
        <m:r>
          <w:rPr>
            <w:rFonts w:ascii="Cambria Math" w:eastAsia="SimSun"/>
            <w:kern w:val="2"/>
            <w:sz w:val="18"/>
            <w:szCs w:val="18"/>
            <w:lang w:eastAsia="zh-CN"/>
          </w:rPr>
          <m:t>(θ)=</m:t>
        </m:r>
        <m:r>
          <w:rPr>
            <w:rFonts w:ascii="Cambria Math" w:eastAsia="SimSun"/>
            <w:kern w:val="2"/>
            <w:sz w:val="18"/>
            <w:szCs w:val="18"/>
            <w:lang w:eastAsia="zh-CN"/>
          </w:rPr>
          <m:t>-</m:t>
        </m:r>
        <m:nary>
          <m:naryPr>
            <m:chr m:val="∑"/>
            <m:ctrlPr>
              <w:rPr>
                <w:rFonts w:ascii="Cambria Math" w:eastAsia="SimSun" w:hAnsi="Cambria Math"/>
                <w:i/>
                <w:kern w:val="2"/>
                <w:sz w:val="18"/>
                <w:szCs w:val="18"/>
                <w:lang w:eastAsia="zh-CN"/>
              </w:rPr>
            </m:ctrlPr>
          </m:naryPr>
          <m:sub>
            <m:r>
              <w:rPr>
                <w:rFonts w:ascii="Cambria Math" w:eastAsia="SimSun"/>
                <w:kern w:val="2"/>
                <w:sz w:val="18"/>
                <w:szCs w:val="18"/>
                <w:lang w:eastAsia="zh-CN"/>
              </w:rPr>
              <m:t>i=1</m:t>
            </m:r>
          </m:sub>
          <m:sup>
            <m:r>
              <w:rPr>
                <w:rFonts w:ascii="Cambria Math" w:eastAsia="SimSun"/>
                <w:kern w:val="2"/>
                <w:sz w:val="18"/>
                <w:szCs w:val="18"/>
                <w:lang w:eastAsia="zh-CN"/>
              </w:rPr>
              <m:t>n</m:t>
            </m:r>
          </m:sup>
          <m:e>
            <m:sSub>
              <m:sSubPr>
                <m:ctrlPr>
                  <w:rPr>
                    <w:rFonts w:ascii="Cambria Math" w:eastAsia="SimSun" w:hAnsi="Cambria Math"/>
                    <w:i/>
                    <w:kern w:val="2"/>
                    <w:sz w:val="18"/>
                    <w:szCs w:val="18"/>
                    <w:lang w:eastAsia="zh-CN"/>
                  </w:rPr>
                </m:ctrlPr>
              </m:sSubPr>
              <m:e>
                <m:r>
                  <w:rPr>
                    <w:rFonts w:ascii="Cambria Math" w:eastAsia="SimSun"/>
                    <w:kern w:val="2"/>
                    <w:sz w:val="18"/>
                    <w:szCs w:val="18"/>
                    <w:lang w:eastAsia="zh-CN"/>
                  </w:rPr>
                  <m:t>δ</m:t>
                </m:r>
              </m:e>
              <m:sub>
                <m:r>
                  <w:rPr>
                    <w:rFonts w:ascii="Cambria Math" w:eastAsia="SimSun"/>
                    <w:kern w:val="2"/>
                    <w:sz w:val="18"/>
                    <w:szCs w:val="18"/>
                    <w:lang w:eastAsia="zh-CN"/>
                  </w:rPr>
                  <m:t>i</m:t>
                </m:r>
              </m:sub>
            </m:sSub>
          </m:e>
        </m:nary>
        <m:d>
          <m:dPr>
            <m:ctrlPr>
              <w:rPr>
                <w:rFonts w:ascii="Cambria Math" w:eastAsia="SimSun" w:hAnsi="Cambria Math"/>
                <w:i/>
                <w:kern w:val="2"/>
                <w:sz w:val="18"/>
                <w:szCs w:val="18"/>
                <w:lang w:eastAsia="zh-CN"/>
              </w:rPr>
            </m:ctrlPr>
          </m:dPr>
          <m:e>
            <m:sSup>
              <m:sSupPr>
                <m:ctrlPr>
                  <w:rPr>
                    <w:rFonts w:ascii="Cambria Math" w:eastAsia="SimSun" w:hAnsi="Cambria Math"/>
                    <w:i/>
                    <w:kern w:val="2"/>
                    <w:sz w:val="18"/>
                    <w:szCs w:val="18"/>
                    <w:lang w:eastAsia="zh-CN"/>
                  </w:rPr>
                </m:ctrlPr>
              </m:sSupPr>
              <m:e>
                <m:r>
                  <w:rPr>
                    <w:rFonts w:ascii="Cambria Math" w:eastAsia="SimSun"/>
                    <w:kern w:val="2"/>
                    <w:sz w:val="18"/>
                    <w:szCs w:val="18"/>
                    <w:lang w:eastAsia="zh-CN"/>
                  </w:rPr>
                  <m:t>θ</m:t>
                </m:r>
              </m:e>
              <m:sup>
                <m:r>
                  <w:rPr>
                    <w:rFonts w:ascii="Cambria Math" w:eastAsia="SimSun"/>
                    <w:kern w:val="2"/>
                    <w:sz w:val="18"/>
                    <w:szCs w:val="18"/>
                    <w:lang w:eastAsia="zh-CN"/>
                  </w:rPr>
                  <m:t>T</m:t>
                </m:r>
              </m:sup>
            </m:sSup>
            <m:sSub>
              <m:sSubPr>
                <m:ctrlPr>
                  <w:rPr>
                    <w:rFonts w:ascii="Cambria Math" w:eastAsia="SimSun" w:hAnsi="Cambria Math"/>
                    <w:i/>
                    <w:kern w:val="2"/>
                    <w:sz w:val="18"/>
                    <w:szCs w:val="18"/>
                    <w:lang w:eastAsia="zh-CN"/>
                  </w:rPr>
                </m:ctrlPr>
              </m:sSubPr>
              <m:e>
                <m:r>
                  <w:rPr>
                    <w:rFonts w:ascii="Cambria Math" w:eastAsia="SimSun"/>
                    <w:kern w:val="2"/>
                    <w:sz w:val="18"/>
                    <w:szCs w:val="18"/>
                    <w:lang w:eastAsia="zh-CN"/>
                  </w:rPr>
                  <m:t>x</m:t>
                </m:r>
              </m:e>
              <m:sub>
                <m:r>
                  <w:rPr>
                    <w:rFonts w:ascii="Cambria Math" w:eastAsia="SimSun"/>
                    <w:kern w:val="2"/>
                    <w:sz w:val="18"/>
                    <w:szCs w:val="18"/>
                    <w:lang w:eastAsia="zh-CN"/>
                  </w:rPr>
                  <m:t>i</m:t>
                </m:r>
              </m:sub>
            </m:sSub>
            <m:r>
              <w:rPr>
                <w:rFonts w:ascii="Cambria Math" w:eastAsia="SimSun"/>
                <w:kern w:val="2"/>
                <w:sz w:val="18"/>
                <w:szCs w:val="18"/>
                <w:lang w:eastAsia="zh-CN"/>
              </w:rPr>
              <m:t>-</m:t>
            </m:r>
            <m:func>
              <m:funcPr>
                <m:ctrlPr>
                  <w:rPr>
                    <w:rFonts w:ascii="Cambria Math" w:eastAsia="SimSun" w:hAnsi="Cambria Math"/>
                    <w:i/>
                    <w:kern w:val="2"/>
                    <w:sz w:val="18"/>
                    <w:szCs w:val="18"/>
                    <w:lang w:eastAsia="zh-CN"/>
                  </w:rPr>
                </m:ctrlPr>
              </m:funcPr>
              <m:fName>
                <m:r>
                  <w:rPr>
                    <w:rFonts w:ascii="Cambria Math" w:eastAsia="SimSun"/>
                    <w:kern w:val="2"/>
                    <w:sz w:val="18"/>
                    <w:szCs w:val="18"/>
                    <w:lang w:eastAsia="zh-CN"/>
                  </w:rPr>
                  <m:t>log</m:t>
                </m:r>
              </m:fName>
              <m:e>
                <m:nary>
                  <m:naryPr>
                    <m:chr m:val="∑"/>
                    <m:supHide m:val="1"/>
                    <m:ctrlPr>
                      <w:rPr>
                        <w:rFonts w:ascii="Cambria Math" w:eastAsia="SimSun" w:hAnsi="Cambria Math"/>
                        <w:i/>
                        <w:kern w:val="2"/>
                        <w:sz w:val="18"/>
                        <w:szCs w:val="18"/>
                        <w:lang w:eastAsia="zh-CN"/>
                      </w:rPr>
                    </m:ctrlPr>
                  </m:naryPr>
                  <m:sub>
                    <m:r>
                      <w:rPr>
                        <w:rFonts w:ascii="Cambria Math" w:eastAsia="SimSun"/>
                        <w:kern w:val="2"/>
                        <w:sz w:val="18"/>
                        <w:szCs w:val="18"/>
                        <w:lang w:eastAsia="zh-CN"/>
                      </w:rPr>
                      <m:t>j</m:t>
                    </m:r>
                    <m:r>
                      <w:rPr>
                        <w:rFonts w:ascii="Cambria Math" w:eastAsia="SimSun" w:hAnsi="Cambria Math" w:cs="Cambria Math"/>
                        <w:kern w:val="2"/>
                        <w:sz w:val="18"/>
                        <w:szCs w:val="18"/>
                        <w:lang w:eastAsia="zh-CN"/>
                      </w:rPr>
                      <m:t>∈</m:t>
                    </m:r>
                    <m:r>
                      <w:rPr>
                        <w:rFonts w:ascii="Cambria Math" w:eastAsia="SimSun"/>
                        <w:kern w:val="2"/>
                        <w:sz w:val="18"/>
                        <w:szCs w:val="18"/>
                        <w:lang w:eastAsia="zh-CN"/>
                      </w:rPr>
                      <m:t>R(</m:t>
                    </m:r>
                    <m:sSub>
                      <m:sSubPr>
                        <m:ctrlPr>
                          <w:rPr>
                            <w:rFonts w:ascii="Cambria Math" w:eastAsia="SimSun" w:hAnsi="Cambria Math"/>
                            <w:i/>
                            <w:kern w:val="2"/>
                            <w:sz w:val="18"/>
                            <w:szCs w:val="18"/>
                            <w:lang w:eastAsia="zh-CN"/>
                          </w:rPr>
                        </m:ctrlPr>
                      </m:sSubPr>
                      <m:e>
                        <m:r>
                          <w:rPr>
                            <w:rFonts w:ascii="Cambria Math" w:eastAsia="SimSun"/>
                            <w:kern w:val="2"/>
                            <w:sz w:val="18"/>
                            <w:szCs w:val="18"/>
                            <w:lang w:eastAsia="zh-CN"/>
                          </w:rPr>
                          <m:t>t</m:t>
                        </m:r>
                      </m:e>
                      <m:sub>
                        <m:r>
                          <w:rPr>
                            <w:rFonts w:ascii="Cambria Math" w:eastAsia="SimSun"/>
                            <w:kern w:val="2"/>
                            <w:sz w:val="18"/>
                            <w:szCs w:val="18"/>
                            <w:lang w:eastAsia="zh-CN"/>
                          </w:rPr>
                          <m:t>i</m:t>
                        </m:r>
                      </m:sub>
                    </m:sSub>
                    <m:r>
                      <w:rPr>
                        <w:rFonts w:ascii="Cambria Math" w:eastAsia="SimSun"/>
                        <w:kern w:val="2"/>
                        <w:sz w:val="18"/>
                        <w:szCs w:val="18"/>
                        <w:lang w:eastAsia="zh-CN"/>
                      </w:rPr>
                      <m:t>)</m:t>
                    </m:r>
                  </m:sub>
                  <m:sup/>
                  <m:e>
                    <m:func>
                      <m:funcPr>
                        <m:ctrlPr>
                          <w:rPr>
                            <w:rFonts w:ascii="Cambria Math" w:eastAsia="SimSun" w:hAnsi="Cambria Math"/>
                            <w:i/>
                            <w:kern w:val="2"/>
                            <w:sz w:val="18"/>
                            <w:szCs w:val="18"/>
                            <w:lang w:eastAsia="zh-CN"/>
                          </w:rPr>
                        </m:ctrlPr>
                      </m:funcPr>
                      <m:fName>
                        <m:r>
                          <w:rPr>
                            <w:rFonts w:ascii="Cambria Math" w:eastAsia="SimSun"/>
                            <w:kern w:val="2"/>
                            <w:sz w:val="18"/>
                            <w:szCs w:val="18"/>
                            <w:lang w:eastAsia="zh-CN"/>
                          </w:rPr>
                          <m:t>exp</m:t>
                        </m:r>
                      </m:fName>
                      <m:e>
                        <m:r>
                          <w:rPr>
                            <w:rFonts w:ascii="Cambria Math" w:eastAsia="SimSun"/>
                            <w:kern w:val="2"/>
                            <w:sz w:val="18"/>
                            <w:szCs w:val="18"/>
                            <w:lang w:eastAsia="zh-CN"/>
                          </w:rPr>
                          <m:t>(</m:t>
                        </m:r>
                      </m:e>
                    </m:func>
                    <m:sSup>
                      <m:sSupPr>
                        <m:ctrlPr>
                          <w:rPr>
                            <w:rFonts w:ascii="Cambria Math" w:eastAsia="SimSun" w:hAnsi="Cambria Math"/>
                            <w:i/>
                            <w:kern w:val="2"/>
                            <w:sz w:val="18"/>
                            <w:szCs w:val="18"/>
                            <w:lang w:eastAsia="zh-CN"/>
                          </w:rPr>
                        </m:ctrlPr>
                      </m:sSupPr>
                      <m:e>
                        <m:r>
                          <w:rPr>
                            <w:rFonts w:ascii="Cambria Math" w:eastAsia="SimSun"/>
                            <w:kern w:val="2"/>
                            <w:sz w:val="18"/>
                            <w:szCs w:val="18"/>
                            <w:lang w:eastAsia="zh-CN"/>
                          </w:rPr>
                          <m:t>θ</m:t>
                        </m:r>
                      </m:e>
                      <m:sup>
                        <m:r>
                          <w:rPr>
                            <w:rFonts w:ascii="Cambria Math" w:eastAsia="SimSun"/>
                            <w:kern w:val="2"/>
                            <w:sz w:val="18"/>
                            <w:szCs w:val="18"/>
                            <w:lang w:eastAsia="zh-CN"/>
                          </w:rPr>
                          <m:t>T</m:t>
                        </m:r>
                      </m:sup>
                    </m:sSup>
                    <m:sSub>
                      <m:sSubPr>
                        <m:ctrlPr>
                          <w:rPr>
                            <w:rFonts w:ascii="Cambria Math" w:eastAsia="SimSun" w:hAnsi="Cambria Math"/>
                            <w:i/>
                            <w:kern w:val="2"/>
                            <w:sz w:val="18"/>
                            <w:szCs w:val="18"/>
                            <w:lang w:eastAsia="zh-CN"/>
                          </w:rPr>
                        </m:ctrlPr>
                      </m:sSubPr>
                      <m:e>
                        <m:r>
                          <w:rPr>
                            <w:rFonts w:ascii="Cambria Math" w:eastAsia="SimSun"/>
                            <w:kern w:val="2"/>
                            <w:sz w:val="18"/>
                            <w:szCs w:val="18"/>
                            <w:lang w:eastAsia="zh-CN"/>
                          </w:rPr>
                          <m:t>x</m:t>
                        </m:r>
                      </m:e>
                      <m:sub>
                        <m:r>
                          <w:rPr>
                            <w:rFonts w:ascii="Cambria Math" w:eastAsia="SimSun"/>
                            <w:kern w:val="2"/>
                            <w:sz w:val="18"/>
                            <w:szCs w:val="18"/>
                            <w:lang w:eastAsia="zh-CN"/>
                          </w:rPr>
                          <m:t>j</m:t>
                        </m:r>
                      </m:sub>
                    </m:sSub>
                    <m:r>
                      <w:rPr>
                        <w:rFonts w:ascii="Cambria Math" w:eastAsia="SimSun"/>
                        <w:kern w:val="2"/>
                        <w:sz w:val="18"/>
                        <w:szCs w:val="18"/>
                        <w:lang w:eastAsia="zh-CN"/>
                      </w:rPr>
                      <m:t>)</m:t>
                    </m:r>
                  </m:e>
                </m:nary>
              </m:e>
            </m:func>
          </m:e>
        </m:d>
      </m:oMath>
      <w:r w:rsidR="00842B8E" w:rsidRPr="00545A20">
        <w:rPr>
          <w:rFonts w:eastAsia="SimSun"/>
          <w:kern w:val="2"/>
          <w:sz w:val="18"/>
          <w:szCs w:val="18"/>
          <w:lang w:eastAsia="zh-CN"/>
        </w:rPr>
        <w:t xml:space="preserve">    </w:t>
      </w:r>
      <w:r w:rsidR="00B91F1D">
        <w:rPr>
          <w:rFonts w:eastAsia="SimSun"/>
          <w:kern w:val="2"/>
          <w:sz w:val="18"/>
          <w:szCs w:val="18"/>
          <w:lang w:eastAsia="zh-CN"/>
        </w:rPr>
        <w:t xml:space="preserve">     </w:t>
      </w:r>
      <w:r w:rsidR="00A41F09">
        <w:rPr>
          <w:rFonts w:eastAsia="SimSun"/>
          <w:kern w:val="2"/>
          <w:sz w:val="18"/>
          <w:szCs w:val="18"/>
          <w:lang w:eastAsia="zh-CN"/>
        </w:rPr>
        <w:t xml:space="preserve"> </w:t>
      </w:r>
      <w:r w:rsidR="00B91F1D">
        <w:rPr>
          <w:rFonts w:eastAsia="SimSun"/>
          <w:kern w:val="2"/>
          <w:sz w:val="18"/>
          <w:szCs w:val="18"/>
          <w:lang w:eastAsia="zh-CN"/>
        </w:rPr>
        <w:t xml:space="preserve">             </w:t>
      </w:r>
      <w:r w:rsidR="00A41F09">
        <w:rPr>
          <w:rFonts w:eastAsia="SimSun"/>
          <w:kern w:val="2"/>
          <w:sz w:val="18"/>
          <w:szCs w:val="18"/>
          <w:lang w:eastAsia="zh-CN"/>
        </w:rPr>
        <w:t xml:space="preserve"> </w:t>
      </w:r>
      <w:r w:rsidR="00B91F1D">
        <w:rPr>
          <w:rFonts w:eastAsia="SimSun"/>
          <w:kern w:val="2"/>
          <w:sz w:val="18"/>
          <w:szCs w:val="18"/>
          <w:lang w:eastAsia="zh-CN"/>
        </w:rPr>
        <w:t xml:space="preserve">  </w:t>
      </w:r>
      <w:r w:rsidR="00842B8E" w:rsidRPr="00356567">
        <w:rPr>
          <w:rFonts w:eastAsia="SimSun"/>
          <w:kern w:val="2"/>
          <w:lang w:eastAsia="zh-CN"/>
        </w:rPr>
        <w:t>(</w:t>
      </w:r>
      <w:r w:rsidR="00842B8E">
        <w:rPr>
          <w:rFonts w:eastAsia="SimSun"/>
          <w:kern w:val="2"/>
          <w:lang w:eastAsia="zh-CN"/>
        </w:rPr>
        <w:t>5</w:t>
      </w:r>
      <w:r w:rsidR="00842B8E" w:rsidRPr="00356567">
        <w:rPr>
          <w:rFonts w:eastAsia="SimSun"/>
          <w:kern w:val="2"/>
          <w:lang w:eastAsia="zh-CN"/>
        </w:rPr>
        <w:t>)</w:t>
      </w:r>
    </w:p>
    <w:p w14:paraId="35FFE72E" w14:textId="79C910E4" w:rsidR="00842B8E" w:rsidRDefault="00842B8E" w:rsidP="009B60DD">
      <w:pPr>
        <w:spacing w:line="240" w:lineRule="exact"/>
        <w:ind w:firstLine="0"/>
        <w:rPr>
          <w:rFonts w:eastAsia="SimSun"/>
          <w:kern w:val="2"/>
          <w:lang w:eastAsia="zh-CN"/>
        </w:rPr>
      </w:pPr>
      <w:r>
        <w:rPr>
          <w:rFonts w:eastAsia="SimSun"/>
          <w:kern w:val="2"/>
          <w:lang w:eastAsia="zh-CN"/>
        </w:rPr>
        <w:t>A</w:t>
      </w:r>
      <w:r w:rsidRPr="00442157">
        <w:rPr>
          <w:rFonts w:eastAsia="SimSun"/>
          <w:kern w:val="2"/>
          <w:lang w:eastAsia="zh-CN"/>
        </w:rPr>
        <w:t>lthough we could use the above Cox model to directly make survival prediction, it does not take the ordinal survival information between different patients (e.g., the survival time for patient A is longer than that for patient B) into consideration.</w:t>
      </w:r>
      <w:r w:rsidRPr="00442157">
        <w:rPr>
          <w:rFonts w:ascii="Calibri" w:eastAsia="SimSun" w:hAnsi="Calibri"/>
          <w:kern w:val="2"/>
          <w:sz w:val="21"/>
          <w:szCs w:val="22"/>
          <w:lang w:eastAsia="zh-CN"/>
        </w:rPr>
        <w:t xml:space="preserve"> </w:t>
      </w:r>
      <w:r w:rsidRPr="00442157">
        <w:rPr>
          <w:rFonts w:eastAsia="SimSun"/>
          <w:kern w:val="2"/>
          <w:lang w:eastAsia="zh-CN"/>
        </w:rPr>
        <w:t xml:space="preserve">In the hazard ratio based model, the ordinal relationship of the hazard risk between patient </w:t>
      </w:r>
      <m:oMath>
        <m:r>
          <w:rPr>
            <w:rFonts w:ascii="Cambria Math" w:eastAsia="SimSun" w:hAnsi="Cambria Math"/>
            <w:kern w:val="2"/>
            <w:lang w:eastAsia="zh-CN"/>
          </w:rPr>
          <m:t>i</m:t>
        </m:r>
      </m:oMath>
      <w:r w:rsidRPr="00442157">
        <w:rPr>
          <w:rFonts w:eastAsia="SimSun"/>
          <w:kern w:val="2"/>
          <w:lang w:eastAsia="zh-CN"/>
        </w:rPr>
        <w:t xml:space="preserve">and patient </w:t>
      </w:r>
      <m:oMath>
        <m:r>
          <w:rPr>
            <w:rFonts w:ascii="Cambria Math" w:eastAsia="SimSun"/>
            <w:kern w:val="2"/>
            <w:lang w:eastAsia="zh-CN"/>
          </w:rPr>
          <m:t>j</m:t>
        </m:r>
      </m:oMath>
      <w:r w:rsidRPr="00442157">
        <w:rPr>
          <w:rFonts w:eastAsia="SimSun"/>
          <w:kern w:val="2"/>
          <w:lang w:eastAsia="zh-CN"/>
        </w:rPr>
        <w:t>can be easily derived by calculating the ratio (i.e.,</w:t>
      </w:r>
      <w:r>
        <w:rPr>
          <w:rFonts w:eastAsia="SimSun"/>
          <w:kern w:val="2"/>
          <w:lang w:eastAsia="zh-CN"/>
        </w:rPr>
        <w:t xml:space="preserve"> </w:t>
      </w:r>
      <w:r w:rsidRPr="002F6DC2">
        <w:rPr>
          <w:rFonts w:eastAsia="SimSun"/>
          <w:i/>
          <w:kern w:val="2"/>
          <w:lang w:eastAsia="zh-CN"/>
        </w:rPr>
        <w:t>rec</w:t>
      </w:r>
      <w:r w:rsidRPr="002F6DC2">
        <w:rPr>
          <w:rFonts w:eastAsia="SimSun"/>
          <w:i/>
          <w:kern w:val="2"/>
          <w:vertAlign w:val="subscript"/>
          <w:lang w:eastAsia="zh-CN"/>
        </w:rPr>
        <w:t>ij</w:t>
      </w:r>
      <w:r w:rsidRPr="00442157">
        <w:rPr>
          <w:rFonts w:eastAsia="SimSun"/>
          <w:kern w:val="2"/>
          <w:lang w:eastAsia="zh-CN"/>
        </w:rPr>
        <w:t>):</w:t>
      </w:r>
    </w:p>
    <w:p w14:paraId="3554AB93" w14:textId="3B226FC4" w:rsidR="00842B8E" w:rsidRPr="00356567" w:rsidRDefault="009B60DD" w:rsidP="009B60DD">
      <w:pPr>
        <w:wordWrap w:val="0"/>
        <w:spacing w:line="240" w:lineRule="auto"/>
        <w:jc w:val="right"/>
        <w:rPr>
          <w:rFonts w:eastAsia="SimSun"/>
          <w:kern w:val="2"/>
          <w:lang w:eastAsia="zh-CN"/>
        </w:rPr>
      </w:pPr>
      <m:oMath>
        <m:r>
          <w:rPr>
            <w:rFonts w:ascii="Cambria Math" w:eastAsia="SimSun"/>
            <w:kern w:val="2"/>
            <w:sz w:val="18"/>
            <w:szCs w:val="18"/>
            <w:lang w:eastAsia="zh-CN"/>
          </w:rPr>
          <m:t>re</m:t>
        </m:r>
        <m:sSub>
          <m:sSubPr>
            <m:ctrlPr>
              <w:rPr>
                <w:rFonts w:ascii="Cambria Math" w:eastAsia="SimSun" w:hAnsi="Cambria Math"/>
                <w:i/>
                <w:kern w:val="2"/>
                <w:sz w:val="18"/>
                <w:szCs w:val="18"/>
                <w:lang w:eastAsia="zh-CN"/>
              </w:rPr>
            </m:ctrlPr>
          </m:sSubPr>
          <m:e>
            <m:r>
              <w:rPr>
                <w:rFonts w:ascii="Cambria Math" w:eastAsia="SimSun"/>
                <w:kern w:val="2"/>
                <w:sz w:val="18"/>
                <w:szCs w:val="18"/>
                <w:lang w:eastAsia="zh-CN"/>
              </w:rPr>
              <m:t>c</m:t>
            </m:r>
          </m:e>
          <m:sub>
            <m:r>
              <w:rPr>
                <w:rFonts w:ascii="Cambria Math" w:eastAsia="SimSun"/>
                <w:kern w:val="2"/>
                <w:sz w:val="18"/>
                <w:szCs w:val="18"/>
                <w:lang w:eastAsia="zh-CN"/>
              </w:rPr>
              <m:t>ij</m:t>
            </m:r>
          </m:sub>
        </m:sSub>
        <m:r>
          <w:rPr>
            <w:rFonts w:ascii="Cambria Math" w:eastAsia="SimSun"/>
            <w:kern w:val="2"/>
            <w:sz w:val="18"/>
            <w:szCs w:val="18"/>
            <w:lang w:eastAsia="zh-CN"/>
          </w:rPr>
          <m:t>=</m:t>
        </m:r>
        <m:f>
          <m:fPr>
            <m:ctrlPr>
              <w:rPr>
                <w:rFonts w:ascii="Cambria Math" w:eastAsia="SimSun" w:hAnsi="Cambria Math"/>
                <w:i/>
                <w:kern w:val="2"/>
                <w:sz w:val="18"/>
                <w:szCs w:val="18"/>
                <w:lang w:eastAsia="zh-CN"/>
              </w:rPr>
            </m:ctrlPr>
          </m:fPr>
          <m:num>
            <m:r>
              <w:rPr>
                <w:rFonts w:ascii="Cambria Math" w:eastAsia="SimSun"/>
                <w:kern w:val="2"/>
                <w:sz w:val="18"/>
                <w:szCs w:val="18"/>
                <w:lang w:eastAsia="zh-CN"/>
              </w:rPr>
              <m:t>h</m:t>
            </m:r>
            <m:r>
              <w:rPr>
                <w:rFonts w:ascii="Cambria Math" w:eastAsia="SimSun"/>
                <w:kern w:val="2"/>
                <w:sz w:val="18"/>
                <w:szCs w:val="18"/>
                <w:lang w:eastAsia="zh-CN"/>
              </w:rPr>
              <m:t>(t|</m:t>
            </m:r>
            <m:sSub>
              <m:sSubPr>
                <m:ctrlPr>
                  <w:rPr>
                    <w:rFonts w:ascii="Cambria Math" w:eastAsia="SimSun" w:hAnsi="Cambria Math"/>
                    <w:i/>
                    <w:kern w:val="2"/>
                    <w:sz w:val="18"/>
                    <w:szCs w:val="18"/>
                    <w:lang w:eastAsia="zh-CN"/>
                  </w:rPr>
                </m:ctrlPr>
              </m:sSubPr>
              <m:e>
                <m:r>
                  <w:rPr>
                    <w:rFonts w:ascii="Cambria Math" w:eastAsia="SimSun"/>
                    <w:kern w:val="2"/>
                    <w:sz w:val="18"/>
                    <w:szCs w:val="18"/>
                    <w:lang w:eastAsia="zh-CN"/>
                  </w:rPr>
                  <m:t>x</m:t>
                </m:r>
              </m:e>
              <m:sub>
                <m:r>
                  <w:rPr>
                    <w:rFonts w:ascii="Cambria Math" w:eastAsia="SimSun"/>
                    <w:kern w:val="2"/>
                    <w:sz w:val="18"/>
                    <w:szCs w:val="18"/>
                    <w:lang w:eastAsia="zh-CN"/>
                  </w:rPr>
                  <m:t>i</m:t>
                </m:r>
              </m:sub>
            </m:sSub>
            <m:r>
              <w:rPr>
                <w:rFonts w:ascii="Cambria Math" w:eastAsia="SimSun"/>
                <w:kern w:val="2"/>
                <w:sz w:val="18"/>
                <w:szCs w:val="18"/>
                <w:lang w:eastAsia="zh-CN"/>
              </w:rPr>
              <m:t>)</m:t>
            </m:r>
          </m:num>
          <m:den>
            <m:r>
              <w:rPr>
                <w:rFonts w:ascii="Cambria Math" w:eastAsia="SimSun"/>
                <w:kern w:val="2"/>
                <w:sz w:val="18"/>
                <w:szCs w:val="18"/>
                <w:lang w:eastAsia="zh-CN"/>
              </w:rPr>
              <m:t>h</m:t>
            </m:r>
            <m:r>
              <w:rPr>
                <w:rFonts w:ascii="Cambria Math" w:eastAsia="SimSun"/>
                <w:kern w:val="2"/>
                <w:sz w:val="18"/>
                <w:szCs w:val="18"/>
                <w:lang w:eastAsia="zh-CN"/>
              </w:rPr>
              <m:t>(t|</m:t>
            </m:r>
            <m:sSub>
              <m:sSubPr>
                <m:ctrlPr>
                  <w:rPr>
                    <w:rFonts w:ascii="Cambria Math" w:eastAsia="SimSun" w:hAnsi="Cambria Math"/>
                    <w:i/>
                    <w:kern w:val="2"/>
                    <w:sz w:val="18"/>
                    <w:szCs w:val="18"/>
                    <w:lang w:eastAsia="zh-CN"/>
                  </w:rPr>
                </m:ctrlPr>
              </m:sSubPr>
              <m:e>
                <m:r>
                  <w:rPr>
                    <w:rFonts w:ascii="Cambria Math" w:eastAsia="SimSun"/>
                    <w:kern w:val="2"/>
                    <w:sz w:val="18"/>
                    <w:szCs w:val="18"/>
                    <w:lang w:eastAsia="zh-CN"/>
                  </w:rPr>
                  <m:t>x</m:t>
                </m:r>
              </m:e>
              <m:sub>
                <m:r>
                  <w:rPr>
                    <w:rFonts w:ascii="Cambria Math" w:eastAsia="SimSun"/>
                    <w:kern w:val="2"/>
                    <w:sz w:val="18"/>
                    <w:szCs w:val="18"/>
                    <w:lang w:eastAsia="zh-CN"/>
                  </w:rPr>
                  <m:t>j</m:t>
                </m:r>
              </m:sub>
            </m:sSub>
            <m:r>
              <w:rPr>
                <w:rFonts w:ascii="Cambria Math" w:eastAsia="SimSun"/>
                <w:kern w:val="2"/>
                <w:sz w:val="18"/>
                <w:szCs w:val="18"/>
                <w:lang w:eastAsia="zh-CN"/>
              </w:rPr>
              <m:t>)</m:t>
            </m:r>
          </m:den>
        </m:f>
        <m:r>
          <w:rPr>
            <w:rFonts w:ascii="Cambria Math" w:eastAsia="SimSun"/>
            <w:kern w:val="2"/>
            <w:sz w:val="18"/>
            <w:szCs w:val="18"/>
            <w:lang w:eastAsia="zh-CN"/>
          </w:rPr>
          <m:t>=</m:t>
        </m:r>
        <m:f>
          <m:fPr>
            <m:ctrlPr>
              <w:rPr>
                <w:rFonts w:ascii="Cambria Math" w:eastAsia="SimSun" w:hAnsi="Cambria Math"/>
                <w:i/>
                <w:kern w:val="2"/>
                <w:sz w:val="18"/>
                <w:szCs w:val="18"/>
                <w:lang w:eastAsia="zh-CN"/>
              </w:rPr>
            </m:ctrlPr>
          </m:fPr>
          <m:num>
            <m:sSub>
              <m:sSubPr>
                <m:ctrlPr>
                  <w:rPr>
                    <w:rFonts w:ascii="Cambria Math" w:eastAsia="SimSun" w:hAnsi="Cambria Math"/>
                    <w:i/>
                    <w:kern w:val="2"/>
                    <w:sz w:val="18"/>
                    <w:szCs w:val="18"/>
                    <w:lang w:eastAsia="zh-CN"/>
                  </w:rPr>
                </m:ctrlPr>
              </m:sSubPr>
              <m:e>
                <m:r>
                  <w:rPr>
                    <w:rFonts w:ascii="Cambria Math" w:eastAsia="SimSun"/>
                    <w:kern w:val="2"/>
                    <w:sz w:val="18"/>
                    <w:szCs w:val="18"/>
                    <w:lang w:eastAsia="zh-CN"/>
                  </w:rPr>
                  <m:t>h</m:t>
                </m:r>
              </m:e>
              <m:sub>
                <m:r>
                  <w:rPr>
                    <w:rFonts w:ascii="Cambria Math" w:eastAsia="SimSun"/>
                    <w:kern w:val="2"/>
                    <w:sz w:val="18"/>
                    <w:szCs w:val="18"/>
                    <w:lang w:eastAsia="zh-CN"/>
                  </w:rPr>
                  <m:t>0</m:t>
                </m:r>
              </m:sub>
            </m:sSub>
            <m:r>
              <w:rPr>
                <w:rFonts w:ascii="Cambria Math" w:eastAsia="SimSun"/>
                <w:kern w:val="2"/>
                <w:sz w:val="18"/>
                <w:szCs w:val="18"/>
                <w:lang w:eastAsia="zh-CN"/>
              </w:rPr>
              <m:t>(t)</m:t>
            </m:r>
            <m:func>
              <m:funcPr>
                <m:ctrlPr>
                  <w:rPr>
                    <w:rFonts w:ascii="Cambria Math" w:eastAsia="SimSun" w:hAnsi="Cambria Math"/>
                    <w:i/>
                    <w:kern w:val="2"/>
                    <w:sz w:val="18"/>
                    <w:szCs w:val="18"/>
                    <w:lang w:eastAsia="zh-CN"/>
                  </w:rPr>
                </m:ctrlPr>
              </m:funcPr>
              <m:fName>
                <m:r>
                  <w:rPr>
                    <w:rFonts w:ascii="Cambria Math" w:eastAsia="SimSun"/>
                    <w:kern w:val="2"/>
                    <w:sz w:val="18"/>
                    <w:szCs w:val="18"/>
                    <w:lang w:eastAsia="zh-CN"/>
                  </w:rPr>
                  <m:t>exp</m:t>
                </m:r>
              </m:fName>
              <m:e>
                <m:r>
                  <w:rPr>
                    <w:rFonts w:ascii="Cambria Math" w:eastAsia="SimSun"/>
                    <w:kern w:val="2"/>
                    <w:sz w:val="18"/>
                    <w:szCs w:val="18"/>
                    <w:lang w:eastAsia="zh-CN"/>
                  </w:rPr>
                  <m:t>(</m:t>
                </m:r>
              </m:e>
            </m:func>
            <m:sSup>
              <m:sSupPr>
                <m:ctrlPr>
                  <w:rPr>
                    <w:rFonts w:ascii="Cambria Math" w:eastAsia="SimSun" w:hAnsi="Cambria Math"/>
                    <w:i/>
                    <w:kern w:val="2"/>
                    <w:sz w:val="18"/>
                    <w:szCs w:val="18"/>
                    <w:lang w:eastAsia="zh-CN"/>
                  </w:rPr>
                </m:ctrlPr>
              </m:sSupPr>
              <m:e>
                <m:r>
                  <w:rPr>
                    <w:rFonts w:ascii="Cambria Math" w:eastAsia="SimSun"/>
                    <w:kern w:val="2"/>
                    <w:sz w:val="18"/>
                    <w:szCs w:val="18"/>
                    <w:lang w:eastAsia="zh-CN"/>
                  </w:rPr>
                  <m:t>θ</m:t>
                </m:r>
              </m:e>
              <m:sup>
                <m:r>
                  <w:rPr>
                    <w:rFonts w:ascii="Cambria Math" w:eastAsia="SimSun"/>
                    <w:kern w:val="2"/>
                    <w:sz w:val="18"/>
                    <w:szCs w:val="18"/>
                    <w:lang w:eastAsia="zh-CN"/>
                  </w:rPr>
                  <m:t>T</m:t>
                </m:r>
              </m:sup>
            </m:sSup>
            <m:sSub>
              <m:sSubPr>
                <m:ctrlPr>
                  <w:rPr>
                    <w:rFonts w:ascii="Cambria Math" w:eastAsia="SimSun" w:hAnsi="Cambria Math"/>
                    <w:i/>
                    <w:kern w:val="2"/>
                    <w:sz w:val="18"/>
                    <w:szCs w:val="18"/>
                    <w:lang w:eastAsia="zh-CN"/>
                  </w:rPr>
                </m:ctrlPr>
              </m:sSubPr>
              <m:e>
                <m:r>
                  <w:rPr>
                    <w:rFonts w:ascii="Cambria Math" w:eastAsia="SimSun"/>
                    <w:kern w:val="2"/>
                    <w:sz w:val="18"/>
                    <w:szCs w:val="18"/>
                    <w:lang w:eastAsia="zh-CN"/>
                  </w:rPr>
                  <m:t>x</m:t>
                </m:r>
              </m:e>
              <m:sub>
                <m:r>
                  <w:rPr>
                    <w:rFonts w:ascii="Cambria Math" w:eastAsia="SimSun"/>
                    <w:kern w:val="2"/>
                    <w:sz w:val="18"/>
                    <w:szCs w:val="18"/>
                    <w:lang w:eastAsia="zh-CN"/>
                  </w:rPr>
                  <m:t>i</m:t>
                </m:r>
              </m:sub>
            </m:sSub>
            <m:r>
              <w:rPr>
                <w:rFonts w:ascii="Cambria Math" w:eastAsia="SimSun"/>
                <w:kern w:val="2"/>
                <w:sz w:val="18"/>
                <w:szCs w:val="18"/>
                <w:lang w:eastAsia="zh-CN"/>
              </w:rPr>
              <m:t>)</m:t>
            </m:r>
          </m:num>
          <m:den>
            <m:sSub>
              <m:sSubPr>
                <m:ctrlPr>
                  <w:rPr>
                    <w:rFonts w:ascii="Cambria Math" w:eastAsia="SimSun" w:hAnsi="Cambria Math"/>
                    <w:i/>
                    <w:kern w:val="2"/>
                    <w:sz w:val="18"/>
                    <w:szCs w:val="18"/>
                    <w:lang w:eastAsia="zh-CN"/>
                  </w:rPr>
                </m:ctrlPr>
              </m:sSubPr>
              <m:e>
                <m:r>
                  <w:rPr>
                    <w:rFonts w:ascii="Cambria Math" w:eastAsia="SimSun"/>
                    <w:kern w:val="2"/>
                    <w:sz w:val="18"/>
                    <w:szCs w:val="18"/>
                    <w:lang w:eastAsia="zh-CN"/>
                  </w:rPr>
                  <m:t>h</m:t>
                </m:r>
              </m:e>
              <m:sub>
                <m:r>
                  <w:rPr>
                    <w:rFonts w:ascii="Cambria Math" w:eastAsia="SimSun"/>
                    <w:kern w:val="2"/>
                    <w:sz w:val="18"/>
                    <w:szCs w:val="18"/>
                    <w:lang w:eastAsia="zh-CN"/>
                  </w:rPr>
                  <m:t>0</m:t>
                </m:r>
              </m:sub>
            </m:sSub>
            <m:r>
              <w:rPr>
                <w:rFonts w:ascii="Cambria Math" w:eastAsia="SimSun"/>
                <w:kern w:val="2"/>
                <w:sz w:val="18"/>
                <w:szCs w:val="18"/>
                <w:lang w:eastAsia="zh-CN"/>
              </w:rPr>
              <m:t>(t)</m:t>
            </m:r>
            <m:func>
              <m:funcPr>
                <m:ctrlPr>
                  <w:rPr>
                    <w:rFonts w:ascii="Cambria Math" w:eastAsia="SimSun" w:hAnsi="Cambria Math"/>
                    <w:i/>
                    <w:kern w:val="2"/>
                    <w:sz w:val="18"/>
                    <w:szCs w:val="18"/>
                    <w:lang w:eastAsia="zh-CN"/>
                  </w:rPr>
                </m:ctrlPr>
              </m:funcPr>
              <m:fName>
                <m:r>
                  <w:rPr>
                    <w:rFonts w:ascii="Cambria Math" w:eastAsia="SimSun"/>
                    <w:kern w:val="2"/>
                    <w:sz w:val="18"/>
                    <w:szCs w:val="18"/>
                    <w:lang w:eastAsia="zh-CN"/>
                  </w:rPr>
                  <m:t>exp</m:t>
                </m:r>
              </m:fName>
              <m:e>
                <m:r>
                  <w:rPr>
                    <w:rFonts w:ascii="Cambria Math" w:eastAsia="SimSun"/>
                    <w:kern w:val="2"/>
                    <w:sz w:val="18"/>
                    <w:szCs w:val="18"/>
                    <w:lang w:eastAsia="zh-CN"/>
                  </w:rPr>
                  <m:t>(</m:t>
                </m:r>
              </m:e>
            </m:func>
            <m:sSup>
              <m:sSupPr>
                <m:ctrlPr>
                  <w:rPr>
                    <w:rFonts w:ascii="Cambria Math" w:eastAsia="SimSun" w:hAnsi="Cambria Math"/>
                    <w:i/>
                    <w:kern w:val="2"/>
                    <w:sz w:val="18"/>
                    <w:szCs w:val="18"/>
                    <w:lang w:eastAsia="zh-CN"/>
                  </w:rPr>
                </m:ctrlPr>
              </m:sSupPr>
              <m:e>
                <m:r>
                  <w:rPr>
                    <w:rFonts w:ascii="Cambria Math" w:eastAsia="SimSun"/>
                    <w:kern w:val="2"/>
                    <w:sz w:val="18"/>
                    <w:szCs w:val="18"/>
                    <w:lang w:eastAsia="zh-CN"/>
                  </w:rPr>
                  <m:t>θ</m:t>
                </m:r>
              </m:e>
              <m:sup>
                <m:r>
                  <w:rPr>
                    <w:rFonts w:ascii="Cambria Math" w:eastAsia="SimSun"/>
                    <w:kern w:val="2"/>
                    <w:sz w:val="18"/>
                    <w:szCs w:val="18"/>
                    <w:lang w:eastAsia="zh-CN"/>
                  </w:rPr>
                  <m:t>T</m:t>
                </m:r>
              </m:sup>
            </m:sSup>
            <m:sSub>
              <m:sSubPr>
                <m:ctrlPr>
                  <w:rPr>
                    <w:rFonts w:ascii="Cambria Math" w:eastAsia="SimSun" w:hAnsi="Cambria Math"/>
                    <w:i/>
                    <w:kern w:val="2"/>
                    <w:sz w:val="18"/>
                    <w:szCs w:val="18"/>
                    <w:lang w:eastAsia="zh-CN"/>
                  </w:rPr>
                </m:ctrlPr>
              </m:sSubPr>
              <m:e>
                <m:r>
                  <w:rPr>
                    <w:rFonts w:ascii="Cambria Math" w:eastAsia="SimSun"/>
                    <w:kern w:val="2"/>
                    <w:sz w:val="18"/>
                    <w:szCs w:val="18"/>
                    <w:lang w:eastAsia="zh-CN"/>
                  </w:rPr>
                  <m:t>x</m:t>
                </m:r>
              </m:e>
              <m:sub>
                <m:r>
                  <w:rPr>
                    <w:rFonts w:ascii="Cambria Math" w:eastAsia="SimSun"/>
                    <w:kern w:val="2"/>
                    <w:sz w:val="18"/>
                    <w:szCs w:val="18"/>
                    <w:lang w:eastAsia="zh-CN"/>
                  </w:rPr>
                  <m:t>j</m:t>
                </m:r>
              </m:sub>
            </m:sSub>
            <m:r>
              <w:rPr>
                <w:rFonts w:ascii="Cambria Math" w:eastAsia="SimSun"/>
                <w:kern w:val="2"/>
                <w:sz w:val="18"/>
                <w:szCs w:val="18"/>
                <w:lang w:eastAsia="zh-CN"/>
              </w:rPr>
              <m:t>)</m:t>
            </m:r>
          </m:den>
        </m:f>
        <m:r>
          <w:rPr>
            <w:rFonts w:ascii="Cambria Math" w:eastAsia="SimSun"/>
            <w:kern w:val="2"/>
            <w:sz w:val="18"/>
            <w:szCs w:val="18"/>
            <w:lang w:eastAsia="zh-CN"/>
          </w:rPr>
          <m:t>=</m:t>
        </m:r>
        <m:func>
          <m:funcPr>
            <m:ctrlPr>
              <w:rPr>
                <w:rFonts w:ascii="Cambria Math" w:eastAsia="SimSun" w:hAnsi="Cambria Math"/>
                <w:i/>
                <w:kern w:val="2"/>
                <w:sz w:val="18"/>
                <w:szCs w:val="18"/>
                <w:lang w:eastAsia="zh-CN"/>
              </w:rPr>
            </m:ctrlPr>
          </m:funcPr>
          <m:fName>
            <m:r>
              <w:rPr>
                <w:rFonts w:ascii="Cambria Math" w:eastAsia="SimSun"/>
                <w:kern w:val="2"/>
                <w:sz w:val="18"/>
                <w:szCs w:val="18"/>
                <w:lang w:eastAsia="zh-CN"/>
              </w:rPr>
              <m:t>exp</m:t>
            </m:r>
          </m:fName>
          <m:e>
            <m:r>
              <w:rPr>
                <w:rFonts w:ascii="Cambria Math" w:eastAsia="SimSun"/>
                <w:kern w:val="2"/>
                <w:sz w:val="18"/>
                <w:szCs w:val="18"/>
                <w:lang w:eastAsia="zh-CN"/>
              </w:rPr>
              <m:t>(</m:t>
            </m:r>
          </m:e>
        </m:func>
        <m:sSup>
          <m:sSupPr>
            <m:ctrlPr>
              <w:rPr>
                <w:rFonts w:ascii="Cambria Math" w:eastAsia="SimSun" w:hAnsi="Cambria Math"/>
                <w:i/>
                <w:kern w:val="2"/>
                <w:sz w:val="18"/>
                <w:szCs w:val="18"/>
                <w:lang w:eastAsia="zh-CN"/>
              </w:rPr>
            </m:ctrlPr>
          </m:sSupPr>
          <m:e>
            <m:r>
              <w:rPr>
                <w:rFonts w:ascii="Cambria Math" w:eastAsia="SimSun"/>
                <w:kern w:val="2"/>
                <w:sz w:val="18"/>
                <w:szCs w:val="18"/>
                <w:lang w:eastAsia="zh-CN"/>
              </w:rPr>
              <m:t>θ</m:t>
            </m:r>
          </m:e>
          <m:sup>
            <m:r>
              <w:rPr>
                <w:rFonts w:ascii="Cambria Math" w:eastAsia="SimSun"/>
                <w:kern w:val="2"/>
                <w:sz w:val="18"/>
                <w:szCs w:val="18"/>
                <w:lang w:eastAsia="zh-CN"/>
              </w:rPr>
              <m:t>T</m:t>
            </m:r>
          </m:sup>
        </m:sSup>
        <m:r>
          <w:rPr>
            <w:rFonts w:ascii="Cambria Math" w:eastAsia="SimSun"/>
            <w:kern w:val="2"/>
            <w:sz w:val="18"/>
            <w:szCs w:val="18"/>
            <w:lang w:eastAsia="zh-CN"/>
          </w:rPr>
          <m:t>(</m:t>
        </m:r>
        <m:sSub>
          <m:sSubPr>
            <m:ctrlPr>
              <w:rPr>
                <w:rFonts w:ascii="Cambria Math" w:eastAsia="SimSun" w:hAnsi="Cambria Math"/>
                <w:i/>
                <w:kern w:val="2"/>
                <w:sz w:val="18"/>
                <w:szCs w:val="18"/>
                <w:lang w:eastAsia="zh-CN"/>
              </w:rPr>
            </m:ctrlPr>
          </m:sSubPr>
          <m:e>
            <m:r>
              <w:rPr>
                <w:rFonts w:ascii="Cambria Math" w:eastAsia="SimSun"/>
                <w:kern w:val="2"/>
                <w:sz w:val="18"/>
                <w:szCs w:val="18"/>
                <w:lang w:eastAsia="zh-CN"/>
              </w:rPr>
              <m:t>x</m:t>
            </m:r>
          </m:e>
          <m:sub>
            <m:r>
              <w:rPr>
                <w:rFonts w:ascii="Cambria Math" w:eastAsia="SimSun"/>
                <w:kern w:val="2"/>
                <w:sz w:val="18"/>
                <w:szCs w:val="18"/>
                <w:lang w:eastAsia="zh-CN"/>
              </w:rPr>
              <m:t>i</m:t>
            </m:r>
          </m:sub>
        </m:sSub>
        <m:r>
          <w:rPr>
            <w:rFonts w:ascii="Cambria Math" w:eastAsia="SimSun"/>
            <w:kern w:val="2"/>
            <w:sz w:val="18"/>
            <w:szCs w:val="18"/>
            <w:lang w:eastAsia="zh-CN"/>
          </w:rPr>
          <m:t>-</m:t>
        </m:r>
        <m:sSub>
          <m:sSubPr>
            <m:ctrlPr>
              <w:rPr>
                <w:rFonts w:ascii="Cambria Math" w:eastAsia="SimSun" w:hAnsi="Cambria Math"/>
                <w:i/>
                <w:kern w:val="2"/>
                <w:sz w:val="18"/>
                <w:szCs w:val="18"/>
                <w:lang w:eastAsia="zh-CN"/>
              </w:rPr>
            </m:ctrlPr>
          </m:sSubPr>
          <m:e>
            <m:r>
              <w:rPr>
                <w:rFonts w:ascii="Cambria Math" w:eastAsia="SimSun"/>
                <w:kern w:val="2"/>
                <w:sz w:val="18"/>
                <w:szCs w:val="18"/>
                <w:lang w:eastAsia="zh-CN"/>
              </w:rPr>
              <m:t>x</m:t>
            </m:r>
          </m:e>
          <m:sub>
            <m:r>
              <w:rPr>
                <w:rFonts w:ascii="Cambria Math" w:eastAsia="SimSun"/>
                <w:kern w:val="2"/>
                <w:sz w:val="18"/>
                <w:szCs w:val="18"/>
                <w:lang w:eastAsia="zh-CN"/>
              </w:rPr>
              <m:t>j</m:t>
            </m:r>
          </m:sub>
        </m:sSub>
        <m:r>
          <w:rPr>
            <w:rFonts w:ascii="Cambria Math" w:eastAsia="SimSun"/>
            <w:kern w:val="2"/>
            <w:sz w:val="18"/>
            <w:szCs w:val="18"/>
            <w:lang w:eastAsia="zh-CN"/>
          </w:rPr>
          <m:t>))</m:t>
        </m:r>
      </m:oMath>
      <w:r w:rsidR="00842B8E" w:rsidRPr="00545A20">
        <w:rPr>
          <w:rFonts w:eastAsia="SimSun"/>
          <w:kern w:val="2"/>
          <w:sz w:val="18"/>
          <w:szCs w:val="18"/>
          <w:lang w:eastAsia="zh-CN"/>
        </w:rPr>
        <w:t xml:space="preserve">  </w:t>
      </w:r>
      <w:r w:rsidR="00B91F1D">
        <w:rPr>
          <w:rFonts w:eastAsia="SimSun"/>
          <w:kern w:val="2"/>
          <w:sz w:val="18"/>
          <w:szCs w:val="18"/>
          <w:lang w:eastAsia="zh-CN"/>
        </w:rPr>
        <w:t xml:space="preserve">  </w:t>
      </w:r>
      <w:r w:rsidR="00842B8E" w:rsidRPr="00545A20">
        <w:rPr>
          <w:rFonts w:eastAsia="SimSun"/>
          <w:kern w:val="2"/>
          <w:sz w:val="18"/>
          <w:szCs w:val="18"/>
          <w:lang w:eastAsia="zh-CN"/>
        </w:rPr>
        <w:t xml:space="preserve"> </w:t>
      </w:r>
      <w:r w:rsidR="00B91F1D">
        <w:rPr>
          <w:rFonts w:eastAsia="SimSun"/>
          <w:kern w:val="2"/>
          <w:lang w:eastAsia="zh-CN"/>
        </w:rPr>
        <w:t xml:space="preserve">     </w:t>
      </w:r>
      <w:r w:rsidR="00842B8E" w:rsidRPr="00356567">
        <w:rPr>
          <w:rFonts w:eastAsia="SimSun"/>
          <w:kern w:val="2"/>
          <w:lang w:eastAsia="zh-CN"/>
        </w:rPr>
        <w:t>(</w:t>
      </w:r>
      <w:r w:rsidR="00324E3C">
        <w:rPr>
          <w:rFonts w:eastAsia="SimSun"/>
          <w:kern w:val="2"/>
          <w:lang w:eastAsia="zh-CN"/>
        </w:rPr>
        <w:t>6</w:t>
      </w:r>
      <w:r w:rsidR="00842B8E" w:rsidRPr="00356567">
        <w:rPr>
          <w:rFonts w:eastAsia="SimSun"/>
          <w:kern w:val="2"/>
          <w:lang w:eastAsia="zh-CN"/>
        </w:rPr>
        <w:t>)</w:t>
      </w:r>
    </w:p>
    <w:p w14:paraId="0C46F468" w14:textId="0482880D" w:rsidR="00842B8E" w:rsidRDefault="00842B8E" w:rsidP="009B60DD">
      <w:pPr>
        <w:spacing w:line="240" w:lineRule="exact"/>
        <w:ind w:firstLine="0"/>
        <w:rPr>
          <w:rFonts w:eastAsia="SimSun"/>
          <w:kern w:val="2"/>
          <w:lang w:eastAsia="zh-CN"/>
        </w:rPr>
      </w:pPr>
      <w:r w:rsidRPr="00B01CE8">
        <w:rPr>
          <w:rFonts w:ascii="NimbusRomNo9L-Regu" w:eastAsia="SimSun" w:hAnsi="NimbusRomNo9L-Regu" w:cs="NimbusRomNo9L-Regu"/>
          <w:lang w:eastAsia="zh-CN"/>
        </w:rPr>
        <w:t>In practice,</w:t>
      </w:r>
      <w:r w:rsidRPr="00B01CE8">
        <w:rPr>
          <w:rFonts w:eastAsia="SimSun"/>
          <w:kern w:val="2"/>
          <w:lang w:eastAsia="zh-CN"/>
        </w:rPr>
        <w:t xml:space="preserve"> if</w:t>
      </w:r>
      <m:oMath>
        <m:r>
          <w:rPr>
            <w:rFonts w:ascii="Cambria Math" w:eastAsia="SimSun"/>
            <w:kern w:val="2"/>
            <w:lang w:eastAsia="zh-CN"/>
          </w:rPr>
          <m:t>re</m:t>
        </m:r>
        <m:sSub>
          <m:sSubPr>
            <m:ctrlPr>
              <w:rPr>
                <w:rFonts w:ascii="Cambria Math" w:eastAsia="SimSun" w:hAnsi="Cambria Math"/>
                <w:i/>
                <w:kern w:val="2"/>
                <w:lang w:eastAsia="zh-CN"/>
              </w:rPr>
            </m:ctrlPr>
          </m:sSubPr>
          <m:e>
            <m:r>
              <w:rPr>
                <w:rFonts w:ascii="Cambria Math" w:eastAsia="SimSun"/>
                <w:kern w:val="2"/>
                <w:lang w:eastAsia="zh-CN"/>
              </w:rPr>
              <m:t>c</m:t>
            </m:r>
          </m:e>
          <m:sub>
            <m:r>
              <w:rPr>
                <w:rFonts w:ascii="Cambria Math" w:eastAsia="SimSun"/>
                <w:kern w:val="2"/>
                <w:lang w:eastAsia="zh-CN"/>
              </w:rPr>
              <m:t>ij</m:t>
            </m:r>
          </m:sub>
        </m:sSub>
        <m:r>
          <w:rPr>
            <w:rFonts w:ascii="Cambria Math" w:eastAsia="SimSun"/>
            <w:kern w:val="2"/>
            <w:lang w:eastAsia="zh-CN"/>
          </w:rPr>
          <m:t>≥</m:t>
        </m:r>
        <m:r>
          <w:rPr>
            <w:rFonts w:ascii="Cambria Math" w:eastAsia="SimSun"/>
            <w:kern w:val="2"/>
            <w:lang w:eastAsia="zh-CN"/>
          </w:rPr>
          <m:t>1</m:t>
        </m:r>
      </m:oMath>
      <w:r w:rsidRPr="00B01CE8">
        <w:rPr>
          <w:rFonts w:eastAsia="SimSun"/>
          <w:kern w:val="2"/>
          <w:lang w:eastAsia="zh-CN"/>
        </w:rPr>
        <w:t>, the survival time for patient</w:t>
      </w:r>
      <m:oMath>
        <m:r>
          <w:rPr>
            <w:rFonts w:ascii="Cambria Math" w:eastAsia="SimSun" w:hAnsi="Cambria Math"/>
            <w:kern w:val="2"/>
            <w:lang w:eastAsia="zh-CN"/>
          </w:rPr>
          <m:t>i</m:t>
        </m:r>
      </m:oMath>
      <w:r w:rsidRPr="00B01CE8">
        <w:rPr>
          <w:rFonts w:eastAsia="SimSun"/>
          <w:kern w:val="2"/>
          <w:lang w:eastAsia="zh-CN"/>
        </w:rPr>
        <w:t>should be shorter than that for patient</w:t>
      </w:r>
      <m:oMath>
        <m:r>
          <w:rPr>
            <w:rFonts w:ascii="Cambria Math" w:eastAsia="SimSun"/>
            <w:kern w:val="2"/>
            <w:lang w:eastAsia="zh-CN"/>
          </w:rPr>
          <m:t>j</m:t>
        </m:r>
      </m:oMath>
      <w:r w:rsidRPr="00B01CE8">
        <w:rPr>
          <w:rFonts w:eastAsia="SimSun"/>
          <w:kern w:val="2"/>
          <w:lang w:eastAsia="zh-CN"/>
        </w:rPr>
        <w:t>, and vice versa. By utilizing the above ordinal relationship indicated by Cox model, we design a ranking loss function to capture the ordinal survival information among different patients as follows:</w:t>
      </w:r>
    </w:p>
    <w:p w14:paraId="191AF0A2" w14:textId="2CCE0AC4" w:rsidR="00842B8E" w:rsidRDefault="009B60DD" w:rsidP="009B60DD">
      <w:pPr>
        <w:wordWrap w:val="0"/>
        <w:spacing w:line="240" w:lineRule="auto"/>
        <w:jc w:val="right"/>
        <w:rPr>
          <w:rFonts w:eastAsia="SimSun"/>
          <w:kern w:val="2"/>
          <w:lang w:eastAsia="zh-CN"/>
        </w:rPr>
      </w:pPr>
      <m:oMathPara>
        <m:oMath>
          <m:r>
            <w:rPr>
              <w:rFonts w:ascii="Cambria Math" w:eastAsia="SimSun"/>
              <w:kern w:val="2"/>
              <w:sz w:val="18"/>
              <w:szCs w:val="18"/>
              <w:lang w:eastAsia="zh-CN"/>
            </w:rPr>
            <m:t>ordLoss=</m:t>
          </m:r>
          <m:r>
            <w:rPr>
              <w:rFonts w:ascii="Cambria Math" w:eastAsia="SimSun"/>
              <w:kern w:val="2"/>
              <w:sz w:val="18"/>
              <w:szCs w:val="18"/>
              <w:lang w:eastAsia="zh-CN"/>
            </w:rPr>
            <m:t>-</m:t>
          </m:r>
          <m:nary>
            <m:naryPr>
              <m:chr m:val="∑"/>
              <m:ctrlPr>
                <w:rPr>
                  <w:rFonts w:ascii="Cambria Math" w:eastAsia="SimSun" w:hAnsi="Cambria Math"/>
                  <w:i/>
                  <w:kern w:val="2"/>
                  <w:sz w:val="18"/>
                  <w:szCs w:val="18"/>
                  <w:lang w:eastAsia="zh-CN"/>
                </w:rPr>
              </m:ctrlPr>
            </m:naryPr>
            <m:sub>
              <m:r>
                <w:rPr>
                  <w:rFonts w:ascii="Cambria Math" w:eastAsia="SimSun"/>
                  <w:kern w:val="2"/>
                  <w:sz w:val="18"/>
                  <w:szCs w:val="18"/>
                  <w:lang w:eastAsia="zh-CN"/>
                </w:rPr>
                <m:t>i=1</m:t>
              </m:r>
            </m:sub>
            <m:sup>
              <m:r>
                <w:rPr>
                  <w:rFonts w:ascii="Cambria Math" w:eastAsia="SimSun"/>
                  <w:kern w:val="2"/>
                  <w:sz w:val="18"/>
                  <w:szCs w:val="18"/>
                  <w:lang w:eastAsia="zh-CN"/>
                </w:rPr>
                <m:t>n</m:t>
              </m:r>
            </m:sup>
            <m:e>
              <m:nary>
                <m:naryPr>
                  <m:chr m:val="∑"/>
                  <m:supHide m:val="1"/>
                  <m:ctrlPr>
                    <w:rPr>
                      <w:rFonts w:ascii="Cambria Math" w:eastAsia="SimSun" w:hAnsi="Cambria Math"/>
                      <w:i/>
                      <w:kern w:val="2"/>
                      <w:sz w:val="18"/>
                      <w:szCs w:val="18"/>
                      <w:lang w:eastAsia="zh-CN"/>
                    </w:rPr>
                  </m:ctrlPr>
                </m:naryPr>
                <m:sub>
                  <m:r>
                    <w:rPr>
                      <w:rFonts w:ascii="Cambria Math" w:eastAsia="SimSun"/>
                      <w:kern w:val="2"/>
                      <w:sz w:val="18"/>
                      <w:szCs w:val="18"/>
                      <w:lang w:eastAsia="zh-CN"/>
                    </w:rPr>
                    <m:t>j</m:t>
                  </m:r>
                  <m:r>
                    <w:rPr>
                      <w:rFonts w:ascii="Cambria Math" w:eastAsia="SimSun"/>
                      <w:kern w:val="2"/>
                      <w:sz w:val="18"/>
                      <w:szCs w:val="18"/>
                      <w:lang w:eastAsia="zh-CN"/>
                    </w:rPr>
                    <m:t>≠</m:t>
                  </m:r>
                  <m:r>
                    <w:rPr>
                      <w:rFonts w:ascii="Cambria Math" w:eastAsia="SimSun"/>
                      <w:kern w:val="2"/>
                      <w:sz w:val="18"/>
                      <w:szCs w:val="18"/>
                      <w:lang w:eastAsia="zh-CN"/>
                    </w:rPr>
                    <m:t>i</m:t>
                  </m:r>
                </m:sub>
                <m:sup/>
                <m:e>
                  <m:r>
                    <w:rPr>
                      <w:rFonts w:ascii="Cambria Math" w:eastAsia="SimSun"/>
                      <w:kern w:val="2"/>
                      <w:sz w:val="18"/>
                      <w:szCs w:val="18"/>
                      <w:lang w:eastAsia="zh-CN"/>
                    </w:rPr>
                    <m:t>I</m:t>
                  </m:r>
                  <m:r>
                    <w:rPr>
                      <w:rFonts w:ascii="Cambria Math" w:eastAsia="SimSun"/>
                      <w:kern w:val="2"/>
                      <w:sz w:val="18"/>
                      <w:szCs w:val="18"/>
                      <w:lang w:eastAsia="zh-CN"/>
                    </w:rPr>
                    <m:t>*</m:t>
                  </m:r>
                  <m:func>
                    <m:funcPr>
                      <m:ctrlPr>
                        <w:rPr>
                          <w:rFonts w:ascii="Cambria Math" w:eastAsia="SimSun" w:hAnsi="Cambria Math"/>
                          <w:i/>
                          <w:kern w:val="2"/>
                          <w:sz w:val="18"/>
                          <w:szCs w:val="18"/>
                          <w:lang w:eastAsia="zh-CN"/>
                        </w:rPr>
                      </m:ctrlPr>
                    </m:funcPr>
                    <m:fName>
                      <m:r>
                        <w:rPr>
                          <w:rFonts w:ascii="Cambria Math" w:eastAsia="SimSun"/>
                          <w:kern w:val="2"/>
                          <w:sz w:val="18"/>
                          <w:szCs w:val="18"/>
                          <w:lang w:eastAsia="zh-CN"/>
                        </w:rPr>
                        <m:t>max</m:t>
                      </m:r>
                    </m:fName>
                    <m:e>
                      <m:r>
                        <w:rPr>
                          <w:rFonts w:ascii="Cambria Math" w:eastAsia="SimSun"/>
                          <w:kern w:val="2"/>
                          <w:sz w:val="18"/>
                          <w:szCs w:val="18"/>
                          <w:lang w:eastAsia="zh-CN"/>
                        </w:rPr>
                        <m:t>(</m:t>
                      </m:r>
                    </m:e>
                  </m:func>
                  <m:r>
                    <w:rPr>
                      <w:rFonts w:ascii="Cambria Math" w:eastAsia="SimSun"/>
                      <w:kern w:val="2"/>
                      <w:sz w:val="18"/>
                      <w:szCs w:val="18"/>
                      <w:lang w:eastAsia="zh-CN"/>
                    </w:rPr>
                    <m:t>0,1</m:t>
                  </m:r>
                  <m:r>
                    <w:rPr>
                      <w:rFonts w:ascii="Cambria Math" w:eastAsia="SimSun"/>
                      <w:kern w:val="2"/>
                      <w:sz w:val="18"/>
                      <w:szCs w:val="18"/>
                      <w:lang w:eastAsia="zh-CN"/>
                    </w:rPr>
                    <m:t>-</m:t>
                  </m:r>
                  <m:r>
                    <w:rPr>
                      <w:rFonts w:ascii="Cambria Math" w:eastAsia="SimSun"/>
                      <w:kern w:val="2"/>
                      <w:sz w:val="18"/>
                      <w:szCs w:val="18"/>
                      <w:lang w:eastAsia="zh-CN"/>
                    </w:rPr>
                    <m:t>re</m:t>
                  </m:r>
                  <m:sSub>
                    <m:sSubPr>
                      <m:ctrlPr>
                        <w:rPr>
                          <w:rFonts w:ascii="Cambria Math" w:eastAsia="SimSun" w:hAnsi="Cambria Math"/>
                          <w:i/>
                          <w:kern w:val="2"/>
                          <w:sz w:val="18"/>
                          <w:szCs w:val="18"/>
                          <w:lang w:eastAsia="zh-CN"/>
                        </w:rPr>
                      </m:ctrlPr>
                    </m:sSubPr>
                    <m:e>
                      <m:r>
                        <w:rPr>
                          <w:rFonts w:ascii="Cambria Math" w:eastAsia="SimSun"/>
                          <w:kern w:val="2"/>
                          <w:sz w:val="18"/>
                          <w:szCs w:val="18"/>
                          <w:lang w:eastAsia="zh-CN"/>
                        </w:rPr>
                        <m:t>c</m:t>
                      </m:r>
                    </m:e>
                    <m:sub>
                      <m:r>
                        <w:rPr>
                          <w:rFonts w:ascii="Cambria Math" w:eastAsia="SimSun"/>
                          <w:kern w:val="2"/>
                          <w:sz w:val="18"/>
                          <w:szCs w:val="18"/>
                          <w:lang w:eastAsia="zh-CN"/>
                        </w:rPr>
                        <m:t>ij</m:t>
                      </m:r>
                    </m:sub>
                  </m:sSub>
                </m:e>
              </m:nary>
            </m:e>
          </m:nary>
          <m:r>
            <w:rPr>
              <w:rFonts w:ascii="Cambria Math" w:eastAsia="SimSun"/>
              <w:kern w:val="2"/>
              <w:sz w:val="18"/>
              <w:szCs w:val="18"/>
              <w:lang w:eastAsia="zh-CN"/>
            </w:rPr>
            <m:t>)</m:t>
          </m:r>
          <m:r>
            <m:rPr>
              <m:sty m:val="p"/>
            </m:rPr>
            <w:rPr>
              <w:rFonts w:ascii="Cambria Math" w:eastAsia="SimSun" w:hAnsi="Cambria Math"/>
              <w:kern w:val="2"/>
              <w:sz w:val="18"/>
              <w:szCs w:val="18"/>
              <w:lang w:eastAsia="zh-CN"/>
            </w:rPr>
            <w:br/>
          </m:r>
        </m:oMath>
      </m:oMathPara>
      <m:oMath>
        <m:m>
          <m:mPr>
            <m:mcs>
              <m:mc>
                <m:mcPr>
                  <m:count m:val="3"/>
                  <m:mcJc m:val="center"/>
                </m:mcPr>
              </m:mc>
            </m:mcs>
            <m:ctrlPr>
              <w:rPr>
                <w:rFonts w:ascii="Cambria Math" w:eastAsia="SimSun" w:hAnsi="Cambria Math"/>
                <w:i/>
                <w:kern w:val="2"/>
                <w:sz w:val="18"/>
                <w:szCs w:val="18"/>
                <w:lang w:eastAsia="zh-CN"/>
              </w:rPr>
            </m:ctrlPr>
          </m:mPr>
          <m:mr>
            <m:e/>
            <m:e/>
            <m:e/>
          </m:mr>
        </m:m>
        <m:r>
          <w:rPr>
            <w:rFonts w:ascii="Cambria Math" w:eastAsia="SimSun"/>
            <w:kern w:val="2"/>
            <w:sz w:val="18"/>
            <w:szCs w:val="18"/>
            <w:lang w:eastAsia="zh-CN"/>
          </w:rPr>
          <m:t>=</m:t>
        </m:r>
        <m:r>
          <w:rPr>
            <w:rFonts w:ascii="Cambria Math" w:eastAsia="SimSun"/>
            <w:kern w:val="2"/>
            <w:sz w:val="18"/>
            <w:szCs w:val="18"/>
            <w:lang w:eastAsia="zh-CN"/>
          </w:rPr>
          <m:t>-</m:t>
        </m:r>
        <m:nary>
          <m:naryPr>
            <m:chr m:val="∑"/>
            <m:ctrlPr>
              <w:rPr>
                <w:rFonts w:ascii="Cambria Math" w:eastAsia="SimSun" w:hAnsi="Cambria Math"/>
                <w:i/>
                <w:kern w:val="2"/>
                <w:sz w:val="18"/>
                <w:szCs w:val="18"/>
                <w:lang w:eastAsia="zh-CN"/>
              </w:rPr>
            </m:ctrlPr>
          </m:naryPr>
          <m:sub>
            <m:r>
              <w:rPr>
                <w:rFonts w:ascii="Cambria Math" w:eastAsia="SimSun"/>
                <w:kern w:val="2"/>
                <w:sz w:val="18"/>
                <w:szCs w:val="18"/>
                <w:lang w:eastAsia="zh-CN"/>
              </w:rPr>
              <m:t>i=1</m:t>
            </m:r>
          </m:sub>
          <m:sup>
            <m:r>
              <w:rPr>
                <w:rFonts w:ascii="Cambria Math" w:eastAsia="SimSun"/>
                <w:kern w:val="2"/>
                <w:sz w:val="18"/>
                <w:szCs w:val="18"/>
                <w:lang w:eastAsia="zh-CN"/>
              </w:rPr>
              <m:t>n</m:t>
            </m:r>
          </m:sup>
          <m:e>
            <m:nary>
              <m:naryPr>
                <m:chr m:val="∑"/>
                <m:supHide m:val="1"/>
                <m:ctrlPr>
                  <w:rPr>
                    <w:rFonts w:ascii="Cambria Math" w:eastAsia="SimSun" w:hAnsi="Cambria Math"/>
                    <w:i/>
                    <w:kern w:val="2"/>
                    <w:sz w:val="18"/>
                    <w:szCs w:val="18"/>
                    <w:lang w:eastAsia="zh-CN"/>
                  </w:rPr>
                </m:ctrlPr>
              </m:naryPr>
              <m:sub>
                <m:r>
                  <w:rPr>
                    <w:rFonts w:ascii="Cambria Math" w:eastAsia="SimSun"/>
                    <w:kern w:val="2"/>
                    <w:sz w:val="18"/>
                    <w:szCs w:val="18"/>
                    <w:lang w:eastAsia="zh-CN"/>
                  </w:rPr>
                  <m:t>j</m:t>
                </m:r>
                <m:r>
                  <w:rPr>
                    <w:rFonts w:ascii="Cambria Math" w:eastAsia="SimSun"/>
                    <w:kern w:val="2"/>
                    <w:sz w:val="18"/>
                    <w:szCs w:val="18"/>
                    <w:lang w:eastAsia="zh-CN"/>
                  </w:rPr>
                  <m:t>≠</m:t>
                </m:r>
                <m:r>
                  <w:rPr>
                    <w:rFonts w:ascii="Cambria Math" w:eastAsia="SimSun"/>
                    <w:kern w:val="2"/>
                    <w:sz w:val="18"/>
                    <w:szCs w:val="18"/>
                    <w:lang w:eastAsia="zh-CN"/>
                  </w:rPr>
                  <m:t>i</m:t>
                </m:r>
              </m:sub>
              <m:sup/>
              <m:e>
                <m:r>
                  <w:rPr>
                    <w:rFonts w:ascii="Cambria Math" w:eastAsia="SimSun"/>
                    <w:kern w:val="2"/>
                    <w:sz w:val="18"/>
                    <w:szCs w:val="18"/>
                    <w:lang w:eastAsia="zh-CN"/>
                  </w:rPr>
                  <m:t>I</m:t>
                </m:r>
                <m:r>
                  <w:rPr>
                    <w:rFonts w:ascii="Cambria Math" w:eastAsia="SimSun"/>
                    <w:kern w:val="2"/>
                    <w:sz w:val="18"/>
                    <w:szCs w:val="18"/>
                    <w:lang w:eastAsia="zh-CN"/>
                  </w:rPr>
                  <m:t>*</m:t>
                </m:r>
                <m:func>
                  <m:funcPr>
                    <m:ctrlPr>
                      <w:rPr>
                        <w:rFonts w:ascii="Cambria Math" w:eastAsia="SimSun" w:hAnsi="Cambria Math"/>
                        <w:i/>
                        <w:kern w:val="2"/>
                        <w:sz w:val="18"/>
                        <w:szCs w:val="18"/>
                        <w:lang w:eastAsia="zh-CN"/>
                      </w:rPr>
                    </m:ctrlPr>
                  </m:funcPr>
                  <m:fName>
                    <m:r>
                      <w:rPr>
                        <w:rFonts w:ascii="Cambria Math" w:eastAsia="SimSun"/>
                        <w:kern w:val="2"/>
                        <w:sz w:val="18"/>
                        <w:szCs w:val="18"/>
                        <w:lang w:eastAsia="zh-CN"/>
                      </w:rPr>
                      <m:t>max</m:t>
                    </m:r>
                  </m:fName>
                  <m:e>
                    <m:r>
                      <w:rPr>
                        <w:rFonts w:ascii="Cambria Math" w:eastAsia="SimSun"/>
                        <w:kern w:val="2"/>
                        <w:sz w:val="18"/>
                        <w:szCs w:val="18"/>
                        <w:lang w:eastAsia="zh-CN"/>
                      </w:rPr>
                      <m:t>(</m:t>
                    </m:r>
                  </m:e>
                </m:func>
                <m:r>
                  <w:rPr>
                    <w:rFonts w:ascii="Cambria Math" w:eastAsia="SimSun"/>
                    <w:kern w:val="2"/>
                    <w:sz w:val="18"/>
                    <w:szCs w:val="18"/>
                    <w:lang w:eastAsia="zh-CN"/>
                  </w:rPr>
                  <m:t>0,1</m:t>
                </m:r>
                <m:r>
                  <w:rPr>
                    <w:rFonts w:ascii="Cambria Math" w:eastAsia="SimSun"/>
                    <w:kern w:val="2"/>
                    <w:sz w:val="18"/>
                    <w:szCs w:val="18"/>
                    <w:lang w:eastAsia="zh-CN"/>
                  </w:rPr>
                  <m:t>-</m:t>
                </m:r>
                <m:func>
                  <m:funcPr>
                    <m:ctrlPr>
                      <w:rPr>
                        <w:rFonts w:ascii="Cambria Math" w:eastAsia="SimSun" w:hAnsi="Cambria Math"/>
                        <w:i/>
                        <w:kern w:val="2"/>
                        <w:sz w:val="18"/>
                        <w:szCs w:val="18"/>
                        <w:lang w:eastAsia="zh-CN"/>
                      </w:rPr>
                    </m:ctrlPr>
                  </m:funcPr>
                  <m:fName>
                    <m:r>
                      <w:rPr>
                        <w:rFonts w:ascii="Cambria Math" w:eastAsia="SimSun"/>
                        <w:kern w:val="2"/>
                        <w:sz w:val="18"/>
                        <w:szCs w:val="18"/>
                        <w:lang w:eastAsia="zh-CN"/>
                      </w:rPr>
                      <m:t>exp</m:t>
                    </m:r>
                  </m:fName>
                  <m:e>
                    <m:r>
                      <w:rPr>
                        <w:rFonts w:ascii="Cambria Math" w:eastAsia="SimSun"/>
                        <w:kern w:val="2"/>
                        <w:sz w:val="18"/>
                        <w:szCs w:val="18"/>
                        <w:lang w:eastAsia="zh-CN"/>
                      </w:rPr>
                      <m:t>(</m:t>
                    </m:r>
                  </m:e>
                </m:func>
                <m:sSup>
                  <m:sSupPr>
                    <m:ctrlPr>
                      <w:rPr>
                        <w:rFonts w:ascii="Cambria Math" w:eastAsia="SimSun" w:hAnsi="Cambria Math"/>
                        <w:i/>
                        <w:kern w:val="2"/>
                        <w:sz w:val="18"/>
                        <w:szCs w:val="18"/>
                        <w:lang w:eastAsia="zh-CN"/>
                      </w:rPr>
                    </m:ctrlPr>
                  </m:sSupPr>
                  <m:e>
                    <m:r>
                      <w:rPr>
                        <w:rFonts w:ascii="Cambria Math" w:eastAsia="SimSun"/>
                        <w:kern w:val="2"/>
                        <w:sz w:val="18"/>
                        <w:szCs w:val="18"/>
                        <w:lang w:eastAsia="zh-CN"/>
                      </w:rPr>
                      <m:t>θ</m:t>
                    </m:r>
                  </m:e>
                  <m:sup>
                    <m:r>
                      <w:rPr>
                        <w:rFonts w:ascii="Cambria Math" w:eastAsia="SimSun"/>
                        <w:kern w:val="2"/>
                        <w:sz w:val="18"/>
                        <w:szCs w:val="18"/>
                        <w:lang w:eastAsia="zh-CN"/>
                      </w:rPr>
                      <m:t>T</m:t>
                    </m:r>
                  </m:sup>
                </m:sSup>
                <m:r>
                  <w:rPr>
                    <w:rFonts w:ascii="Cambria Math" w:eastAsia="SimSun"/>
                    <w:kern w:val="2"/>
                    <w:sz w:val="18"/>
                    <w:szCs w:val="18"/>
                    <w:lang w:eastAsia="zh-CN"/>
                  </w:rPr>
                  <m:t>(</m:t>
                </m:r>
                <m:sSub>
                  <m:sSubPr>
                    <m:ctrlPr>
                      <w:rPr>
                        <w:rFonts w:ascii="Cambria Math" w:eastAsia="SimSun" w:hAnsi="Cambria Math"/>
                        <w:i/>
                        <w:kern w:val="2"/>
                        <w:sz w:val="18"/>
                        <w:szCs w:val="18"/>
                        <w:lang w:eastAsia="zh-CN"/>
                      </w:rPr>
                    </m:ctrlPr>
                  </m:sSubPr>
                  <m:e>
                    <m:r>
                      <w:rPr>
                        <w:rFonts w:ascii="Cambria Math" w:eastAsia="SimSun"/>
                        <w:kern w:val="2"/>
                        <w:sz w:val="18"/>
                        <w:szCs w:val="18"/>
                        <w:lang w:eastAsia="zh-CN"/>
                      </w:rPr>
                      <m:t>x</m:t>
                    </m:r>
                  </m:e>
                  <m:sub>
                    <m:r>
                      <w:rPr>
                        <w:rFonts w:ascii="Cambria Math" w:eastAsia="SimSun"/>
                        <w:kern w:val="2"/>
                        <w:sz w:val="18"/>
                        <w:szCs w:val="18"/>
                        <w:lang w:eastAsia="zh-CN"/>
                      </w:rPr>
                      <m:t>i</m:t>
                    </m:r>
                  </m:sub>
                </m:sSub>
                <m:r>
                  <w:rPr>
                    <w:rFonts w:ascii="Cambria Math" w:eastAsia="SimSun"/>
                    <w:kern w:val="2"/>
                    <w:sz w:val="18"/>
                    <w:szCs w:val="18"/>
                    <w:lang w:eastAsia="zh-CN"/>
                  </w:rPr>
                  <m:t>-</m:t>
                </m:r>
                <m:sSub>
                  <m:sSubPr>
                    <m:ctrlPr>
                      <w:rPr>
                        <w:rFonts w:ascii="Cambria Math" w:eastAsia="SimSun" w:hAnsi="Cambria Math"/>
                        <w:i/>
                        <w:kern w:val="2"/>
                        <w:sz w:val="18"/>
                        <w:szCs w:val="18"/>
                        <w:lang w:eastAsia="zh-CN"/>
                      </w:rPr>
                    </m:ctrlPr>
                  </m:sSubPr>
                  <m:e>
                    <m:r>
                      <w:rPr>
                        <w:rFonts w:ascii="Cambria Math" w:eastAsia="SimSun"/>
                        <w:kern w:val="2"/>
                        <w:sz w:val="18"/>
                        <w:szCs w:val="18"/>
                        <w:lang w:eastAsia="zh-CN"/>
                      </w:rPr>
                      <m:t>x</m:t>
                    </m:r>
                  </m:e>
                  <m:sub>
                    <m:r>
                      <w:rPr>
                        <w:rFonts w:ascii="Cambria Math" w:eastAsia="SimSun"/>
                        <w:kern w:val="2"/>
                        <w:sz w:val="18"/>
                        <w:szCs w:val="18"/>
                        <w:lang w:eastAsia="zh-CN"/>
                      </w:rPr>
                      <m:t>j</m:t>
                    </m:r>
                  </m:sub>
                </m:sSub>
              </m:e>
            </m:nary>
          </m:e>
        </m:nary>
        <m:r>
          <w:rPr>
            <w:rFonts w:ascii="Cambria Math" w:eastAsia="SimSun"/>
            <w:kern w:val="2"/>
            <w:sz w:val="18"/>
            <w:szCs w:val="18"/>
            <w:lang w:eastAsia="zh-CN"/>
          </w:rPr>
          <m:t>))</m:t>
        </m:r>
      </m:oMath>
      <w:r w:rsidR="00842B8E">
        <w:rPr>
          <w:rFonts w:eastAsia="SimSun"/>
          <w:kern w:val="2"/>
          <w:szCs w:val="24"/>
          <w:lang w:eastAsia="zh-CN"/>
        </w:rPr>
        <w:t xml:space="preserve">  </w:t>
      </w:r>
      <w:r w:rsidR="00B91F1D">
        <w:rPr>
          <w:rFonts w:eastAsia="SimSun"/>
          <w:kern w:val="2"/>
          <w:szCs w:val="24"/>
          <w:lang w:eastAsia="zh-CN"/>
        </w:rPr>
        <w:t xml:space="preserve">                   </w:t>
      </w:r>
      <w:r w:rsidR="00842B8E">
        <w:rPr>
          <w:rFonts w:eastAsia="SimSun"/>
          <w:kern w:val="2"/>
          <w:szCs w:val="24"/>
          <w:lang w:eastAsia="zh-CN"/>
        </w:rPr>
        <w:t xml:space="preserve">   </w:t>
      </w:r>
      <w:r w:rsidR="00842B8E" w:rsidRPr="00356567">
        <w:rPr>
          <w:rFonts w:eastAsia="SimSun"/>
          <w:kern w:val="2"/>
          <w:lang w:eastAsia="zh-CN"/>
        </w:rPr>
        <w:t>(</w:t>
      </w:r>
      <w:r w:rsidR="00324E3C">
        <w:rPr>
          <w:rFonts w:eastAsia="SimSun"/>
          <w:kern w:val="2"/>
          <w:lang w:eastAsia="zh-CN"/>
        </w:rPr>
        <w:t>7</w:t>
      </w:r>
      <w:r w:rsidR="00842B8E" w:rsidRPr="00356567">
        <w:rPr>
          <w:rFonts w:eastAsia="SimSun"/>
          <w:kern w:val="2"/>
          <w:lang w:eastAsia="zh-CN"/>
        </w:rPr>
        <w:t>)</w:t>
      </w:r>
    </w:p>
    <w:p w14:paraId="398E28D4" w14:textId="070D152A" w:rsidR="00842B8E" w:rsidRDefault="00842B8E" w:rsidP="009B60DD">
      <w:pPr>
        <w:spacing w:line="240" w:lineRule="exact"/>
        <w:ind w:firstLine="0"/>
        <w:rPr>
          <w:rFonts w:eastAsia="SimSun"/>
          <w:kern w:val="2"/>
          <w:lang w:eastAsia="zh-CN"/>
        </w:rPr>
      </w:pPr>
      <w:r w:rsidRPr="00B01CE8">
        <w:rPr>
          <w:rFonts w:eastAsia="SimSun"/>
          <w:kern w:val="2"/>
          <w:lang w:eastAsia="zh-CN"/>
        </w:rPr>
        <w:t xml:space="preserve">Where </w:t>
      </w:r>
      <w:r w:rsidRPr="00B01CE8">
        <w:rPr>
          <w:rFonts w:eastAsia="SimSun"/>
          <w:i/>
          <w:kern w:val="2"/>
          <w:lang w:eastAsia="zh-CN"/>
        </w:rPr>
        <w:t>I</w:t>
      </w:r>
      <w:r w:rsidRPr="00B01CE8">
        <w:rPr>
          <w:rFonts w:eastAsia="SimSun"/>
          <w:kern w:val="2"/>
          <w:lang w:eastAsia="zh-CN"/>
        </w:rPr>
        <w:t xml:space="preserve"> = 1 if the survival time for patient</w:t>
      </w:r>
      <m:oMath>
        <m:r>
          <w:rPr>
            <w:rFonts w:ascii="Cambria Math" w:eastAsia="SimSun"/>
            <w:kern w:val="2"/>
            <w:lang w:eastAsia="zh-CN"/>
          </w:rPr>
          <m:t>i</m:t>
        </m:r>
      </m:oMath>
      <w:r w:rsidRPr="00B01CE8">
        <w:rPr>
          <w:rFonts w:eastAsia="SimSun"/>
          <w:kern w:val="2"/>
          <w:lang w:eastAsia="zh-CN"/>
        </w:rPr>
        <w:t>is shorter than that for patient</w:t>
      </w:r>
      <m:oMath>
        <m:r>
          <w:rPr>
            <w:rFonts w:ascii="Cambria Math" w:eastAsia="SimSun"/>
            <w:kern w:val="2"/>
            <w:lang w:eastAsia="zh-CN"/>
          </w:rPr>
          <m:t>j</m:t>
        </m:r>
      </m:oMath>
      <w:r w:rsidRPr="00B01CE8">
        <w:rPr>
          <w:rFonts w:eastAsia="SimSun"/>
          <w:kern w:val="2"/>
          <w:lang w:eastAsia="zh-CN"/>
        </w:rPr>
        <w:t xml:space="preserve">. Otherwise, </w:t>
      </w:r>
      <w:r w:rsidRPr="00B01CE8">
        <w:rPr>
          <w:rFonts w:eastAsia="SimSun"/>
          <w:i/>
          <w:kern w:val="2"/>
          <w:lang w:eastAsia="zh-CN"/>
        </w:rPr>
        <w:t xml:space="preserve">I </w:t>
      </w:r>
      <w:r w:rsidRPr="00B01CE8">
        <w:rPr>
          <w:rFonts w:eastAsia="SimSun"/>
          <w:kern w:val="2"/>
          <w:lang w:eastAsia="zh-CN"/>
        </w:rPr>
        <w:t xml:space="preserve">= 0. </w:t>
      </w:r>
    </w:p>
    <w:p w14:paraId="1DC12CC7" w14:textId="77777777" w:rsidR="00842B8E" w:rsidRDefault="00842B8E" w:rsidP="009E4465">
      <w:pPr>
        <w:spacing w:line="240" w:lineRule="exact"/>
        <w:ind w:firstLineChars="150" w:firstLine="300"/>
        <w:rPr>
          <w:rFonts w:eastAsia="SimSun"/>
          <w:kern w:val="2"/>
          <w:lang w:eastAsia="zh-CN"/>
        </w:rPr>
      </w:pPr>
      <w:r w:rsidRPr="00B01CE8">
        <w:rPr>
          <w:rFonts w:eastAsia="SimSun"/>
          <w:kern w:val="2"/>
          <w:lang w:eastAsia="zh-CN"/>
        </w:rPr>
        <w:lastRenderedPageBreak/>
        <w:t xml:space="preserve">By combining </w:t>
      </w:r>
      <w:r w:rsidRPr="00ED48A6">
        <w:rPr>
          <w:rFonts w:eastAsia="SimSun"/>
          <w:kern w:val="2"/>
          <w:lang w:eastAsia="zh-CN"/>
        </w:rPr>
        <w:t xml:space="preserve">the </w:t>
      </w:r>
      <w:r>
        <w:rPr>
          <w:rFonts w:eastAsia="SimSun"/>
          <w:kern w:val="2"/>
          <w:lang w:eastAsia="zh-CN"/>
        </w:rPr>
        <w:t xml:space="preserve">Cox </w:t>
      </w:r>
      <w:r w:rsidRPr="00ED48A6">
        <w:rPr>
          <w:rFonts w:eastAsia="SimSun"/>
          <w:kern w:val="2"/>
          <w:lang w:eastAsia="zh-CN"/>
        </w:rPr>
        <w:t>negative partial log-likelihood function</w:t>
      </w:r>
      <w:r w:rsidRPr="00B01CE8">
        <w:rPr>
          <w:rFonts w:eastAsia="SimSun"/>
          <w:kern w:val="2"/>
          <w:lang w:eastAsia="zh-CN"/>
        </w:rPr>
        <w:t xml:space="preserve"> </w:t>
      </w:r>
      <w:r w:rsidRPr="00ED48A6">
        <w:rPr>
          <w:rFonts w:eastAsia="SimSun"/>
          <w:i/>
          <w:kern w:val="2"/>
          <w:lang w:eastAsia="zh-CN"/>
        </w:rPr>
        <w:t>L</w:t>
      </w:r>
      <w:r>
        <w:rPr>
          <w:rFonts w:eastAsia="SimSun"/>
          <w:kern w:val="2"/>
          <w:vertAlign w:val="subscript"/>
          <w:lang w:eastAsia="zh-CN"/>
        </w:rPr>
        <w:t xml:space="preserve">Z </w:t>
      </w:r>
      <w:r w:rsidRPr="00B01CE8">
        <w:rPr>
          <w:rFonts w:eastAsia="SimSun"/>
          <w:kern w:val="2"/>
          <w:lang w:eastAsia="zh-CN"/>
        </w:rPr>
        <w:t xml:space="preserve">with </w:t>
      </w:r>
      <w:r>
        <w:rPr>
          <w:rFonts w:eastAsia="SimSun"/>
          <w:kern w:val="2"/>
          <w:lang w:eastAsia="zh-CN"/>
        </w:rPr>
        <w:t xml:space="preserve">the above </w:t>
      </w:r>
      <w:r w:rsidRPr="00B01CE8">
        <w:rPr>
          <w:rFonts w:eastAsia="SimSun"/>
          <w:kern w:val="2"/>
          <w:lang w:eastAsia="zh-CN"/>
        </w:rPr>
        <w:t>ordinal</w:t>
      </w:r>
      <w:r>
        <w:rPr>
          <w:rFonts w:eastAsia="SimSun"/>
          <w:kern w:val="2"/>
          <w:lang w:eastAsia="zh-CN"/>
        </w:rPr>
        <w:t xml:space="preserve"> loss </w:t>
      </w:r>
      <w:r w:rsidRPr="00ED48A6">
        <w:rPr>
          <w:rFonts w:eastAsia="SimSun"/>
          <w:i/>
          <w:kern w:val="2"/>
          <w:lang w:eastAsia="zh-CN"/>
        </w:rPr>
        <w:t>ordLoss</w:t>
      </w:r>
      <w:r w:rsidRPr="00B01CE8">
        <w:rPr>
          <w:rFonts w:eastAsia="SimSun"/>
          <w:kern w:val="2"/>
          <w:lang w:eastAsia="zh-CN"/>
        </w:rPr>
        <w:t xml:space="preserve">, the </w:t>
      </w:r>
      <w:r w:rsidR="005C0AD7" w:rsidRPr="005C0AD7">
        <w:rPr>
          <w:rFonts w:eastAsia="SimSun"/>
          <w:kern w:val="2"/>
          <w:lang w:eastAsia="zh-CN"/>
        </w:rPr>
        <w:t>weighted</w:t>
      </w:r>
      <w:r w:rsidRPr="00B01CE8">
        <w:rPr>
          <w:rFonts w:eastAsia="SimSun"/>
          <w:kern w:val="2"/>
          <w:lang w:eastAsia="zh-CN"/>
        </w:rPr>
        <w:t xml:space="preserve"> </w:t>
      </w:r>
      <w:r w:rsidR="005C0AD7" w:rsidRPr="005C0AD7">
        <w:rPr>
          <w:rFonts w:eastAsia="SimSun"/>
          <w:kern w:val="2"/>
          <w:lang w:eastAsia="zh-CN"/>
        </w:rPr>
        <w:t>sum of the losses</w:t>
      </w:r>
      <w:r w:rsidR="005C0AD7">
        <w:rPr>
          <w:rFonts w:eastAsia="SimSun"/>
          <w:kern w:val="2"/>
          <w:lang w:eastAsia="zh-CN"/>
        </w:rPr>
        <w:t xml:space="preserve"> </w:t>
      </w:r>
      <w:r w:rsidRPr="00B01CE8">
        <w:rPr>
          <w:rFonts w:eastAsia="SimSun"/>
          <w:kern w:val="2"/>
          <w:lang w:eastAsia="zh-CN"/>
        </w:rPr>
        <w:t>can be formulated as</w:t>
      </w:r>
      <w:r>
        <w:rPr>
          <w:rFonts w:eastAsia="SimSun"/>
          <w:kern w:val="2"/>
          <w:lang w:eastAsia="zh-CN"/>
        </w:rPr>
        <w:t xml:space="preserve"> a multi-task model. Many</w:t>
      </w:r>
      <w:r w:rsidRPr="002E5019">
        <w:rPr>
          <w:rFonts w:eastAsia="SimSun"/>
          <w:kern w:val="2"/>
          <w:lang w:eastAsia="zh-CN"/>
        </w:rPr>
        <w:t xml:space="preserve"> previous methods which learn multiple tasks simultaneously use a naive weighted sum of losses, where the loss weights are uniform, or crudely and manually tuned. However, the model performance is extremely sensitive to weight selection. These weight hyper-parameters are expensive to tune. Therefore, it is desirable to find a more convenient approach which is able to learn the optimal weights.</w:t>
      </w:r>
      <w:r>
        <w:rPr>
          <w:rFonts w:eastAsia="SimSun"/>
          <w:kern w:val="2"/>
          <w:lang w:eastAsia="zh-CN"/>
        </w:rPr>
        <w:t xml:space="preserve"> </w:t>
      </w:r>
      <w:r w:rsidRPr="00185478">
        <w:rPr>
          <w:rFonts w:eastAsia="SimSun"/>
          <w:kern w:val="2"/>
          <w:lang w:eastAsia="zh-CN"/>
        </w:rPr>
        <w:t xml:space="preserve">We develop a way of combining multiple loss functions to </w:t>
      </w:r>
      <w:r>
        <w:rPr>
          <w:rFonts w:eastAsia="SimSun"/>
          <w:kern w:val="2"/>
          <w:lang w:eastAsia="zh-CN"/>
        </w:rPr>
        <w:t>adaptively</w:t>
      </w:r>
      <w:r w:rsidRPr="00185478">
        <w:rPr>
          <w:rFonts w:eastAsia="SimSun"/>
          <w:kern w:val="2"/>
          <w:lang w:eastAsia="zh-CN"/>
        </w:rPr>
        <w:t xml:space="preserve"> learn multiple objectives</w:t>
      </w:r>
      <w:r>
        <w:rPr>
          <w:rFonts w:eastAsia="SimSun"/>
          <w:kern w:val="2"/>
          <w:lang w:eastAsia="zh-CN"/>
        </w:rPr>
        <w:t>.</w:t>
      </w:r>
    </w:p>
    <w:p w14:paraId="16DF8704" w14:textId="77777777" w:rsidR="00842B8E" w:rsidRPr="00FD225A" w:rsidRDefault="00842B8E" w:rsidP="00842B8E">
      <w:pPr>
        <w:pStyle w:val="heading2"/>
        <w:rPr>
          <w:szCs w:val="22"/>
        </w:rPr>
      </w:pPr>
      <w:r w:rsidRPr="00CE2543">
        <w:rPr>
          <w:rFonts w:eastAsia="SimSun"/>
          <w:lang w:eastAsia="zh-CN"/>
        </w:rPr>
        <w:t xml:space="preserve">Adaptive </w:t>
      </w:r>
      <w:r w:rsidR="0002670D">
        <w:rPr>
          <w:rFonts w:eastAsia="SimSun"/>
          <w:lang w:eastAsia="zh-CN"/>
        </w:rPr>
        <w:t>w</w:t>
      </w:r>
      <w:r w:rsidR="00515F60">
        <w:rPr>
          <w:rFonts w:eastAsia="SimSun"/>
          <w:lang w:eastAsia="zh-CN"/>
        </w:rPr>
        <w:t>eighting</w:t>
      </w:r>
      <w:r w:rsidRPr="00CE2543">
        <w:rPr>
          <w:rFonts w:eastAsia="SimSun"/>
          <w:lang w:eastAsia="zh-CN"/>
        </w:rPr>
        <w:t xml:space="preserve"> </w:t>
      </w:r>
      <w:r w:rsidR="0002670D">
        <w:rPr>
          <w:rFonts w:eastAsia="SimSun"/>
          <w:lang w:eastAsia="zh-CN"/>
        </w:rPr>
        <w:t>l</w:t>
      </w:r>
      <w:r w:rsidRPr="00CE2543">
        <w:rPr>
          <w:rFonts w:eastAsia="SimSun"/>
          <w:lang w:eastAsia="zh-CN"/>
        </w:rPr>
        <w:t>oss</w:t>
      </w:r>
      <w:r w:rsidR="00515F60">
        <w:rPr>
          <w:rFonts w:eastAsia="SimSun"/>
          <w:lang w:eastAsia="zh-CN"/>
        </w:rPr>
        <w:t>es</w:t>
      </w:r>
      <w:r w:rsidRPr="00FD225A">
        <w:rPr>
          <w:szCs w:val="22"/>
        </w:rPr>
        <w:t xml:space="preserve"> </w:t>
      </w:r>
    </w:p>
    <w:p w14:paraId="184B6B30" w14:textId="7A1090C5" w:rsidR="00842B8E" w:rsidRDefault="00842B8E" w:rsidP="00A41F09">
      <w:pPr>
        <w:spacing w:line="240" w:lineRule="exact"/>
        <w:ind w:firstLine="0"/>
        <w:rPr>
          <w:rFonts w:eastAsia="SimSun"/>
          <w:kern w:val="2"/>
          <w:lang w:eastAsia="zh-CN"/>
        </w:rPr>
      </w:pPr>
      <w:r w:rsidRPr="000B476C">
        <w:rPr>
          <w:rFonts w:eastAsia="SimSun"/>
          <w:kern w:val="2"/>
          <w:lang w:eastAsia="zh-CN"/>
        </w:rPr>
        <w:t xml:space="preserve">In this study, we used methylation or </w:t>
      </w:r>
      <w:r>
        <w:rPr>
          <w:rFonts w:eastAsia="SimSun"/>
          <w:kern w:val="2"/>
          <w:lang w:eastAsia="zh-CN"/>
        </w:rPr>
        <w:t>gene expression</w:t>
      </w:r>
      <w:r w:rsidRPr="000B476C">
        <w:rPr>
          <w:rFonts w:eastAsia="SimSun"/>
          <w:kern w:val="2"/>
          <w:lang w:eastAsia="zh-CN"/>
        </w:rPr>
        <w:t xml:space="preserve"> features to make survival analysis for breast cancer patients.</w:t>
      </w:r>
      <w:r>
        <w:rPr>
          <w:rFonts w:eastAsia="SimSun"/>
          <w:kern w:val="2"/>
          <w:lang w:eastAsia="zh-CN"/>
        </w:rPr>
        <w:t xml:space="preserve"> Our</w:t>
      </w:r>
      <w:r w:rsidRPr="000B476C">
        <w:rPr>
          <w:rFonts w:eastAsia="SimSun"/>
          <w:kern w:val="2"/>
          <w:lang w:eastAsia="zh-CN"/>
        </w:rPr>
        <w:t xml:space="preserve"> main task is obtaining the training model.</w:t>
      </w:r>
      <w:r>
        <w:rPr>
          <w:rFonts w:eastAsia="SimSun"/>
          <w:kern w:val="2"/>
          <w:lang w:eastAsia="zh-CN"/>
        </w:rPr>
        <w:t xml:space="preserve"> The main task </w:t>
      </w:r>
      <w:r w:rsidRPr="000B476C">
        <w:rPr>
          <w:rFonts w:eastAsia="SimSun"/>
          <w:kern w:val="2"/>
          <w:lang w:eastAsia="zh-CN"/>
        </w:rPr>
        <w:t xml:space="preserve">has a corresponding loss </w:t>
      </w:r>
      <w:r w:rsidRPr="000B476C">
        <w:rPr>
          <w:rFonts w:eastAsia="SimSun"/>
          <w:i/>
          <w:kern w:val="2"/>
          <w:lang w:eastAsia="zh-CN"/>
        </w:rPr>
        <w:t>L</w:t>
      </w:r>
      <w:r w:rsidRPr="000B476C">
        <w:rPr>
          <w:rFonts w:eastAsia="SimSun"/>
          <w:i/>
          <w:kern w:val="2"/>
          <w:vertAlign w:val="subscript"/>
          <w:lang w:eastAsia="zh-CN"/>
        </w:rPr>
        <w:t>main</w:t>
      </w:r>
      <w:r>
        <w:rPr>
          <w:rFonts w:eastAsia="SimSun"/>
          <w:kern w:val="2"/>
          <w:lang w:eastAsia="zh-CN"/>
        </w:rPr>
        <w:t>, which can</w:t>
      </w:r>
      <w:r w:rsidRPr="00C33078">
        <w:rPr>
          <w:rFonts w:eastAsia="SimSun"/>
          <w:kern w:val="2"/>
          <w:lang w:eastAsia="zh-CN"/>
        </w:rPr>
        <w:t xml:space="preserve"> be the expected return loss used for calculating policy gradient.</w:t>
      </w:r>
      <w:r>
        <w:rPr>
          <w:rFonts w:eastAsia="SimSun"/>
          <w:kern w:val="2"/>
          <w:lang w:eastAsia="zh-CN"/>
        </w:rPr>
        <w:t xml:space="preserve"> We use </w:t>
      </w:r>
      <w:r w:rsidRPr="00742354">
        <w:rPr>
          <w:rFonts w:eastAsia="SimSun"/>
          <w:kern w:val="2"/>
          <w:lang w:eastAsia="zh-CN"/>
        </w:rPr>
        <w:t xml:space="preserve">the </w:t>
      </w:r>
      <w:r>
        <w:rPr>
          <w:rFonts w:eastAsia="SimSun"/>
          <w:kern w:val="2"/>
          <w:lang w:eastAsia="zh-CN"/>
        </w:rPr>
        <w:t xml:space="preserve">Cox </w:t>
      </w:r>
      <w:r w:rsidRPr="00742354">
        <w:rPr>
          <w:rFonts w:eastAsia="SimSun"/>
          <w:kern w:val="2"/>
          <w:lang w:eastAsia="zh-CN"/>
        </w:rPr>
        <w:t xml:space="preserve">negative partial log-likelihood function </w:t>
      </w:r>
      <w:r>
        <w:rPr>
          <w:rFonts w:eastAsia="SimSun"/>
          <w:kern w:val="2"/>
          <w:lang w:eastAsia="zh-CN"/>
        </w:rPr>
        <w:t xml:space="preserve">as </w:t>
      </w:r>
      <w:r w:rsidRPr="00742354">
        <w:rPr>
          <w:rFonts w:eastAsia="SimSun"/>
          <w:kern w:val="2"/>
          <w:lang w:eastAsia="zh-CN"/>
        </w:rPr>
        <w:t>the main loss</w:t>
      </w:r>
      <w:r>
        <w:rPr>
          <w:rFonts w:eastAsia="SimSun"/>
          <w:kern w:val="2"/>
          <w:lang w:eastAsia="zh-CN"/>
        </w:rPr>
        <w:t xml:space="preserve"> </w:t>
      </w:r>
      <w:r w:rsidRPr="00742354">
        <w:rPr>
          <w:rFonts w:eastAsia="SimSun"/>
          <w:i/>
          <w:kern w:val="2"/>
          <w:lang w:eastAsia="zh-CN"/>
        </w:rPr>
        <w:t>L</w:t>
      </w:r>
      <w:r w:rsidRPr="00742354">
        <w:rPr>
          <w:rFonts w:eastAsia="SimSun"/>
          <w:i/>
          <w:kern w:val="2"/>
          <w:vertAlign w:val="subscript"/>
          <w:lang w:eastAsia="zh-CN"/>
        </w:rPr>
        <w:t>mian</w:t>
      </w:r>
      <w:r>
        <w:rPr>
          <w:rFonts w:eastAsia="SimSun"/>
          <w:kern w:val="2"/>
          <w:lang w:eastAsia="zh-CN"/>
        </w:rPr>
        <w:t xml:space="preserve">, i.e. </w:t>
      </w:r>
      <w:r w:rsidRPr="00407E3F">
        <w:rPr>
          <w:rFonts w:eastAsia="SimSun"/>
          <w:i/>
          <w:kern w:val="2"/>
          <w:lang w:eastAsia="zh-CN"/>
        </w:rPr>
        <w:t>L</w:t>
      </w:r>
      <w:r>
        <w:rPr>
          <w:rFonts w:eastAsia="SimSun"/>
          <w:i/>
          <w:kern w:val="2"/>
          <w:vertAlign w:val="subscript"/>
          <w:lang w:eastAsia="zh-CN"/>
        </w:rPr>
        <w:t>main</w:t>
      </w:r>
      <w:r>
        <w:rPr>
          <w:rFonts w:eastAsia="SimSun"/>
          <w:kern w:val="2"/>
          <w:lang w:eastAsia="zh-CN"/>
        </w:rPr>
        <w:t>=</w:t>
      </w:r>
      <w:r w:rsidRPr="00407E3F">
        <w:rPr>
          <w:rFonts w:eastAsia="SimSun"/>
          <w:i/>
          <w:kern w:val="2"/>
          <w:lang w:eastAsia="zh-CN"/>
        </w:rPr>
        <w:t>L</w:t>
      </w:r>
      <w:r>
        <w:rPr>
          <w:rFonts w:eastAsia="SimSun"/>
          <w:i/>
          <w:kern w:val="2"/>
          <w:vertAlign w:val="subscript"/>
          <w:lang w:eastAsia="zh-CN"/>
        </w:rPr>
        <w:t>Z</w:t>
      </w:r>
      <w:r>
        <w:rPr>
          <w:rFonts w:eastAsia="SimSun"/>
          <w:kern w:val="2"/>
          <w:lang w:eastAsia="zh-CN"/>
        </w:rPr>
        <w:t xml:space="preserve">. </w:t>
      </w:r>
      <w:r w:rsidRPr="006127CB">
        <w:rPr>
          <w:rFonts w:eastAsia="SimSun"/>
          <w:kern w:val="2"/>
          <w:lang w:eastAsia="zh-CN"/>
        </w:rPr>
        <w:t xml:space="preserve">To improve data efficiency, besides the main task, one has access to one or more auxiliary tasks that share some unknown structure with the main task </w:t>
      </w:r>
      <w:r w:rsidRPr="006127CB">
        <w:rPr>
          <w:rFonts w:eastAsia="SimSun"/>
          <w:kern w:val="2"/>
          <w:lang w:eastAsia="zh-CN"/>
        </w:rPr>
        <w:fldChar w:fldCharType="begin"/>
      </w:r>
      <w:r w:rsidR="001D15D6">
        <w:rPr>
          <w:rFonts w:eastAsia="SimSun"/>
          <w:kern w:val="2"/>
          <w:lang w:eastAsia="zh-CN"/>
        </w:rPr>
        <w:instrText xml:space="preserve"> ADDIN EN.CITE &lt;EndNote&gt;&lt;Cite&gt;&lt;Author&gt;Papoudakis&lt;/Author&gt;&lt;Year&gt;2018&lt;/Year&gt;&lt;RecNum&gt;47&lt;/RecNum&gt;&lt;DisplayText&gt;(Papoudakis, et al., 2018)&lt;/DisplayText&gt;&lt;record&gt;&lt;rec-number&gt;47&lt;/rec-number&gt;&lt;foreign-keys&gt;&lt;key app="EN" db-id="wvsws5vr9adxabeftfipdvt4d9s5dw22fv2a"&gt;47&lt;/key&gt;&lt;/foreign-keys&gt;&lt;ref-type name="Journal Article"&gt;17&lt;/ref-type&gt;&lt;contributors&gt;&lt;authors&gt;&lt;author&gt;Papoudakis, Georgios&lt;/author&gt;&lt;author&gt;Chatzidimitriou, Kyriakos C&lt;/author&gt;&lt;author&gt;Mitkas, Pericles A&lt;/author&gt;&lt;/authors&gt;&lt;/contributors&gt;&lt;titles&gt;&lt;title&gt;Deep reinforcement learning for Doom using unsupervised auxiliary tasks&lt;/title&gt;&lt;secondary-title&gt;arXiv preprint arXiv:1807.01960&lt;/secondary-title&gt;&lt;/titles&gt;&lt;periodical&gt;&lt;full-title&gt;arXiv preprint arXiv:1807.01960&lt;/full-title&gt;&lt;/periodical&gt;&lt;dates&gt;&lt;year&gt;2018&lt;/year&gt;&lt;/dates&gt;&lt;urls&gt;&lt;/urls&gt;&lt;/record&gt;&lt;/Cite&gt;&lt;/EndNote&gt;</w:instrText>
      </w:r>
      <w:r w:rsidRPr="006127CB">
        <w:rPr>
          <w:rFonts w:eastAsia="SimSun"/>
          <w:kern w:val="2"/>
          <w:lang w:eastAsia="zh-CN"/>
        </w:rPr>
        <w:fldChar w:fldCharType="separate"/>
      </w:r>
      <w:r w:rsidR="001D15D6">
        <w:rPr>
          <w:rFonts w:eastAsia="SimSun"/>
          <w:noProof/>
          <w:kern w:val="2"/>
          <w:lang w:eastAsia="zh-CN"/>
        </w:rPr>
        <w:t>(</w:t>
      </w:r>
      <w:hyperlink w:anchor="_ENREF_23" w:tooltip="Papoudakis, 2018 #47" w:history="1">
        <w:r w:rsidR="00B85B03">
          <w:rPr>
            <w:rFonts w:eastAsia="SimSun"/>
            <w:noProof/>
            <w:kern w:val="2"/>
            <w:lang w:eastAsia="zh-CN"/>
          </w:rPr>
          <w:t>Papoudakis, et al., 2018</w:t>
        </w:r>
      </w:hyperlink>
      <w:r w:rsidR="001D15D6">
        <w:rPr>
          <w:rFonts w:eastAsia="SimSun"/>
          <w:noProof/>
          <w:kern w:val="2"/>
          <w:lang w:eastAsia="zh-CN"/>
        </w:rPr>
        <w:t>)</w:t>
      </w:r>
      <w:r w:rsidRPr="006127CB">
        <w:rPr>
          <w:rFonts w:eastAsia="SimSun"/>
          <w:kern w:val="2"/>
          <w:lang w:eastAsia="zh-CN"/>
        </w:rPr>
        <w:fldChar w:fldCharType="end"/>
      </w:r>
      <w:r w:rsidRPr="006127CB">
        <w:rPr>
          <w:rFonts w:eastAsia="SimSun"/>
          <w:kern w:val="2"/>
          <w:lang w:eastAsia="zh-CN"/>
        </w:rPr>
        <w:t>.</w:t>
      </w:r>
      <w:r>
        <w:rPr>
          <w:rFonts w:eastAsia="SimSun"/>
          <w:kern w:val="2"/>
          <w:lang w:eastAsia="zh-CN"/>
        </w:rPr>
        <w:t xml:space="preserve"> Here, the </w:t>
      </w:r>
      <w:r w:rsidRPr="00407E3F">
        <w:rPr>
          <w:rFonts w:eastAsia="SimSun"/>
          <w:kern w:val="2"/>
          <w:lang w:eastAsia="zh-CN"/>
        </w:rPr>
        <w:t>ordinal loss</w:t>
      </w:r>
      <w:r>
        <w:rPr>
          <w:rFonts w:eastAsia="SimSun"/>
          <w:kern w:val="2"/>
          <w:lang w:eastAsia="zh-CN"/>
        </w:rPr>
        <w:t xml:space="preserve"> can be used as auxiliary loss </w:t>
      </w:r>
      <w:r w:rsidRPr="00433A1C">
        <w:rPr>
          <w:rFonts w:eastAsia="SimSun"/>
          <w:kern w:val="2"/>
          <w:lang w:eastAsia="zh-CN"/>
        </w:rPr>
        <w:t>of</w:t>
      </w:r>
      <w:r>
        <w:rPr>
          <w:rFonts w:eastAsia="SimSun"/>
          <w:kern w:val="2"/>
          <w:lang w:eastAsia="zh-CN"/>
        </w:rPr>
        <w:t xml:space="preserve"> </w:t>
      </w:r>
      <w:r w:rsidRPr="00C33078">
        <w:rPr>
          <w:rFonts w:eastAsia="SimSun"/>
          <w:kern w:val="2"/>
          <w:lang w:eastAsia="zh-CN"/>
        </w:rPr>
        <w:t>a</w:t>
      </w:r>
      <w:r>
        <w:rPr>
          <w:rFonts w:eastAsia="SimSun"/>
          <w:kern w:val="2"/>
          <w:lang w:eastAsia="zh-CN"/>
        </w:rPr>
        <w:t>n</w:t>
      </w:r>
      <w:r w:rsidRPr="00C33078">
        <w:rPr>
          <w:rFonts w:eastAsia="SimSun"/>
          <w:kern w:val="2"/>
          <w:lang w:eastAsia="zh-CN"/>
        </w:rPr>
        <w:t xml:space="preserve"> </w:t>
      </w:r>
      <w:r>
        <w:rPr>
          <w:rFonts w:eastAsia="SimSun"/>
          <w:kern w:val="2"/>
          <w:lang w:eastAsia="zh-CN"/>
        </w:rPr>
        <w:t>auxiliary task</w:t>
      </w:r>
      <w:r w:rsidRPr="00433A1C">
        <w:rPr>
          <w:rFonts w:eastAsia="SimSun"/>
          <w:kern w:val="2"/>
          <w:lang w:eastAsia="zh-CN"/>
        </w:rPr>
        <w:t xml:space="preserve">, </w:t>
      </w:r>
      <w:r>
        <w:rPr>
          <w:rFonts w:eastAsia="SimSun"/>
          <w:kern w:val="2"/>
          <w:lang w:eastAsia="zh-CN"/>
        </w:rPr>
        <w:t xml:space="preserve">i.e. </w:t>
      </w:r>
      <w:r w:rsidRPr="00407E3F">
        <w:rPr>
          <w:rFonts w:eastAsia="SimSun"/>
          <w:i/>
          <w:kern w:val="2"/>
          <w:lang w:eastAsia="zh-CN"/>
        </w:rPr>
        <w:t>L</w:t>
      </w:r>
      <w:r>
        <w:rPr>
          <w:rFonts w:eastAsia="SimSun"/>
          <w:i/>
          <w:kern w:val="2"/>
          <w:vertAlign w:val="subscript"/>
          <w:lang w:eastAsia="zh-CN"/>
        </w:rPr>
        <w:t>aux</w:t>
      </w:r>
      <w:r>
        <w:rPr>
          <w:rFonts w:eastAsia="SimSun"/>
          <w:kern w:val="2"/>
          <w:lang w:eastAsia="zh-CN"/>
        </w:rPr>
        <w:t>=</w:t>
      </w:r>
      <w:r>
        <w:rPr>
          <w:rFonts w:eastAsia="SimSun"/>
          <w:i/>
          <w:kern w:val="2"/>
          <w:lang w:eastAsia="zh-CN"/>
        </w:rPr>
        <w:t>ordLoss</w:t>
      </w:r>
      <w:r>
        <w:rPr>
          <w:rFonts w:eastAsia="SimSun"/>
          <w:kern w:val="2"/>
          <w:lang w:eastAsia="zh-CN"/>
        </w:rPr>
        <w:t>.</w:t>
      </w:r>
      <w:r w:rsidRPr="00204BD8">
        <w:rPr>
          <w:rFonts w:eastAsia="SimSun"/>
          <w:i/>
          <w:kern w:val="2"/>
          <w:lang w:eastAsia="zh-CN"/>
        </w:rPr>
        <w:t xml:space="preserve"> </w:t>
      </w:r>
      <w:r w:rsidRPr="00C33078">
        <w:rPr>
          <w:rFonts w:eastAsia="SimSun"/>
          <w:kern w:val="2"/>
          <w:lang w:eastAsia="zh-CN"/>
        </w:rPr>
        <w:t>Our goal is to optimize the main loss</w:t>
      </w:r>
      <w:r>
        <w:rPr>
          <w:rFonts w:eastAsia="SimSun"/>
          <w:kern w:val="2"/>
          <w:lang w:eastAsia="zh-CN"/>
        </w:rPr>
        <w:t xml:space="preserve"> </w:t>
      </w:r>
      <w:r w:rsidRPr="00742354">
        <w:rPr>
          <w:rFonts w:eastAsia="SimSun"/>
          <w:i/>
          <w:kern w:val="2"/>
          <w:lang w:eastAsia="zh-CN"/>
        </w:rPr>
        <w:t>L</w:t>
      </w:r>
      <w:r w:rsidRPr="00742354">
        <w:rPr>
          <w:rFonts w:eastAsia="SimSun"/>
          <w:i/>
          <w:kern w:val="2"/>
          <w:vertAlign w:val="subscript"/>
          <w:lang w:eastAsia="zh-CN"/>
        </w:rPr>
        <w:t>mian</w:t>
      </w:r>
      <w:r w:rsidRPr="00C33078">
        <w:rPr>
          <w:rFonts w:eastAsia="SimSun"/>
          <w:kern w:val="2"/>
          <w:lang w:eastAsia="zh-CN"/>
        </w:rPr>
        <w:t>. However, auxiliary task are commonly used to help to learn a good feature representation. We can combine the main loss with the loss from the auxiliary tasks as:</w:t>
      </w:r>
    </w:p>
    <w:p w14:paraId="205BD5E6" w14:textId="1CF11658" w:rsidR="00842B8E" w:rsidRPr="00356567" w:rsidRDefault="00803F47" w:rsidP="00803F47">
      <w:pPr>
        <w:wordWrap w:val="0"/>
        <w:spacing w:line="240" w:lineRule="auto"/>
        <w:ind w:firstLine="0"/>
        <w:jc w:val="right"/>
        <w:rPr>
          <w:rFonts w:eastAsia="SimSun"/>
          <w:kern w:val="2"/>
          <w:lang w:eastAsia="zh-CN"/>
        </w:rPr>
      </w:pPr>
      <m:oMath>
        <m:r>
          <w:rPr>
            <w:rFonts w:ascii="Cambria Math" w:eastAsia="SimSun"/>
            <w:kern w:val="2"/>
            <w:sz w:val="24"/>
            <w:szCs w:val="24"/>
            <w:lang w:eastAsia="zh-CN"/>
          </w:rPr>
          <m:t>L(θ,</m:t>
        </m:r>
        <m:sSub>
          <m:sSubPr>
            <m:ctrlPr>
              <w:rPr>
                <w:rFonts w:ascii="Cambria Math" w:eastAsia="SimSun" w:hAnsi="Cambria Math"/>
                <w:i/>
                <w:kern w:val="2"/>
                <w:sz w:val="24"/>
                <w:szCs w:val="24"/>
                <w:lang w:eastAsia="zh-CN"/>
              </w:rPr>
            </m:ctrlPr>
          </m:sSubPr>
          <m:e>
            <m:r>
              <w:rPr>
                <w:rFonts w:ascii="Cambria Math" w:eastAsia="SimSun"/>
                <w:kern w:val="2"/>
                <w:sz w:val="24"/>
                <w:szCs w:val="24"/>
                <w:lang w:eastAsia="zh-CN"/>
              </w:rPr>
              <m:t>λ</m:t>
            </m:r>
          </m:e>
          <m:sub>
            <m:r>
              <w:rPr>
                <w:rFonts w:ascii="Cambria Math" w:eastAsia="SimSun"/>
                <w:kern w:val="2"/>
                <w:sz w:val="24"/>
                <w:szCs w:val="24"/>
                <w:lang w:eastAsia="zh-CN"/>
              </w:rPr>
              <m:t>1</m:t>
            </m:r>
          </m:sub>
        </m:sSub>
        <m:r>
          <w:rPr>
            <w:rFonts w:ascii="Cambria Math" w:eastAsia="SimSun"/>
            <w:kern w:val="2"/>
            <w:sz w:val="24"/>
            <w:szCs w:val="24"/>
            <w:lang w:eastAsia="zh-CN"/>
          </w:rPr>
          <m:t>,</m:t>
        </m:r>
        <m:sSub>
          <m:sSubPr>
            <m:ctrlPr>
              <w:rPr>
                <w:rFonts w:ascii="Cambria Math" w:eastAsia="SimSun" w:hAnsi="Cambria Math"/>
                <w:i/>
                <w:kern w:val="2"/>
                <w:sz w:val="24"/>
                <w:szCs w:val="24"/>
                <w:lang w:eastAsia="zh-CN"/>
              </w:rPr>
            </m:ctrlPr>
          </m:sSubPr>
          <m:e>
            <m:r>
              <w:rPr>
                <w:rFonts w:ascii="Cambria Math" w:eastAsia="SimSun"/>
                <w:kern w:val="2"/>
                <w:sz w:val="24"/>
                <w:szCs w:val="24"/>
                <w:lang w:eastAsia="zh-CN"/>
              </w:rPr>
              <m:t>λ</m:t>
            </m:r>
          </m:e>
          <m:sub>
            <m:r>
              <w:rPr>
                <w:rFonts w:ascii="Cambria Math" w:eastAsia="SimSun"/>
                <w:kern w:val="2"/>
                <w:sz w:val="24"/>
                <w:szCs w:val="24"/>
                <w:lang w:eastAsia="zh-CN"/>
              </w:rPr>
              <m:t>2</m:t>
            </m:r>
          </m:sub>
        </m:sSub>
        <m:r>
          <w:rPr>
            <w:rFonts w:ascii="Cambria Math" w:eastAsia="SimSun"/>
            <w:kern w:val="2"/>
            <w:sz w:val="24"/>
            <w:szCs w:val="24"/>
            <w:lang w:eastAsia="zh-CN"/>
          </w:rPr>
          <m:t>)=</m:t>
        </m:r>
        <m:sSub>
          <m:sSubPr>
            <m:ctrlPr>
              <w:rPr>
                <w:rFonts w:ascii="Cambria Math" w:eastAsia="SimSun" w:hAnsi="Cambria Math"/>
                <w:i/>
                <w:kern w:val="2"/>
                <w:sz w:val="24"/>
                <w:szCs w:val="24"/>
                <w:lang w:eastAsia="zh-CN"/>
              </w:rPr>
            </m:ctrlPr>
          </m:sSubPr>
          <m:e>
            <m:sSub>
              <m:sSubPr>
                <m:ctrlPr>
                  <w:ins w:id="1" w:author="Guanghui Liu" w:date="2021-01-12T13:10:00Z">
                    <w:rPr>
                      <w:rFonts w:ascii="Cambria Math" w:eastAsia="SimSun"/>
                      <w:i/>
                      <w:kern w:val="2"/>
                      <w:sz w:val="24"/>
                      <w:szCs w:val="24"/>
                      <w:lang w:eastAsia="zh-CN"/>
                    </w:rPr>
                  </w:ins>
                </m:ctrlPr>
              </m:sSubPr>
              <m:e>
                <m:r>
                  <w:ins w:id="2" w:author="Guanghui Liu" w:date="2021-01-12T13:10:00Z">
                    <w:rPr>
                      <w:rFonts w:ascii="Cambria Math" w:eastAsia="SimSun"/>
                      <w:kern w:val="2"/>
                      <w:sz w:val="24"/>
                      <w:szCs w:val="24"/>
                      <w:lang w:eastAsia="zh-CN"/>
                    </w:rPr>
                    <m:t>K</m:t>
                  </w:ins>
                </m:r>
                <m:ctrlPr>
                  <w:ins w:id="3" w:author="Guanghui Liu" w:date="2021-01-12T13:10:00Z">
                    <w:rPr>
                      <w:rFonts w:ascii="Cambria Math" w:eastAsia="SimSun"/>
                      <w:i/>
                      <w:kern w:val="2"/>
                      <w:sz w:val="24"/>
                      <w:szCs w:val="24"/>
                      <w:lang w:eastAsia="zh-CN"/>
                      <w:rPrChange w:id="4" w:author="Guanghui Liu" w:date="2021-01-12T13:11:00Z">
                        <w:rPr>
                          <w:rFonts w:ascii="Cambria Math" w:eastAsia="SimSun"/>
                          <w:i/>
                          <w:kern w:val="2"/>
                          <w:sz w:val="24"/>
                          <w:szCs w:val="24"/>
                          <w:lang w:eastAsia="zh-CN"/>
                        </w:rPr>
                      </w:rPrChange>
                    </w:rPr>
                  </w:ins>
                </m:ctrlPr>
              </m:e>
              <m:sub>
                <m:r>
                  <w:ins w:id="5" w:author="Guanghui Liu" w:date="2021-01-12T13:10:00Z">
                    <w:rPr>
                      <w:rFonts w:ascii="Cambria Math" w:eastAsia="SimSun"/>
                      <w:kern w:val="2"/>
                      <w:sz w:val="24"/>
                      <w:szCs w:val="24"/>
                      <w:lang w:eastAsia="zh-CN"/>
                    </w:rPr>
                    <m:t>1</m:t>
                  </w:ins>
                </m:r>
                <m:ctrlPr>
                  <w:ins w:id="6" w:author="Guanghui Liu" w:date="2021-01-12T13:10:00Z">
                    <w:rPr>
                      <w:rFonts w:ascii="Cambria Math" w:eastAsia="SimSun"/>
                      <w:i/>
                      <w:kern w:val="2"/>
                      <w:sz w:val="24"/>
                      <w:szCs w:val="24"/>
                      <w:lang w:eastAsia="zh-CN"/>
                      <w:rPrChange w:id="7" w:author="Guanghui Liu" w:date="2021-01-12T13:11:00Z">
                        <w:rPr>
                          <w:rFonts w:ascii="Cambria Math" w:eastAsia="SimSun"/>
                          <w:i/>
                          <w:kern w:val="2"/>
                          <w:sz w:val="24"/>
                          <w:szCs w:val="24"/>
                          <w:lang w:eastAsia="zh-CN"/>
                        </w:rPr>
                      </w:rPrChange>
                    </w:rPr>
                  </w:ins>
                </m:ctrlPr>
              </m:sub>
            </m:sSub>
            <m:r>
              <w:ins w:id="8" w:author="Guanghui Liu" w:date="2021-01-12T13:09:00Z">
                <w:rPr>
                  <w:rFonts w:ascii="Cambria Math" w:eastAsia="SimSun"/>
                  <w:kern w:val="2"/>
                  <w:sz w:val="24"/>
                  <w:szCs w:val="24"/>
                  <w:lang w:eastAsia="zh-CN"/>
                </w:rPr>
                <m:t>(</m:t>
              </w:ins>
            </m:r>
            <m:r>
              <w:rPr>
                <w:rFonts w:ascii="Cambria Math" w:eastAsia="SimSun"/>
                <w:kern w:val="2"/>
                <w:sz w:val="24"/>
                <w:szCs w:val="24"/>
                <w:lang w:eastAsia="zh-CN"/>
              </w:rPr>
              <m:t>λ</m:t>
            </m:r>
            <m:ctrlPr>
              <w:rPr>
                <w:rFonts w:ascii="Cambria Math" w:eastAsia="SimSun" w:hAnsi="Cambria Math"/>
                <w:i/>
                <w:kern w:val="2"/>
                <w:sz w:val="24"/>
                <w:szCs w:val="24"/>
                <w:lang w:eastAsia="zh-CN"/>
                <w:rPrChange w:id="9" w:author="Guanghui Liu" w:date="2021-01-12T13:11:00Z">
                  <w:rPr>
                    <w:rFonts w:ascii="Cambria Math" w:eastAsia="SimSun" w:hAnsi="Cambria Math"/>
                    <w:i/>
                    <w:kern w:val="2"/>
                    <w:sz w:val="24"/>
                    <w:szCs w:val="24"/>
                    <w:lang w:eastAsia="zh-CN"/>
                  </w:rPr>
                </w:rPrChange>
              </w:rPr>
            </m:ctrlPr>
          </m:e>
          <m:sub>
            <m:r>
              <w:rPr>
                <w:rFonts w:ascii="Cambria Math" w:eastAsia="SimSun"/>
                <w:kern w:val="2"/>
                <w:sz w:val="24"/>
                <w:szCs w:val="24"/>
                <w:lang w:eastAsia="zh-CN"/>
              </w:rPr>
              <m:t>1</m:t>
            </m:r>
            <m:ctrlPr>
              <w:rPr>
                <w:rFonts w:ascii="Cambria Math" w:eastAsia="SimSun" w:hAnsi="Cambria Math"/>
                <w:i/>
                <w:kern w:val="2"/>
                <w:sz w:val="24"/>
                <w:szCs w:val="24"/>
                <w:lang w:eastAsia="zh-CN"/>
                <w:rPrChange w:id="10" w:author="Guanghui Liu" w:date="2021-01-12T13:11:00Z">
                  <w:rPr>
                    <w:rFonts w:ascii="Cambria Math" w:eastAsia="SimSun" w:hAnsi="Cambria Math"/>
                    <w:i/>
                    <w:kern w:val="2"/>
                    <w:sz w:val="24"/>
                    <w:szCs w:val="24"/>
                    <w:lang w:eastAsia="zh-CN"/>
                  </w:rPr>
                </w:rPrChange>
              </w:rPr>
            </m:ctrlPr>
          </m:sub>
        </m:sSub>
        <m:r>
          <w:ins w:id="11" w:author="Guanghui Liu" w:date="2021-01-12T13:10:00Z">
            <w:rPr>
              <w:rFonts w:ascii="Cambria Math" w:eastAsia="SimSun" w:hAnsi="Cambria Math"/>
              <w:kern w:val="2"/>
              <w:sz w:val="24"/>
              <w:szCs w:val="24"/>
              <w:lang w:eastAsia="zh-CN"/>
            </w:rPr>
            <m:t>)</m:t>
          </w:ins>
        </m:r>
        <m:sSub>
          <m:sSubPr>
            <m:ctrlPr>
              <w:rPr>
                <w:rFonts w:ascii="Cambria Math" w:eastAsia="SimSun" w:hAnsi="Cambria Math"/>
                <w:i/>
                <w:kern w:val="2"/>
                <w:sz w:val="24"/>
                <w:szCs w:val="24"/>
                <w:lang w:eastAsia="zh-CN"/>
              </w:rPr>
            </m:ctrlPr>
          </m:sSubPr>
          <m:e>
            <m:r>
              <w:rPr>
                <w:rFonts w:ascii="Cambria Math" w:eastAsia="SimSun"/>
                <w:kern w:val="2"/>
                <w:sz w:val="24"/>
                <w:szCs w:val="24"/>
                <w:lang w:eastAsia="zh-CN"/>
              </w:rPr>
              <m:t>L</m:t>
            </m:r>
          </m:e>
          <m:sub>
            <m:r>
              <w:rPr>
                <w:rFonts w:ascii="Cambria Math" w:eastAsia="SimSun"/>
                <w:kern w:val="2"/>
                <w:sz w:val="24"/>
                <w:szCs w:val="24"/>
                <w:lang w:eastAsia="zh-CN"/>
              </w:rPr>
              <m:t>main</m:t>
            </m:r>
          </m:sub>
        </m:sSub>
        <m:r>
          <w:rPr>
            <w:rFonts w:ascii="Cambria Math" w:eastAsia="SimSun"/>
            <w:kern w:val="2"/>
            <w:sz w:val="24"/>
            <w:szCs w:val="24"/>
            <w:lang w:eastAsia="zh-CN"/>
          </w:rPr>
          <m:t>(θ)+</m:t>
        </m:r>
        <m:sSub>
          <m:sSubPr>
            <m:ctrlPr>
              <w:rPr>
                <w:rFonts w:ascii="Cambria Math" w:eastAsia="SimSun" w:hAnsi="Cambria Math"/>
                <w:i/>
                <w:kern w:val="2"/>
                <w:sz w:val="24"/>
                <w:szCs w:val="24"/>
                <w:lang w:eastAsia="zh-CN"/>
              </w:rPr>
            </m:ctrlPr>
          </m:sSubPr>
          <m:e>
            <m:sSub>
              <m:sSubPr>
                <m:ctrlPr>
                  <w:ins w:id="12" w:author="Guanghui Liu" w:date="2021-01-12T11:18:00Z">
                    <w:rPr>
                      <w:rFonts w:ascii="Cambria Math" w:eastAsia="SimSun"/>
                      <w:i/>
                      <w:kern w:val="2"/>
                      <w:sz w:val="24"/>
                      <w:szCs w:val="24"/>
                      <w:lang w:eastAsia="zh-CN"/>
                    </w:rPr>
                  </w:ins>
                </m:ctrlPr>
              </m:sSubPr>
              <m:e>
                <m:r>
                  <w:ins w:id="13" w:author="Guanghui Liu" w:date="2021-01-12T13:11:00Z">
                    <w:rPr>
                      <w:rFonts w:ascii="Cambria Math" w:eastAsia="SimSun" w:hAnsi="Cambria Math"/>
                      <w:kern w:val="2"/>
                      <w:sz w:val="24"/>
                      <w:szCs w:val="24"/>
                      <w:lang w:eastAsia="zh-CN"/>
                    </w:rPr>
                    <m:t>K</m:t>
                  </w:ins>
                </m:r>
              </m:e>
              <m:sub>
                <m:r>
                  <w:ins w:id="14" w:author="Guanghui Liu" w:date="2021-01-12T11:18:00Z">
                    <w:rPr>
                      <w:rFonts w:ascii="Cambria Math" w:eastAsia="SimSun"/>
                      <w:kern w:val="2"/>
                      <w:sz w:val="24"/>
                      <w:szCs w:val="24"/>
                      <w:lang w:eastAsia="zh-CN"/>
                    </w:rPr>
                    <m:t>2</m:t>
                  </w:ins>
                </m:r>
              </m:sub>
            </m:sSub>
            <m:r>
              <w:ins w:id="15" w:author="Guanghui Liu" w:date="2021-01-12T13:11:00Z">
                <w:rPr>
                  <w:rFonts w:ascii="Cambria Math" w:eastAsia="SimSun"/>
                  <w:kern w:val="2"/>
                  <w:sz w:val="24"/>
                  <w:szCs w:val="24"/>
                  <w:lang w:eastAsia="zh-CN"/>
                </w:rPr>
                <m:t>(</m:t>
              </w:ins>
            </m:r>
            <m:r>
              <w:rPr>
                <w:rFonts w:ascii="Cambria Math" w:eastAsia="SimSun"/>
                <w:kern w:val="2"/>
                <w:sz w:val="24"/>
                <w:szCs w:val="24"/>
                <w:lang w:eastAsia="zh-CN"/>
              </w:rPr>
              <m:t>λ</m:t>
            </m:r>
          </m:e>
          <m:sub>
            <m:r>
              <w:rPr>
                <w:rFonts w:ascii="Cambria Math" w:eastAsia="SimSun"/>
                <w:kern w:val="2"/>
                <w:sz w:val="24"/>
                <w:szCs w:val="24"/>
                <w:lang w:eastAsia="zh-CN"/>
              </w:rPr>
              <m:t>2</m:t>
            </m:r>
          </m:sub>
        </m:sSub>
        <m:sSub>
          <m:sSubPr>
            <m:ctrlPr>
              <w:rPr>
                <w:rFonts w:ascii="Cambria Math" w:eastAsia="SimSun" w:hAnsi="Cambria Math"/>
                <w:i/>
                <w:kern w:val="2"/>
                <w:sz w:val="24"/>
                <w:szCs w:val="24"/>
                <w:lang w:eastAsia="zh-CN"/>
              </w:rPr>
            </m:ctrlPr>
          </m:sSubPr>
          <m:e>
            <m:r>
              <w:ins w:id="16" w:author="Guanghui Liu" w:date="2021-01-12T13:12:00Z">
                <w:rPr>
                  <w:rFonts w:ascii="Cambria Math" w:eastAsia="SimSun"/>
                  <w:kern w:val="2"/>
                  <w:sz w:val="24"/>
                  <w:szCs w:val="24"/>
                  <w:lang w:eastAsia="zh-CN"/>
                </w:rPr>
                <m:t>)</m:t>
              </w:ins>
            </m:r>
            <m:r>
              <w:rPr>
                <w:rFonts w:ascii="Cambria Math" w:eastAsia="SimSun"/>
                <w:kern w:val="2"/>
                <w:sz w:val="24"/>
                <w:szCs w:val="24"/>
                <w:lang w:eastAsia="zh-CN"/>
              </w:rPr>
              <m:t>L</m:t>
            </m:r>
          </m:e>
          <m:sub>
            <m:r>
              <w:rPr>
                <w:rFonts w:ascii="Cambria Math" w:eastAsia="SimSun"/>
                <w:kern w:val="2"/>
                <w:sz w:val="24"/>
                <w:szCs w:val="24"/>
                <w:lang w:eastAsia="zh-CN"/>
              </w:rPr>
              <m:t>aux</m:t>
            </m:r>
          </m:sub>
        </m:sSub>
        <m:r>
          <w:rPr>
            <w:rFonts w:ascii="Cambria Math" w:eastAsia="SimSun"/>
            <w:kern w:val="2"/>
            <w:sz w:val="24"/>
            <w:szCs w:val="24"/>
            <w:lang w:eastAsia="zh-CN"/>
          </w:rPr>
          <m:t>(θ)</m:t>
        </m:r>
        <m:r>
          <w:del w:id="17" w:author="Guanghui Liu" w:date="2021-01-11T17:14:00Z">
            <w:rPr>
              <w:rFonts w:ascii="Cambria Math" w:eastAsia="SimSun"/>
              <w:kern w:val="2"/>
              <w:sz w:val="24"/>
              <w:szCs w:val="24"/>
              <w:lang w:eastAsia="zh-CN"/>
            </w:rPr>
            <m:t>+</m:t>
          </w:del>
        </m:r>
        <m:func>
          <m:funcPr>
            <m:ctrlPr>
              <w:del w:id="18" w:author="Guanghui Liu" w:date="2021-01-11T17:14:00Z">
                <w:rPr>
                  <w:rFonts w:ascii="Cambria Math" w:eastAsia="SimSun" w:hAnsi="Cambria Math"/>
                  <w:i/>
                  <w:kern w:val="2"/>
                  <w:sz w:val="24"/>
                  <w:szCs w:val="24"/>
                  <w:lang w:eastAsia="zh-CN"/>
                </w:rPr>
              </w:del>
            </m:ctrlPr>
          </m:funcPr>
          <m:fName>
            <m:r>
              <w:del w:id="19" w:author="Guanghui Liu" w:date="2021-01-11T17:14:00Z">
                <w:rPr>
                  <w:rFonts w:ascii="Cambria Math" w:eastAsia="SimSun"/>
                  <w:kern w:val="2"/>
                  <w:sz w:val="24"/>
                  <w:szCs w:val="24"/>
                  <w:lang w:eastAsia="zh-CN"/>
                </w:rPr>
                <m:t>log</m:t>
              </w:del>
            </m:r>
          </m:fName>
          <m:e>
            <m:r>
              <w:del w:id="20" w:author="Guanghui Liu" w:date="2021-01-11T17:14:00Z">
                <w:rPr>
                  <w:rFonts w:ascii="Cambria Math" w:eastAsia="SimSun"/>
                  <w:kern w:val="2"/>
                  <w:sz w:val="24"/>
                  <w:szCs w:val="24"/>
                  <w:lang w:eastAsia="zh-CN"/>
                </w:rPr>
                <m:t>(</m:t>
              </w:del>
            </m:r>
          </m:e>
        </m:func>
        <m:r>
          <w:del w:id="21" w:author="Guanghui Liu" w:date="2021-01-11T17:14:00Z">
            <w:rPr>
              <w:rFonts w:ascii="Cambria Math" w:eastAsia="SimSun"/>
              <w:kern w:val="2"/>
              <w:sz w:val="24"/>
              <w:szCs w:val="24"/>
              <w:lang w:eastAsia="zh-CN"/>
            </w:rPr>
            <m:t>1/</m:t>
          </w:del>
        </m:r>
        <m:sSub>
          <m:sSubPr>
            <m:ctrlPr>
              <w:del w:id="22" w:author="Guanghui Liu" w:date="2021-01-11T17:14:00Z">
                <w:rPr>
                  <w:rFonts w:ascii="Cambria Math" w:eastAsia="SimSun" w:hAnsi="Cambria Math"/>
                  <w:i/>
                  <w:kern w:val="2"/>
                  <w:sz w:val="24"/>
                  <w:szCs w:val="24"/>
                  <w:lang w:eastAsia="zh-CN"/>
                </w:rPr>
              </w:del>
            </m:ctrlPr>
          </m:sSubPr>
          <m:e>
            <m:r>
              <w:del w:id="23" w:author="Guanghui Liu" w:date="2021-01-11T17:14:00Z">
                <w:rPr>
                  <w:rFonts w:ascii="Cambria Math" w:eastAsia="SimSun"/>
                  <w:kern w:val="2"/>
                  <w:sz w:val="24"/>
                  <w:szCs w:val="24"/>
                  <w:lang w:eastAsia="zh-CN"/>
                </w:rPr>
                <m:t>λ</m:t>
              </w:del>
            </m:r>
          </m:e>
          <m:sub>
            <m:r>
              <w:del w:id="24" w:author="Guanghui Liu" w:date="2021-01-11T17:14:00Z">
                <w:rPr>
                  <w:rFonts w:ascii="Cambria Math" w:eastAsia="SimSun"/>
                  <w:kern w:val="2"/>
                  <w:sz w:val="24"/>
                  <w:szCs w:val="24"/>
                  <w:lang w:eastAsia="zh-CN"/>
                </w:rPr>
                <m:t>1</m:t>
              </w:del>
            </m:r>
          </m:sub>
        </m:sSub>
        <m:sSub>
          <m:sSubPr>
            <m:ctrlPr>
              <w:del w:id="25" w:author="Guanghui Liu" w:date="2021-01-11T17:14:00Z">
                <w:rPr>
                  <w:rFonts w:ascii="Cambria Math" w:eastAsia="SimSun" w:hAnsi="Cambria Math"/>
                  <w:i/>
                  <w:kern w:val="2"/>
                  <w:sz w:val="24"/>
                  <w:szCs w:val="24"/>
                  <w:lang w:eastAsia="zh-CN"/>
                </w:rPr>
              </w:del>
            </m:ctrlPr>
          </m:sSubPr>
          <m:e>
            <m:r>
              <w:del w:id="26" w:author="Guanghui Liu" w:date="2021-01-11T17:14:00Z">
                <w:rPr>
                  <w:rFonts w:ascii="Cambria Math" w:eastAsia="SimSun"/>
                  <w:kern w:val="2"/>
                  <w:sz w:val="24"/>
                  <w:szCs w:val="24"/>
                  <w:lang w:eastAsia="zh-CN"/>
                </w:rPr>
                <m:t>λ</m:t>
              </w:del>
            </m:r>
          </m:e>
          <m:sub>
            <m:r>
              <w:del w:id="27" w:author="Guanghui Liu" w:date="2021-01-11T17:14:00Z">
                <w:rPr>
                  <w:rFonts w:ascii="Cambria Math" w:eastAsia="SimSun"/>
                  <w:kern w:val="2"/>
                  <w:sz w:val="24"/>
                  <w:szCs w:val="24"/>
                  <w:lang w:eastAsia="zh-CN"/>
                </w:rPr>
                <m:t>2</m:t>
              </w:del>
            </m:r>
          </m:sub>
        </m:sSub>
        <m:r>
          <w:del w:id="28" w:author="Guanghui Liu" w:date="2021-01-11T17:14:00Z">
            <w:rPr>
              <w:rFonts w:ascii="Cambria Math" w:eastAsia="SimSun"/>
              <w:kern w:val="2"/>
              <w:sz w:val="24"/>
              <w:szCs w:val="24"/>
              <w:lang w:eastAsia="zh-CN"/>
            </w:rPr>
            <m:t>)</m:t>
          </w:del>
        </m:r>
      </m:oMath>
      <w:r w:rsidR="008F0FFD">
        <w:rPr>
          <w:rFonts w:eastAsia="SimSun"/>
          <w:kern w:val="2"/>
          <w:sz w:val="24"/>
          <w:szCs w:val="24"/>
          <w:lang w:eastAsia="zh-CN"/>
        </w:rPr>
        <w:t xml:space="preserve">    </w:t>
      </w:r>
      <w:r w:rsidR="00A41F09">
        <w:rPr>
          <w:rFonts w:eastAsia="SimSun"/>
          <w:kern w:val="2"/>
          <w:sz w:val="18"/>
          <w:szCs w:val="18"/>
          <w:lang w:eastAsia="zh-CN"/>
        </w:rPr>
        <w:t xml:space="preserve">      </w:t>
      </w:r>
      <w:r w:rsidR="00842B8E">
        <w:rPr>
          <w:rFonts w:eastAsia="SimSun"/>
          <w:kern w:val="2"/>
          <w:sz w:val="18"/>
          <w:szCs w:val="18"/>
          <w:lang w:eastAsia="zh-CN"/>
        </w:rPr>
        <w:t xml:space="preserve">              </w:t>
      </w:r>
      <w:r w:rsidR="00842B8E" w:rsidRPr="00356567">
        <w:rPr>
          <w:rFonts w:eastAsia="SimSun"/>
          <w:kern w:val="2"/>
          <w:sz w:val="18"/>
          <w:szCs w:val="18"/>
          <w:lang w:eastAsia="zh-CN"/>
        </w:rPr>
        <w:t xml:space="preserve"> </w:t>
      </w:r>
      <w:r w:rsidR="00842B8E">
        <w:rPr>
          <w:rFonts w:eastAsia="SimSun"/>
          <w:kern w:val="2"/>
          <w:sz w:val="18"/>
          <w:szCs w:val="18"/>
          <w:lang w:eastAsia="zh-CN"/>
        </w:rPr>
        <w:t xml:space="preserve">  </w:t>
      </w:r>
      <w:r w:rsidR="00842B8E" w:rsidRPr="00356567">
        <w:rPr>
          <w:rFonts w:eastAsia="SimSun"/>
          <w:kern w:val="2"/>
          <w:lang w:eastAsia="zh-CN"/>
        </w:rPr>
        <w:t xml:space="preserve"> (</w:t>
      </w:r>
      <w:r w:rsidR="00324E3C">
        <w:rPr>
          <w:rFonts w:eastAsia="SimSun"/>
          <w:kern w:val="2"/>
          <w:lang w:eastAsia="zh-CN"/>
        </w:rPr>
        <w:t>8</w:t>
      </w:r>
      <w:r w:rsidR="00842B8E" w:rsidRPr="00356567">
        <w:rPr>
          <w:rFonts w:eastAsia="SimSun"/>
          <w:kern w:val="2"/>
          <w:lang w:eastAsia="zh-CN"/>
        </w:rPr>
        <w:t>)</w:t>
      </w:r>
    </w:p>
    <w:p w14:paraId="7E299AA3" w14:textId="2CC434CE" w:rsidR="00842B8E" w:rsidRDefault="00DC2B15" w:rsidP="009B60DD">
      <w:pPr>
        <w:spacing w:line="240" w:lineRule="auto"/>
        <w:ind w:firstLine="0"/>
        <w:rPr>
          <w:rFonts w:eastAsia="SimSun"/>
          <w:kern w:val="2"/>
          <w:lang w:eastAsia="zh-CN"/>
        </w:rPr>
      </w:pPr>
      <w:r w:rsidRPr="00DC2B15">
        <w:rPr>
          <w:rFonts w:eastAsia="SimSun"/>
          <w:kern w:val="2"/>
          <w:lang w:eastAsia="zh-CN"/>
        </w:rPr>
        <w:t>where</w:t>
      </w:r>
      <w:r w:rsidR="009E4465">
        <w:rPr>
          <w:rFonts w:eastAsia="SimSun"/>
          <w:kern w:val="2"/>
          <w:lang w:eastAsia="zh-CN"/>
        </w:rPr>
        <w:t xml:space="preserve"> </w:t>
      </w:r>
      <m:oMath>
        <m:r>
          <w:rPr>
            <w:rFonts w:ascii="Cambria Math" w:eastAsia="SimSun"/>
            <w:kern w:val="2"/>
            <w:lang w:eastAsia="zh-CN"/>
          </w:rPr>
          <m:t>θ</m:t>
        </m:r>
      </m:oMath>
      <w:r w:rsidR="009E4465" w:rsidRPr="008538AC">
        <w:rPr>
          <w:rFonts w:eastAsia="SimSun"/>
          <w:kern w:val="2"/>
          <w:lang w:eastAsia="zh-CN"/>
        </w:rPr>
        <w:t xml:space="preserve"> is the set of all model parameters</w:t>
      </w:r>
      <w:r w:rsidR="009E4465">
        <w:rPr>
          <w:rFonts w:eastAsia="SimSun"/>
          <w:kern w:val="2"/>
          <w:lang w:eastAsia="zh-CN"/>
        </w:rPr>
        <w:t>,</w:t>
      </w:r>
      <w:r w:rsidR="009E4465" w:rsidRPr="008538AC">
        <w:rPr>
          <w:rFonts w:eastAsia="SimSun"/>
          <w:kern w:val="2"/>
          <w:lang w:eastAsia="zh-CN"/>
        </w:rPr>
        <w:t xml:space="preserve"> </w:t>
      </w:r>
      <m:oMath>
        <m:r>
          <w:ins w:id="29" w:author="Guanghui Liu" w:date="2021-01-12T11:03:00Z">
            <w:rPr>
              <w:rFonts w:ascii="Cambria Math" w:eastAsia="SimSun" w:hAnsi="Cambria Math"/>
              <w:kern w:val="2"/>
              <w:lang w:eastAsia="zh-CN"/>
            </w:rPr>
            <m:t xml:space="preserve">and </m:t>
          </w:ins>
        </m:r>
        <m:sSub>
          <m:sSubPr>
            <m:ctrlPr>
              <w:ins w:id="30" w:author="Guanghui Liu" w:date="2021-01-12T11:18:00Z">
                <w:rPr>
                  <w:rFonts w:ascii="Cambria Math" w:eastAsia="SimSun" w:hAnsi="Cambria Math"/>
                  <w:i/>
                  <w:kern w:val="2"/>
                  <w:lang w:eastAsia="zh-CN"/>
                  <w:rPrChange w:id="31" w:author="Guanghui Liu" w:date="2021-01-12T11:22:00Z">
                    <w:rPr>
                      <w:rFonts w:ascii="Cambria Math" w:eastAsia="SimSun"/>
                      <w:i/>
                      <w:kern w:val="2"/>
                      <w:sz w:val="24"/>
                      <w:szCs w:val="24"/>
                      <w:lang w:eastAsia="zh-CN"/>
                    </w:rPr>
                  </w:rPrChange>
                </w:rPr>
              </w:ins>
            </m:ctrlPr>
          </m:sSubPr>
          <m:e>
            <m:r>
              <w:ins w:id="32" w:author="Guanghui Liu" w:date="2021-01-12T13:12:00Z">
                <w:rPr>
                  <w:rFonts w:ascii="Cambria Math" w:eastAsia="SimSun" w:hAnsi="Cambria Math"/>
                  <w:kern w:val="2"/>
                  <w:lang w:eastAsia="zh-CN"/>
                </w:rPr>
                <m:t>K</m:t>
              </w:ins>
            </m:r>
          </m:e>
          <m:sub>
            <m:r>
              <w:ins w:id="33" w:author="Guanghui Liu" w:date="2021-01-12T11:18:00Z">
                <w:rPr>
                  <w:rFonts w:ascii="Cambria Math" w:eastAsia="SimSun" w:hAnsi="Cambria Math"/>
                  <w:kern w:val="2"/>
                  <w:lang w:eastAsia="zh-CN"/>
                  <w:rPrChange w:id="34" w:author="Guanghui Liu" w:date="2021-01-12T11:22:00Z">
                    <w:rPr>
                      <w:rFonts w:ascii="Cambria Math" w:eastAsia="SimSun"/>
                      <w:kern w:val="2"/>
                      <w:sz w:val="24"/>
                      <w:szCs w:val="24"/>
                      <w:lang w:eastAsia="zh-CN"/>
                    </w:rPr>
                  </w:rPrChange>
                </w:rPr>
                <m:t>1</m:t>
              </w:ins>
            </m:r>
          </m:sub>
        </m:sSub>
        <m:r>
          <w:ins w:id="35" w:author="Guanghui Liu" w:date="2021-01-11T19:00:00Z">
            <w:rPr>
              <w:rFonts w:ascii="Cambria Math" w:eastAsia="SimSun" w:hAnsi="Cambria Math"/>
              <w:kern w:val="2"/>
              <w:lang w:eastAsia="zh-CN"/>
            </w:rPr>
            <m:t>,</m:t>
          </w:ins>
        </m:r>
        <m:sSub>
          <m:sSubPr>
            <m:ctrlPr>
              <w:ins w:id="36" w:author="Guanghui Liu" w:date="2021-01-12T11:19:00Z">
                <w:rPr>
                  <w:rFonts w:ascii="Cambria Math" w:eastAsia="SimSun" w:hAnsi="Cambria Math"/>
                  <w:i/>
                  <w:kern w:val="2"/>
                  <w:lang w:eastAsia="zh-CN"/>
                  <w:rPrChange w:id="37" w:author="Guanghui Liu" w:date="2021-01-12T11:22:00Z">
                    <w:rPr>
                      <w:rFonts w:ascii="Cambria Math" w:eastAsia="SimSun"/>
                      <w:i/>
                      <w:kern w:val="2"/>
                      <w:sz w:val="24"/>
                      <w:szCs w:val="24"/>
                      <w:lang w:eastAsia="zh-CN"/>
                    </w:rPr>
                  </w:rPrChange>
                </w:rPr>
              </w:ins>
            </m:ctrlPr>
          </m:sSubPr>
          <m:e>
            <m:r>
              <w:ins w:id="38" w:author="Guanghui Liu" w:date="2021-01-12T13:12:00Z">
                <w:rPr>
                  <w:rFonts w:ascii="Cambria Math" w:eastAsia="SimSun" w:hAnsi="Cambria Math"/>
                  <w:kern w:val="2"/>
                  <w:lang w:eastAsia="zh-CN"/>
                </w:rPr>
                <m:t>K</m:t>
              </w:ins>
            </m:r>
          </m:e>
          <m:sub>
            <m:r>
              <w:ins w:id="39" w:author="Guanghui Liu" w:date="2021-01-12T11:19:00Z">
                <w:rPr>
                  <w:rFonts w:ascii="Cambria Math" w:eastAsia="SimSun" w:hAnsi="Cambria Math"/>
                  <w:kern w:val="2"/>
                  <w:lang w:eastAsia="zh-CN"/>
                  <w:rPrChange w:id="40" w:author="Guanghui Liu" w:date="2021-01-12T11:22:00Z">
                    <w:rPr>
                      <w:rFonts w:ascii="Cambria Math" w:eastAsia="SimSun"/>
                      <w:kern w:val="2"/>
                      <w:sz w:val="24"/>
                      <w:szCs w:val="24"/>
                      <w:lang w:eastAsia="zh-CN"/>
                    </w:rPr>
                  </w:rPrChange>
                </w:rPr>
                <m:t>2</m:t>
              </w:ins>
            </m:r>
          </m:sub>
        </m:sSub>
        <w:bookmarkStart w:id="41" w:name="_Hlk61342886"/>
        <m:sSub>
          <m:sSubPr>
            <m:ctrlPr>
              <w:del w:id="42" w:author="Guanghui Liu" w:date="2021-01-12T11:21:00Z">
                <w:rPr>
                  <w:rFonts w:ascii="Cambria Math" w:eastAsia="SimSun" w:hAnsi="Cambria Math"/>
                  <w:i/>
                  <w:kern w:val="2"/>
                  <w:lang w:eastAsia="zh-CN"/>
                  <w:rPrChange w:id="43" w:author="Guanghui Liu" w:date="2021-01-12T11:22:00Z">
                    <w:rPr>
                      <w:rFonts w:ascii="Cambria Math" w:eastAsia="SimSun" w:hAnsi="Cambria Math"/>
                      <w:i/>
                      <w:kern w:val="2"/>
                      <w:lang w:eastAsia="zh-CN"/>
                    </w:rPr>
                  </w:rPrChange>
                </w:rPr>
              </w:del>
            </m:ctrlPr>
          </m:sSubPr>
          <m:e>
            <m:r>
              <w:del w:id="44" w:author="Guanghui Liu" w:date="2021-01-12T11:21:00Z">
                <w:rPr>
                  <w:rFonts w:ascii="Cambria Math" w:eastAsia="SimSun" w:hAnsi="Cambria Math"/>
                  <w:kern w:val="2"/>
                  <w:lang w:eastAsia="zh-CN"/>
                  <w:rPrChange w:id="45" w:author="Guanghui Liu" w:date="2021-01-12T11:22:00Z">
                    <w:rPr>
                      <w:rFonts w:ascii="Cambria Math" w:eastAsia="SimSun"/>
                      <w:kern w:val="2"/>
                      <w:lang w:eastAsia="zh-CN"/>
                    </w:rPr>
                  </w:rPrChange>
                </w:rPr>
                <m:t>λ</m:t>
              </w:del>
            </m:r>
          </m:e>
          <m:sub>
            <m:r>
              <w:del w:id="46" w:author="Guanghui Liu" w:date="2021-01-12T11:21:00Z">
                <w:rPr>
                  <w:rFonts w:ascii="Cambria Math" w:eastAsia="SimSun" w:hAnsi="Cambria Math"/>
                  <w:kern w:val="2"/>
                  <w:lang w:eastAsia="zh-CN"/>
                  <w:rPrChange w:id="47" w:author="Guanghui Liu" w:date="2021-01-12T11:22:00Z">
                    <w:rPr>
                      <w:rFonts w:ascii="Cambria Math" w:eastAsia="SimSun"/>
                      <w:kern w:val="2"/>
                      <w:lang w:eastAsia="zh-CN"/>
                    </w:rPr>
                  </w:rPrChange>
                </w:rPr>
                <m:t>1</m:t>
              </w:del>
            </m:r>
          </m:sub>
        </m:sSub>
      </m:oMath>
      <w:del w:id="48" w:author="Guanghui Liu" w:date="2021-01-12T11:21:00Z">
        <w:r w:rsidR="009E552C" w:rsidDel="00981043">
          <w:rPr>
            <w:rFonts w:eastAsia="SimSun"/>
            <w:kern w:val="2"/>
            <w:lang w:eastAsia="zh-CN"/>
          </w:rPr>
          <w:delText>,</w:delText>
        </w:r>
      </w:del>
      <m:oMath>
        <m:sSub>
          <m:sSubPr>
            <m:ctrlPr>
              <w:del w:id="49" w:author="Guanghui Liu" w:date="2021-01-12T11:21:00Z">
                <w:rPr>
                  <w:rFonts w:ascii="Cambria Math" w:eastAsia="SimSun" w:hAnsi="Cambria Math"/>
                  <w:i/>
                  <w:kern w:val="2"/>
                  <w:lang w:eastAsia="zh-CN"/>
                </w:rPr>
              </w:del>
            </m:ctrlPr>
          </m:sSubPr>
          <m:e>
            <m:r>
              <w:del w:id="50" w:author="Guanghui Liu" w:date="2021-01-12T11:21:00Z">
                <w:rPr>
                  <w:rFonts w:ascii="Cambria Math" w:eastAsia="SimSun" w:hAnsi="Cambria Math"/>
                  <w:kern w:val="2"/>
                  <w:lang w:eastAsia="zh-CN"/>
                </w:rPr>
                <m:t>λ</m:t>
              </w:del>
            </m:r>
          </m:e>
          <m:sub>
            <m:r>
              <w:del w:id="51" w:author="Guanghui Liu" w:date="2021-01-12T11:21:00Z">
                <w:rPr>
                  <w:rFonts w:ascii="Cambria Math" w:eastAsia="SimSun" w:hAnsi="Cambria Math"/>
                  <w:kern w:val="2"/>
                  <w:lang w:eastAsia="zh-CN"/>
                </w:rPr>
                <m:t>2</m:t>
              </w:del>
            </m:r>
          </m:sub>
        </m:sSub>
      </m:oMath>
      <w:bookmarkEnd w:id="41"/>
      <w:r w:rsidRPr="00DC2B15">
        <w:rPr>
          <w:rFonts w:eastAsia="SimSun"/>
          <w:kern w:val="2"/>
          <w:lang w:eastAsia="zh-CN"/>
        </w:rPr>
        <w:t>are the weights for the main task and the auxiliary task respectively</w:t>
      </w:r>
      <w:ins w:id="52" w:author="Guanghui Liu" w:date="2021-01-12T11:02:00Z">
        <w:r w:rsidR="00222968">
          <w:rPr>
            <w:rFonts w:eastAsia="SimSun"/>
            <w:kern w:val="2"/>
            <w:lang w:eastAsia="zh-CN"/>
          </w:rPr>
          <w:t xml:space="preserve">. </w:t>
        </w:r>
      </w:ins>
      <w:ins w:id="53" w:author="Guanghui Liu" w:date="2021-01-12T11:08:00Z">
        <w:r w:rsidR="00222968">
          <w:rPr>
            <w:rFonts w:eastAsia="SimSun"/>
            <w:kern w:val="2"/>
            <w:lang w:eastAsia="zh-CN"/>
          </w:rPr>
          <w:t>L</w:t>
        </w:r>
      </w:ins>
      <w:ins w:id="54" w:author="Guanghui Liu" w:date="2021-01-12T11:05:00Z">
        <w:r w:rsidR="00222968">
          <w:rPr>
            <w:rFonts w:eastAsia="SimSun"/>
            <w:kern w:val="2"/>
            <w:lang w:eastAsia="zh-CN"/>
          </w:rPr>
          <w:t>et</w:t>
        </w:r>
      </w:ins>
      <w:ins w:id="55" w:author="Guanghui Liu" w:date="2021-01-12T11:08:00Z">
        <w:r w:rsidR="00222968">
          <w:rPr>
            <w:rFonts w:eastAsia="SimSun"/>
            <w:kern w:val="2"/>
            <w:lang w:eastAsia="zh-CN"/>
          </w:rPr>
          <w:t xml:space="preserve"> </w:t>
        </w:r>
      </w:ins>
      <w:bookmarkStart w:id="56" w:name="_Hlk61342817"/>
      <m:oMath>
        <m:sSub>
          <m:sSubPr>
            <m:ctrlPr>
              <w:ins w:id="57" w:author="Guanghui Liu" w:date="2021-01-11T19:09:00Z">
                <w:rPr>
                  <w:rFonts w:ascii="Cambria Math" w:eastAsia="SimSun" w:hAnsi="Cambria Math"/>
                  <w:i/>
                  <w:kern w:val="2"/>
                  <w:sz w:val="18"/>
                  <w:szCs w:val="18"/>
                  <w:lang w:eastAsia="zh-CN"/>
                  <w:rPrChange w:id="58" w:author="Guanghui Liu" w:date="2021-01-12T13:28:00Z">
                    <w:rPr>
                      <w:rFonts w:ascii="Cambria Math" w:eastAsia="SimSun" w:hAnsi="Cambria Math"/>
                      <w:i/>
                      <w:kern w:val="2"/>
                      <w:lang w:eastAsia="zh-CN"/>
                    </w:rPr>
                  </w:rPrChange>
                </w:rPr>
              </w:ins>
            </m:ctrlPr>
          </m:sSubPr>
          <m:e>
            <m:r>
              <w:ins w:id="59" w:author="Guanghui Liu" w:date="2021-01-12T13:12:00Z">
                <w:rPr>
                  <w:rFonts w:ascii="Cambria Math" w:eastAsia="SimSun" w:hAnsi="Cambria Math"/>
                  <w:kern w:val="2"/>
                  <w:sz w:val="18"/>
                  <w:szCs w:val="18"/>
                  <w:lang w:eastAsia="zh-CN"/>
                  <w:rPrChange w:id="60" w:author="Guanghui Liu" w:date="2021-01-12T13:28:00Z">
                    <w:rPr>
                      <w:rFonts w:ascii="Cambria Math" w:eastAsia="SimSun" w:hAnsi="Cambria Math"/>
                      <w:kern w:val="2"/>
                      <w:lang w:eastAsia="zh-CN"/>
                    </w:rPr>
                  </w:rPrChange>
                </w:rPr>
                <m:t>K</m:t>
              </w:ins>
            </m:r>
          </m:e>
          <m:sub>
            <m:r>
              <w:ins w:id="61" w:author="Guanghui Liu" w:date="2021-01-12T12:32:00Z">
                <w:rPr>
                  <w:rFonts w:ascii="Cambria Math" w:eastAsia="SimSun" w:hAnsi="Cambria Math"/>
                  <w:kern w:val="2"/>
                  <w:sz w:val="18"/>
                  <w:szCs w:val="18"/>
                  <w:lang w:eastAsia="zh-CN"/>
                  <w:rPrChange w:id="62" w:author="Guanghui Liu" w:date="2021-01-12T13:28:00Z">
                    <w:rPr>
                      <w:rFonts w:ascii="Cambria Math" w:eastAsia="SimSun" w:hAnsi="Cambria Math"/>
                      <w:kern w:val="2"/>
                      <w:lang w:eastAsia="zh-CN"/>
                    </w:rPr>
                  </w:rPrChange>
                </w:rPr>
                <m:t>i</m:t>
              </w:ins>
            </m:r>
          </m:sub>
        </m:sSub>
        <m:r>
          <w:ins w:id="63" w:author="Guanghui Liu" w:date="2021-01-12T13:16:00Z">
            <w:rPr>
              <w:rFonts w:ascii="Cambria Math" w:eastAsia="SimSun" w:hAnsi="Cambria Math"/>
              <w:kern w:val="2"/>
              <w:sz w:val="18"/>
              <w:szCs w:val="18"/>
              <w:lang w:eastAsia="zh-CN"/>
              <w:rPrChange w:id="64" w:author="Guanghui Liu" w:date="2021-01-12T13:28:00Z">
                <w:rPr>
                  <w:rFonts w:ascii="Cambria Math" w:eastAsia="SimSun" w:hAnsi="Cambria Math"/>
                  <w:kern w:val="2"/>
                  <w:lang w:eastAsia="zh-CN"/>
                </w:rPr>
              </w:rPrChange>
            </w:rPr>
            <m:t>(</m:t>
          </w:ins>
        </m:r>
        <m:sSub>
          <m:sSubPr>
            <m:ctrlPr>
              <w:ins w:id="65" w:author="Guanghui Liu" w:date="2021-01-12T13:17:00Z">
                <w:rPr>
                  <w:rFonts w:ascii="Cambria Math" w:eastAsia="SimSun" w:hAnsi="Cambria Math"/>
                  <w:i/>
                  <w:kern w:val="2"/>
                  <w:sz w:val="18"/>
                  <w:szCs w:val="18"/>
                  <w:lang w:eastAsia="zh-CN"/>
                  <w:rPrChange w:id="66" w:author="Guanghui Liu" w:date="2021-01-12T13:28:00Z">
                    <w:rPr>
                      <w:rFonts w:ascii="Cambria Math" w:eastAsia="SimSun" w:hAnsi="Cambria Math"/>
                      <w:i/>
                      <w:kern w:val="2"/>
                      <w:lang w:eastAsia="zh-CN"/>
                    </w:rPr>
                  </w:rPrChange>
                </w:rPr>
              </w:ins>
            </m:ctrlPr>
          </m:sSubPr>
          <m:e>
            <m:r>
              <w:ins w:id="67" w:author="Guanghui Liu" w:date="2021-01-12T13:17:00Z">
                <w:rPr>
                  <w:rFonts w:ascii="Cambria Math" w:eastAsia="SimSun"/>
                  <w:kern w:val="2"/>
                  <w:sz w:val="18"/>
                  <w:szCs w:val="18"/>
                  <w:lang w:eastAsia="zh-CN"/>
                  <w:rPrChange w:id="68" w:author="Guanghui Liu" w:date="2021-01-12T13:28:00Z">
                    <w:rPr>
                      <w:rFonts w:ascii="Cambria Math" w:eastAsia="SimSun"/>
                      <w:kern w:val="2"/>
                      <w:sz w:val="24"/>
                      <w:szCs w:val="24"/>
                      <w:lang w:eastAsia="zh-CN"/>
                    </w:rPr>
                  </w:rPrChange>
                </w:rPr>
                <m:t>λ</m:t>
              </w:ins>
            </m:r>
          </m:e>
          <m:sub>
            <m:r>
              <w:ins w:id="69" w:author="Guanghui Liu" w:date="2021-01-12T13:17:00Z">
                <w:rPr>
                  <w:rFonts w:ascii="Cambria Math" w:eastAsia="SimSun" w:hAnsi="Cambria Math"/>
                  <w:kern w:val="2"/>
                  <w:sz w:val="18"/>
                  <w:szCs w:val="18"/>
                  <w:lang w:eastAsia="zh-CN"/>
                  <w:rPrChange w:id="70" w:author="Guanghui Liu" w:date="2021-01-12T13:28:00Z">
                    <w:rPr>
                      <w:rFonts w:ascii="Cambria Math" w:eastAsia="SimSun" w:hAnsi="Cambria Math"/>
                      <w:kern w:val="2"/>
                      <w:lang w:eastAsia="zh-CN"/>
                    </w:rPr>
                  </w:rPrChange>
                </w:rPr>
                <m:t>i</m:t>
              </w:ins>
            </m:r>
          </m:sub>
        </m:sSub>
        <m:r>
          <w:ins w:id="71" w:author="Guanghui Liu" w:date="2021-01-12T13:17:00Z">
            <w:rPr>
              <w:rFonts w:ascii="Cambria Math" w:eastAsia="SimSun" w:hAnsi="Cambria Math"/>
              <w:kern w:val="2"/>
              <w:sz w:val="18"/>
              <w:szCs w:val="18"/>
              <w:lang w:eastAsia="zh-CN"/>
              <w:rPrChange w:id="72" w:author="Guanghui Liu" w:date="2021-01-12T13:28:00Z">
                <w:rPr>
                  <w:rFonts w:ascii="Cambria Math" w:eastAsia="SimSun" w:hAnsi="Cambria Math"/>
                  <w:kern w:val="2"/>
                  <w:lang w:eastAsia="zh-CN"/>
                </w:rPr>
              </w:rPrChange>
            </w:rPr>
            <m:t>)</m:t>
          </w:ins>
        </m:r>
        <m:r>
          <w:ins w:id="73" w:author="Guanghui Liu" w:date="2021-01-12T11:08:00Z">
            <w:rPr>
              <w:rFonts w:ascii="Cambria Math" w:eastAsia="SimSun" w:hAnsi="Cambria Math"/>
              <w:kern w:val="2"/>
              <w:sz w:val="18"/>
              <w:szCs w:val="18"/>
              <w:lang w:eastAsia="zh-CN"/>
              <w:rPrChange w:id="74" w:author="Guanghui Liu" w:date="2021-01-12T13:28:00Z">
                <w:rPr>
                  <w:rFonts w:ascii="Cambria Math" w:eastAsia="SimSun" w:hAnsi="Cambria Math"/>
                  <w:kern w:val="2"/>
                  <w:lang w:eastAsia="zh-CN"/>
                </w:rPr>
              </w:rPrChange>
            </w:rPr>
            <m:t>=</m:t>
          </w:ins>
        </m:r>
        <m:sSup>
          <m:sSupPr>
            <m:ctrlPr>
              <w:ins w:id="75" w:author="Guanghui Liu" w:date="2021-01-12T11:09:00Z">
                <w:rPr>
                  <w:rFonts w:ascii="Cambria Math" w:eastAsia="SimSun" w:hAnsi="Cambria Math"/>
                  <w:i/>
                  <w:kern w:val="2"/>
                  <w:sz w:val="18"/>
                  <w:szCs w:val="18"/>
                  <w:lang w:eastAsia="zh-CN"/>
                  <w:rPrChange w:id="76" w:author="Guanghui Liu" w:date="2021-01-12T13:28:00Z">
                    <w:rPr>
                      <w:rFonts w:ascii="Cambria Math" w:eastAsia="SimSun" w:hAnsi="Cambria Math"/>
                      <w:i/>
                      <w:kern w:val="2"/>
                      <w:lang w:eastAsia="zh-CN"/>
                    </w:rPr>
                  </w:rPrChange>
                </w:rPr>
              </w:ins>
            </m:ctrlPr>
          </m:sSupPr>
          <m:e>
            <m:r>
              <w:ins w:id="77" w:author="Guanghui Liu" w:date="2021-01-12T11:09:00Z">
                <w:rPr>
                  <w:rFonts w:ascii="Cambria Math" w:eastAsia="SimSun" w:hAnsi="Cambria Math"/>
                  <w:kern w:val="2"/>
                  <w:sz w:val="18"/>
                  <w:szCs w:val="18"/>
                  <w:lang w:eastAsia="zh-CN"/>
                  <w:rPrChange w:id="78" w:author="Guanghui Liu" w:date="2021-01-12T13:28:00Z">
                    <w:rPr>
                      <w:rFonts w:ascii="Cambria Math" w:eastAsia="SimSun" w:hAnsi="Cambria Math"/>
                      <w:kern w:val="2"/>
                      <w:lang w:eastAsia="zh-CN"/>
                    </w:rPr>
                  </w:rPrChange>
                </w:rPr>
                <m:t>e</m:t>
              </w:ins>
            </m:r>
          </m:e>
          <m:sup>
            <m:r>
              <w:ins w:id="79" w:author="Guanghui Liu" w:date="2021-01-12T11:09:00Z">
                <w:rPr>
                  <w:rFonts w:ascii="Cambria Math" w:eastAsia="SimSun" w:hAnsi="Cambria Math"/>
                  <w:kern w:val="2"/>
                  <w:sz w:val="18"/>
                  <w:szCs w:val="18"/>
                  <w:lang w:eastAsia="zh-CN"/>
                  <w:rPrChange w:id="80" w:author="Guanghui Liu" w:date="2021-01-12T13:28:00Z">
                    <w:rPr>
                      <w:rFonts w:ascii="Cambria Math" w:eastAsia="SimSun" w:hAnsi="Cambria Math"/>
                      <w:kern w:val="2"/>
                      <w:lang w:eastAsia="zh-CN"/>
                    </w:rPr>
                  </w:rPrChange>
                </w:rPr>
                <m:t>-</m:t>
              </w:ins>
            </m:r>
            <w:bookmarkStart w:id="81" w:name="_Hlk61349858"/>
            <m:sSub>
              <m:sSubPr>
                <m:ctrlPr>
                  <w:ins w:id="82" w:author="Guanghui Liu" w:date="2021-01-12T11:09:00Z">
                    <w:rPr>
                      <w:rFonts w:ascii="Cambria Math" w:eastAsia="SimSun" w:hAnsi="Cambria Math"/>
                      <w:i/>
                      <w:kern w:val="2"/>
                      <w:sz w:val="18"/>
                      <w:szCs w:val="18"/>
                      <w:lang w:eastAsia="zh-CN"/>
                      <w:rPrChange w:id="83" w:author="Guanghui Liu" w:date="2021-01-12T13:28:00Z">
                        <w:rPr>
                          <w:rFonts w:ascii="Cambria Math" w:eastAsia="SimSun" w:hAnsi="Cambria Math"/>
                          <w:i/>
                          <w:kern w:val="2"/>
                          <w:lang w:eastAsia="zh-CN"/>
                        </w:rPr>
                      </w:rPrChange>
                    </w:rPr>
                  </w:ins>
                </m:ctrlPr>
              </m:sSubPr>
              <m:e>
                <m:r>
                  <w:ins w:id="84" w:author="Guanghui Liu" w:date="2021-01-12T11:09:00Z">
                    <w:rPr>
                      <w:rFonts w:ascii="Cambria Math" w:eastAsia="SimSun"/>
                      <w:kern w:val="2"/>
                      <w:sz w:val="18"/>
                      <w:szCs w:val="18"/>
                      <w:lang w:eastAsia="zh-CN"/>
                      <w:rPrChange w:id="85" w:author="Guanghui Liu" w:date="2021-01-12T13:28:00Z">
                        <w:rPr>
                          <w:rFonts w:ascii="Cambria Math" w:eastAsia="SimSun"/>
                          <w:kern w:val="2"/>
                          <w:sz w:val="24"/>
                          <w:szCs w:val="24"/>
                          <w:lang w:eastAsia="zh-CN"/>
                        </w:rPr>
                      </w:rPrChange>
                    </w:rPr>
                    <m:t>λ</m:t>
                  </w:ins>
                </m:r>
              </m:e>
              <m:sub>
                <m:r>
                  <w:ins w:id="86" w:author="Guanghui Liu" w:date="2021-01-12T12:32:00Z">
                    <w:rPr>
                      <w:rFonts w:ascii="Cambria Math" w:eastAsia="SimSun" w:hAnsi="Cambria Math"/>
                      <w:kern w:val="2"/>
                      <w:sz w:val="18"/>
                      <w:szCs w:val="18"/>
                      <w:lang w:eastAsia="zh-CN"/>
                      <w:rPrChange w:id="87" w:author="Guanghui Liu" w:date="2021-01-12T13:28:00Z">
                        <w:rPr>
                          <w:rFonts w:ascii="Cambria Math" w:eastAsia="SimSun" w:hAnsi="Cambria Math"/>
                          <w:kern w:val="2"/>
                          <w:lang w:eastAsia="zh-CN"/>
                        </w:rPr>
                      </w:rPrChange>
                    </w:rPr>
                    <m:t>i</m:t>
                  </w:ins>
                </m:r>
              </m:sub>
            </m:sSub>
            <w:bookmarkEnd w:id="81"/>
          </m:sup>
        </m:sSup>
        <w:bookmarkEnd w:id="56"/>
        <m:r>
          <w:ins w:id="88" w:author="Guanghui Liu" w:date="2021-01-12T12:33:00Z">
            <w:rPr>
              <w:rFonts w:ascii="Cambria Math" w:eastAsia="SimSun" w:hAnsi="Cambria Math"/>
              <w:kern w:val="2"/>
              <w:sz w:val="18"/>
              <w:szCs w:val="18"/>
              <w:lang w:eastAsia="zh-CN"/>
              <w:rPrChange w:id="89" w:author="Guanghui Liu" w:date="2021-01-12T13:28:00Z">
                <w:rPr>
                  <w:rFonts w:ascii="Cambria Math" w:eastAsia="SimSun" w:hAnsi="Cambria Math"/>
                  <w:kern w:val="2"/>
                  <w:lang w:eastAsia="zh-CN"/>
                </w:rPr>
              </w:rPrChange>
            </w:rPr>
            <m:t xml:space="preserve"> </m:t>
          </w:ins>
        </m:r>
        <m:r>
          <w:ins w:id="90" w:author="Guanghui Liu" w:date="2021-01-12T13:56:00Z">
            <w:rPr>
              <w:rFonts w:ascii="Cambria Math" w:eastAsia="SimSun" w:hAnsi="Cambria Math"/>
              <w:kern w:val="2"/>
              <w:sz w:val="18"/>
              <w:szCs w:val="18"/>
              <w:lang w:eastAsia="zh-CN"/>
            </w:rPr>
            <m:t xml:space="preserve"> </m:t>
          </w:ins>
        </m:r>
        <m:r>
          <w:ins w:id="91" w:author="Guanghui Liu" w:date="2021-01-12T12:32:00Z">
            <w:rPr>
              <w:rFonts w:ascii="Cambria Math" w:eastAsia="SimSun" w:hAnsi="Cambria Math"/>
              <w:kern w:val="2"/>
              <w:sz w:val="18"/>
              <w:szCs w:val="18"/>
              <w:lang w:eastAsia="zh-CN"/>
              <w:rPrChange w:id="92" w:author="Guanghui Liu" w:date="2021-01-12T13:28:00Z">
                <w:rPr>
                  <w:rFonts w:ascii="Cambria Math" w:eastAsia="SimSun" w:hAnsi="Cambria Math"/>
                  <w:kern w:val="2"/>
                  <w:lang w:eastAsia="zh-CN"/>
                </w:rPr>
              </w:rPrChange>
            </w:rPr>
            <m:t>(i</m:t>
          </w:ins>
        </m:r>
        <m:r>
          <w:ins w:id="93" w:author="Guanghui Liu" w:date="2021-01-12T12:32:00Z">
            <m:rPr>
              <m:sty m:val="p"/>
            </m:rPr>
            <w:rPr>
              <w:rFonts w:ascii="Cambria Math" w:eastAsia="SimSun" w:hAnsi="Cambria Math"/>
              <w:kern w:val="2"/>
              <w:sz w:val="18"/>
              <w:szCs w:val="18"/>
              <w:lang w:eastAsia="zh-CN"/>
              <w:rPrChange w:id="94" w:author="Guanghui Liu" w:date="2021-01-12T13:28:00Z">
                <w:rPr>
                  <w:rFonts w:ascii="Cambria Math" w:eastAsia="SimSun" w:hAnsi="Cambria Math"/>
                  <w:kern w:val="2"/>
                  <w:lang w:eastAsia="zh-CN"/>
                </w:rPr>
              </w:rPrChange>
            </w:rPr>
            <m:t>=1,2</m:t>
          </w:ins>
        </m:r>
        <m:r>
          <w:ins w:id="95" w:author="Guanghui Liu" w:date="2021-01-12T12:32:00Z">
            <w:rPr>
              <w:rFonts w:ascii="Cambria Math" w:eastAsia="SimSun" w:hAnsi="Cambria Math"/>
              <w:kern w:val="2"/>
              <w:sz w:val="18"/>
              <w:szCs w:val="18"/>
              <w:lang w:eastAsia="zh-CN"/>
              <w:rPrChange w:id="96" w:author="Guanghui Liu" w:date="2021-01-12T13:28:00Z">
                <w:rPr>
                  <w:rFonts w:ascii="Cambria Math" w:eastAsia="SimSun" w:hAnsi="Cambria Math"/>
                  <w:kern w:val="2"/>
                  <w:lang w:eastAsia="zh-CN"/>
                </w:rPr>
              </w:rPrChange>
            </w:rPr>
            <m:t>)</m:t>
          </w:ins>
        </m:r>
      </m:oMath>
      <w:ins w:id="97" w:author="Guanghui Liu" w:date="2021-01-12T11:24:00Z">
        <w:r w:rsidR="00981043">
          <w:rPr>
            <w:rFonts w:eastAsia="SimSun"/>
            <w:kern w:val="2"/>
            <w:lang w:eastAsia="zh-CN"/>
          </w:rPr>
          <w:t xml:space="preserve">, </w:t>
        </w:r>
      </w:ins>
      <w:ins w:id="98" w:author="Guanghui Liu" w:date="2021-01-12T11:25:00Z">
        <w:r w:rsidR="00981043">
          <w:rPr>
            <w:rFonts w:eastAsia="SimSun"/>
            <w:kern w:val="2"/>
            <w:lang w:eastAsia="zh-CN"/>
          </w:rPr>
          <w:t xml:space="preserve">in which </w:t>
        </w:r>
      </w:ins>
      <m:oMath>
        <m:sSub>
          <m:sSubPr>
            <m:ctrlPr>
              <w:ins w:id="99" w:author="Guanghui Liu" w:date="2021-01-12T11:25:00Z">
                <w:rPr>
                  <w:rFonts w:ascii="Cambria Math" w:eastAsia="SimSun" w:hAnsi="Cambria Math"/>
                  <w:i/>
                  <w:kern w:val="2"/>
                  <w:lang w:eastAsia="zh-CN"/>
                </w:rPr>
              </w:ins>
            </m:ctrlPr>
          </m:sSubPr>
          <m:e>
            <m:r>
              <w:ins w:id="100" w:author="Guanghui Liu" w:date="2021-01-12T11:25:00Z">
                <w:rPr>
                  <w:rFonts w:ascii="Cambria Math" w:eastAsia="SimSun"/>
                  <w:kern w:val="2"/>
                  <w:lang w:eastAsia="zh-CN"/>
                </w:rPr>
                <m:t>λ</m:t>
              </w:ins>
            </m:r>
          </m:e>
          <m:sub>
            <m:r>
              <w:ins w:id="101" w:author="Guanghui Liu" w:date="2021-01-12T11:25:00Z">
                <w:rPr>
                  <w:rFonts w:ascii="Cambria Math" w:eastAsia="SimSun"/>
                  <w:kern w:val="2"/>
                  <w:lang w:eastAsia="zh-CN"/>
                </w:rPr>
                <m:t>1</m:t>
              </w:ins>
            </m:r>
          </m:sub>
        </m:sSub>
      </m:oMath>
      <w:ins w:id="102" w:author="Guanghui Liu" w:date="2021-01-12T11:25:00Z">
        <w:r w:rsidR="00981043">
          <w:rPr>
            <w:rFonts w:eastAsia="SimSun"/>
            <w:kern w:val="2"/>
            <w:lang w:eastAsia="zh-CN"/>
          </w:rPr>
          <w:t>,</w:t>
        </w:r>
      </w:ins>
      <m:oMath>
        <m:r>
          <w:ins w:id="103" w:author="Guanghui Liu" w:date="2021-01-12T11:25:00Z">
            <w:rPr>
              <w:rFonts w:ascii="Cambria Math" w:eastAsia="SimSun" w:hAnsi="Cambria Math"/>
              <w:kern w:val="2"/>
              <w:lang w:eastAsia="zh-CN"/>
            </w:rPr>
            <m:t xml:space="preserve"> </m:t>
          </w:ins>
        </m:r>
        <m:sSub>
          <m:sSubPr>
            <m:ctrlPr>
              <w:ins w:id="104" w:author="Guanghui Liu" w:date="2021-01-12T11:25:00Z">
                <w:rPr>
                  <w:rFonts w:ascii="Cambria Math" w:eastAsia="SimSun" w:hAnsi="Cambria Math"/>
                  <w:i/>
                  <w:kern w:val="2"/>
                  <w:lang w:eastAsia="zh-CN"/>
                </w:rPr>
              </w:ins>
            </m:ctrlPr>
          </m:sSubPr>
          <m:e>
            <m:r>
              <w:ins w:id="105" w:author="Guanghui Liu" w:date="2021-01-12T11:25:00Z">
                <w:rPr>
                  <w:rFonts w:ascii="Cambria Math" w:eastAsia="SimSun" w:hAnsi="Cambria Math"/>
                  <w:kern w:val="2"/>
                  <w:lang w:eastAsia="zh-CN"/>
                </w:rPr>
                <m:t>λ</m:t>
              </w:ins>
            </m:r>
          </m:e>
          <m:sub>
            <m:r>
              <w:ins w:id="106" w:author="Guanghui Liu" w:date="2021-01-12T11:25:00Z">
                <w:rPr>
                  <w:rFonts w:ascii="Cambria Math" w:eastAsia="SimSun" w:hAnsi="Cambria Math"/>
                  <w:kern w:val="2"/>
                  <w:lang w:eastAsia="zh-CN"/>
                </w:rPr>
                <m:t>2</m:t>
              </w:ins>
            </m:r>
          </m:sub>
        </m:sSub>
        <m:r>
          <w:ins w:id="107" w:author="Guanghui Liu" w:date="2021-01-12T11:25:00Z">
            <w:rPr>
              <w:rFonts w:ascii="Cambria Math" w:eastAsia="SimSun" w:hAnsi="Cambria Math"/>
              <w:kern w:val="2"/>
              <w:lang w:eastAsia="zh-CN"/>
            </w:rPr>
            <m:t xml:space="preserve"> </m:t>
          </w:ins>
        </m:r>
      </m:oMath>
      <w:ins w:id="108" w:author="Guanghui Liu" w:date="2021-01-11T19:08:00Z">
        <w:r w:rsidR="005A0BC0">
          <w:rPr>
            <w:rFonts w:eastAsia="SimSun"/>
            <w:kern w:val="2"/>
            <w:lang w:eastAsia="zh-CN"/>
          </w:rPr>
          <w:t xml:space="preserve">are the </w:t>
        </w:r>
      </w:ins>
      <w:ins w:id="109" w:author="Guanghui Liu" w:date="2021-01-12T11:23:00Z">
        <w:r w:rsidR="00981043">
          <w:rPr>
            <w:rFonts w:eastAsia="SimSun"/>
            <w:kern w:val="2"/>
            <w:lang w:eastAsia="zh-CN"/>
          </w:rPr>
          <w:t xml:space="preserve">weight </w:t>
        </w:r>
      </w:ins>
      <w:ins w:id="110" w:author="Guanghui Liu" w:date="2021-01-11T19:09:00Z">
        <w:r w:rsidR="005A0BC0">
          <w:rPr>
            <w:rFonts w:eastAsia="SimSun"/>
            <w:kern w:val="2"/>
            <w:lang w:eastAsia="zh-CN"/>
          </w:rPr>
          <w:t>v</w:t>
        </w:r>
        <w:r w:rsidR="005A0BC0" w:rsidRPr="005A0BC0">
          <w:rPr>
            <w:rFonts w:eastAsia="SimSun"/>
            <w:kern w:val="2"/>
            <w:lang w:eastAsia="zh-CN"/>
          </w:rPr>
          <w:t>ariable</w:t>
        </w:r>
      </w:ins>
      <w:ins w:id="111" w:author="Guanghui Liu" w:date="2021-01-11T19:13:00Z">
        <w:r w:rsidR="00BE0BF3">
          <w:rPr>
            <w:rFonts w:eastAsia="SimSun"/>
            <w:kern w:val="2"/>
            <w:lang w:eastAsia="zh-CN"/>
          </w:rPr>
          <w:t>s</w:t>
        </w:r>
      </w:ins>
      <w:ins w:id="112" w:author="Guanghui Liu" w:date="2021-01-11T19:09:00Z">
        <w:r w:rsidR="005A0BC0" w:rsidRPr="005A0BC0">
          <w:rPr>
            <w:rFonts w:eastAsia="SimSun"/>
            <w:kern w:val="2"/>
            <w:lang w:eastAsia="zh-CN"/>
          </w:rPr>
          <w:t xml:space="preserve"> with </w:t>
        </w:r>
      </w:ins>
      <w:ins w:id="113" w:author="Guanghui Liu" w:date="2021-01-11T19:22:00Z">
        <w:r w:rsidR="00D77CE9">
          <w:rPr>
            <w:rFonts w:eastAsia="SimSun"/>
            <w:kern w:val="2"/>
            <w:lang w:eastAsia="zh-CN"/>
          </w:rPr>
          <w:t xml:space="preserve">an </w:t>
        </w:r>
      </w:ins>
      <w:ins w:id="114" w:author="Guanghui Liu" w:date="2021-01-11T19:09:00Z">
        <w:r w:rsidR="005A0BC0" w:rsidRPr="005A0BC0">
          <w:rPr>
            <w:rFonts w:eastAsia="SimSun"/>
            <w:kern w:val="2"/>
            <w:lang w:eastAsia="zh-CN"/>
          </w:rPr>
          <w:t>initial value of 0</w:t>
        </w:r>
      </w:ins>
      <w:del w:id="115" w:author="Guanghui Liu" w:date="2021-01-11T17:14:00Z">
        <w:r w:rsidR="00532A7A" w:rsidDel="00D73B00">
          <w:rPr>
            <w:rFonts w:eastAsia="SimSun"/>
            <w:kern w:val="2"/>
            <w:lang w:eastAsia="zh-CN"/>
          </w:rPr>
          <w:delText>,</w:delText>
        </w:r>
        <w:r w:rsidDel="00D73B00">
          <w:rPr>
            <w:rFonts w:eastAsia="SimSun"/>
            <w:kern w:val="2"/>
            <w:lang w:eastAsia="zh-CN"/>
          </w:rPr>
          <w:delText xml:space="preserve"> </w:delText>
        </w:r>
        <w:r w:rsidR="009E4465" w:rsidDel="00D73B00">
          <w:rPr>
            <w:rFonts w:eastAsia="SimSun"/>
            <w:kern w:val="2"/>
            <w:lang w:eastAsia="zh-CN"/>
          </w:rPr>
          <w:delText>and</w:delText>
        </w:r>
      </w:del>
      <m:oMath>
        <m:r>
          <w:del w:id="116" w:author="Guanghui Liu" w:date="2021-01-11T17:14:00Z">
            <w:rPr>
              <w:rFonts w:ascii="Cambria Math" w:eastAsia="SimSun" w:hAnsi="Cambria Math"/>
              <w:kern w:val="2"/>
              <w:lang w:eastAsia="zh-CN"/>
            </w:rPr>
            <m:t xml:space="preserve"> </m:t>
          </w:del>
        </m:r>
        <m:func>
          <m:funcPr>
            <m:ctrlPr>
              <w:del w:id="117" w:author="Guanghui Liu" w:date="2021-01-11T17:14:00Z">
                <w:rPr>
                  <w:rFonts w:ascii="Cambria Math" w:eastAsia="SimSun" w:hAnsi="Cambria Math"/>
                  <w:i/>
                  <w:kern w:val="2"/>
                  <w:lang w:eastAsia="zh-CN"/>
                </w:rPr>
              </w:del>
            </m:ctrlPr>
          </m:funcPr>
          <m:fName>
            <m:r>
              <w:del w:id="118" w:author="Guanghui Liu" w:date="2021-01-11T17:14:00Z">
                <w:rPr>
                  <w:rFonts w:ascii="Cambria Math" w:eastAsia="SimSun" w:hAnsi="Cambria Math"/>
                  <w:kern w:val="2"/>
                  <w:lang w:eastAsia="zh-CN"/>
                </w:rPr>
                <m:t>log</m:t>
              </w:del>
            </m:r>
          </m:fName>
          <m:e>
            <m:r>
              <w:del w:id="119" w:author="Guanghui Liu" w:date="2021-01-11T17:14:00Z">
                <w:rPr>
                  <w:rFonts w:ascii="Cambria Math" w:eastAsia="SimSun" w:hAnsi="Cambria Math"/>
                  <w:kern w:val="2"/>
                  <w:lang w:eastAsia="zh-CN"/>
                </w:rPr>
                <m:t>(</m:t>
              </w:del>
            </m:r>
          </m:e>
        </m:func>
        <m:r>
          <w:del w:id="120" w:author="Guanghui Liu" w:date="2021-01-11T17:14:00Z">
            <w:rPr>
              <w:rFonts w:ascii="Cambria Math" w:eastAsia="SimSun" w:hAnsi="Cambria Math"/>
              <w:kern w:val="2"/>
              <w:lang w:eastAsia="zh-CN"/>
            </w:rPr>
            <m:t>1/</m:t>
          </w:del>
        </m:r>
        <m:sSub>
          <m:sSubPr>
            <m:ctrlPr>
              <w:del w:id="121" w:author="Guanghui Liu" w:date="2021-01-11T17:14:00Z">
                <w:rPr>
                  <w:rFonts w:ascii="Cambria Math" w:eastAsia="SimSun" w:hAnsi="Cambria Math"/>
                  <w:i/>
                  <w:kern w:val="2"/>
                  <w:lang w:eastAsia="zh-CN"/>
                </w:rPr>
              </w:del>
            </m:ctrlPr>
          </m:sSubPr>
          <m:e>
            <m:r>
              <w:del w:id="122" w:author="Guanghui Liu" w:date="2021-01-11T17:14:00Z">
                <w:rPr>
                  <w:rFonts w:ascii="Cambria Math" w:eastAsia="SimSun" w:hAnsi="Cambria Math"/>
                  <w:kern w:val="2"/>
                  <w:lang w:eastAsia="zh-CN"/>
                </w:rPr>
                <m:t>λ</m:t>
              </w:del>
            </m:r>
          </m:e>
          <m:sub>
            <m:r>
              <w:del w:id="123" w:author="Guanghui Liu" w:date="2021-01-11T17:14:00Z">
                <w:rPr>
                  <w:rFonts w:ascii="Cambria Math" w:eastAsia="SimSun" w:hAnsi="Cambria Math"/>
                  <w:kern w:val="2"/>
                  <w:lang w:eastAsia="zh-CN"/>
                </w:rPr>
                <m:t>1</m:t>
              </w:del>
            </m:r>
          </m:sub>
        </m:sSub>
        <m:sSub>
          <m:sSubPr>
            <m:ctrlPr>
              <w:del w:id="124" w:author="Guanghui Liu" w:date="2021-01-11T17:14:00Z">
                <w:rPr>
                  <w:rFonts w:ascii="Cambria Math" w:eastAsia="SimSun" w:hAnsi="Cambria Math"/>
                  <w:i/>
                  <w:kern w:val="2"/>
                  <w:lang w:eastAsia="zh-CN"/>
                </w:rPr>
              </w:del>
            </m:ctrlPr>
          </m:sSubPr>
          <m:e>
            <m:r>
              <w:del w:id="125" w:author="Guanghui Liu" w:date="2021-01-11T17:14:00Z">
                <w:rPr>
                  <w:rFonts w:ascii="Cambria Math" w:eastAsia="SimSun" w:hAnsi="Cambria Math"/>
                  <w:kern w:val="2"/>
                  <w:lang w:eastAsia="zh-CN"/>
                </w:rPr>
                <m:t>λ</m:t>
              </w:del>
            </m:r>
          </m:e>
          <m:sub>
            <m:r>
              <w:del w:id="126" w:author="Guanghui Liu" w:date="2021-01-11T17:14:00Z">
                <w:rPr>
                  <w:rFonts w:ascii="Cambria Math" w:eastAsia="SimSun" w:hAnsi="Cambria Math"/>
                  <w:kern w:val="2"/>
                  <w:lang w:eastAsia="zh-CN"/>
                </w:rPr>
                <m:t>2</m:t>
              </w:del>
            </m:r>
          </m:sub>
        </m:sSub>
        <m:r>
          <w:del w:id="127" w:author="Guanghui Liu" w:date="2021-01-11T17:14:00Z">
            <w:rPr>
              <w:rFonts w:ascii="Cambria Math" w:eastAsia="SimSun" w:hAnsi="Cambria Math"/>
              <w:kern w:val="2"/>
              <w:lang w:eastAsia="zh-CN"/>
            </w:rPr>
            <m:t>)</m:t>
          </w:del>
        </m:r>
      </m:oMath>
      <w:del w:id="128" w:author="Guanghui Liu" w:date="2021-01-11T17:14:00Z">
        <w:r w:rsidR="009B60DD" w:rsidDel="00D73B00">
          <w:rPr>
            <w:rFonts w:eastAsia="SimSun"/>
            <w:kern w:val="2"/>
            <w:lang w:eastAsia="zh-CN"/>
          </w:rPr>
          <w:delText xml:space="preserve"> </w:delText>
        </w:r>
        <w:r w:rsidR="00532A7A" w:rsidDel="00D73B00">
          <w:rPr>
            <w:rFonts w:eastAsia="SimSun"/>
            <w:kern w:val="2"/>
            <w:lang w:eastAsia="zh-CN"/>
          </w:rPr>
          <w:delText>is</w:delText>
        </w:r>
        <w:r w:rsidR="00532A7A" w:rsidRPr="00DC2B15" w:rsidDel="00D73B00">
          <w:rPr>
            <w:rFonts w:eastAsia="SimSun"/>
            <w:kern w:val="2"/>
            <w:lang w:eastAsia="zh-CN"/>
          </w:rPr>
          <w:delText xml:space="preserve"> </w:delText>
        </w:r>
        <w:r w:rsidR="00532A7A" w:rsidDel="00D73B00">
          <w:rPr>
            <w:rFonts w:eastAsia="SimSun"/>
            <w:kern w:val="2"/>
            <w:lang w:eastAsia="zh-CN"/>
          </w:rPr>
          <w:delText>a</w:delText>
        </w:r>
        <w:r w:rsidR="00532A7A" w:rsidRPr="00DC2B15" w:rsidDel="00D73B00">
          <w:rPr>
            <w:rFonts w:eastAsia="SimSun"/>
            <w:kern w:val="2"/>
            <w:lang w:eastAsia="zh-CN"/>
          </w:rPr>
          <w:delText xml:space="preserve"> </w:delText>
        </w:r>
        <w:r w:rsidR="00532A7A" w:rsidDel="00D73B00">
          <w:rPr>
            <w:rFonts w:eastAsia="SimSun"/>
            <w:kern w:val="2"/>
            <w:lang w:eastAsia="zh-CN"/>
          </w:rPr>
          <w:delText>penalty</w:delText>
        </w:r>
        <w:r w:rsidR="009E4465" w:rsidDel="00D73B00">
          <w:rPr>
            <w:rFonts w:eastAsia="SimSun"/>
            <w:kern w:val="2"/>
            <w:lang w:eastAsia="zh-CN"/>
          </w:rPr>
          <w:delText xml:space="preserve"> item</w:delText>
        </w:r>
      </w:del>
      <w:r w:rsidR="00532A7A">
        <w:rPr>
          <w:rFonts w:eastAsia="SimSun"/>
          <w:kern w:val="2"/>
          <w:lang w:eastAsia="zh-CN"/>
        </w:rPr>
        <w:t>.</w:t>
      </w:r>
      <w:r w:rsidR="00092DFD">
        <w:rPr>
          <w:rFonts w:eastAsia="SimSun"/>
          <w:kern w:val="2"/>
          <w:lang w:eastAsia="zh-CN"/>
        </w:rPr>
        <w:t xml:space="preserve"> </w:t>
      </w:r>
      <w:r w:rsidR="00842B8E" w:rsidRPr="008538AC">
        <w:rPr>
          <w:rFonts w:eastAsia="SimSun"/>
          <w:kern w:val="2"/>
          <w:lang w:eastAsia="zh-CN"/>
        </w:rPr>
        <w:t>Under the intuition that modifying</w:t>
      </w:r>
      <m:oMath>
        <m:r>
          <w:ins w:id="129" w:author="Guanghui Liu" w:date="2021-01-11T17:14:00Z">
            <w:rPr>
              <w:rFonts w:ascii="Cambria Math" w:eastAsia="SimSun" w:hAnsi="Cambria Math"/>
              <w:kern w:val="2"/>
              <w:lang w:eastAsia="zh-CN"/>
            </w:rPr>
            <m:t xml:space="preserve"> </m:t>
          </w:ins>
        </m:r>
        <m:r>
          <w:rPr>
            <w:rFonts w:ascii="Cambria Math" w:eastAsia="SimSun"/>
            <w:kern w:val="2"/>
            <w:lang w:eastAsia="zh-CN"/>
          </w:rPr>
          <m:t>θ,</m:t>
        </m:r>
        <m:sSub>
          <m:sSubPr>
            <m:ctrlPr>
              <w:rPr>
                <w:rFonts w:ascii="Cambria Math" w:eastAsia="SimSun" w:hAnsi="Cambria Math"/>
                <w:i/>
                <w:kern w:val="2"/>
                <w:lang w:eastAsia="zh-CN"/>
              </w:rPr>
            </m:ctrlPr>
          </m:sSubPr>
          <m:e>
            <m:r>
              <w:rPr>
                <w:rFonts w:ascii="Cambria Math" w:eastAsia="SimSun"/>
                <w:kern w:val="2"/>
                <w:lang w:eastAsia="zh-CN"/>
              </w:rPr>
              <m:t>λ</m:t>
            </m:r>
          </m:e>
          <m:sub>
            <m:r>
              <w:rPr>
                <w:rFonts w:ascii="Cambria Math" w:eastAsia="SimSun"/>
                <w:kern w:val="2"/>
                <w:lang w:eastAsia="zh-CN"/>
              </w:rPr>
              <m:t>1</m:t>
            </m:r>
          </m:sub>
        </m:sSub>
        <m:r>
          <w:rPr>
            <w:rFonts w:ascii="Cambria Math" w:eastAsia="SimSun"/>
            <w:kern w:val="2"/>
            <w:lang w:eastAsia="zh-CN"/>
          </w:rPr>
          <m:t>,</m:t>
        </m:r>
        <m:sSub>
          <m:sSubPr>
            <m:ctrlPr>
              <w:rPr>
                <w:rFonts w:ascii="Cambria Math" w:eastAsia="SimSun" w:hAnsi="Cambria Math"/>
                <w:i/>
                <w:kern w:val="2"/>
                <w:lang w:eastAsia="zh-CN"/>
              </w:rPr>
            </m:ctrlPr>
          </m:sSubPr>
          <m:e>
            <m:r>
              <w:rPr>
                <w:rFonts w:ascii="Cambria Math" w:eastAsia="SimSun"/>
                <w:kern w:val="2"/>
                <w:lang w:eastAsia="zh-CN"/>
              </w:rPr>
              <m:t>λ</m:t>
            </m:r>
          </m:e>
          <m:sub>
            <m:r>
              <w:rPr>
                <w:rFonts w:ascii="Cambria Math" w:eastAsia="SimSun"/>
                <w:kern w:val="2"/>
                <w:lang w:eastAsia="zh-CN"/>
              </w:rPr>
              <m:t>2</m:t>
            </m:r>
          </m:sub>
        </m:sSub>
      </m:oMath>
      <w:r w:rsidR="00842B8E" w:rsidRPr="008538AC">
        <w:rPr>
          <w:rFonts w:eastAsia="SimSun"/>
          <w:kern w:val="2"/>
          <w:lang w:eastAsia="zh-CN"/>
        </w:rPr>
        <w:t>to minimize</w:t>
      </w:r>
      <m:oMath>
        <m:r>
          <w:rPr>
            <w:rFonts w:ascii="Cambria Math" w:eastAsia="SimSun"/>
            <w:kern w:val="2"/>
            <w:lang w:eastAsia="zh-CN"/>
          </w:rPr>
          <m:t>L</m:t>
        </m:r>
      </m:oMath>
      <w:r w:rsidR="00842B8E" w:rsidRPr="008538AC">
        <w:rPr>
          <w:rFonts w:eastAsia="SimSun"/>
          <w:kern w:val="2"/>
          <w:lang w:eastAsia="zh-CN"/>
        </w:rPr>
        <w:t xml:space="preserve">will improve </w:t>
      </w:r>
      <m:oMath>
        <m:sSub>
          <m:sSubPr>
            <m:ctrlPr>
              <w:rPr>
                <w:rFonts w:ascii="Cambria Math" w:eastAsia="SimSun" w:hAnsi="Cambria Math"/>
                <w:i/>
                <w:kern w:val="2"/>
                <w:lang w:eastAsia="zh-CN"/>
              </w:rPr>
            </m:ctrlPr>
          </m:sSubPr>
          <m:e>
            <m:r>
              <w:rPr>
                <w:rFonts w:ascii="Cambria Math" w:eastAsia="SimSun"/>
                <w:kern w:val="2"/>
                <w:lang w:eastAsia="zh-CN"/>
              </w:rPr>
              <m:t>L</m:t>
            </m:r>
          </m:e>
          <m:sub>
            <m:r>
              <w:rPr>
                <w:rFonts w:ascii="Cambria Math" w:eastAsia="SimSun"/>
                <w:kern w:val="2"/>
                <w:lang w:eastAsia="zh-CN"/>
              </w:rPr>
              <m:t>main</m:t>
            </m:r>
          </m:sub>
        </m:sSub>
      </m:oMath>
      <w:r w:rsidR="00203A20">
        <w:rPr>
          <w:rFonts w:eastAsia="SimSun"/>
          <w:kern w:val="2"/>
          <w:lang w:eastAsia="zh-CN"/>
        </w:rPr>
        <w:t xml:space="preserve">and </w:t>
      </w:r>
      <m:oMath>
        <m:sSub>
          <m:sSubPr>
            <m:ctrlPr>
              <w:rPr>
                <w:rFonts w:ascii="Cambria Math" w:eastAsia="SimSun" w:hAnsi="Cambria Math"/>
                <w:i/>
                <w:kern w:val="2"/>
                <w:lang w:eastAsia="zh-CN"/>
              </w:rPr>
            </m:ctrlPr>
          </m:sSubPr>
          <m:e>
            <m:r>
              <w:rPr>
                <w:rFonts w:ascii="Cambria Math" w:eastAsia="SimSun" w:hAnsi="Cambria Math"/>
                <w:kern w:val="2"/>
                <w:lang w:eastAsia="zh-CN"/>
              </w:rPr>
              <m:t>L</m:t>
            </m:r>
          </m:e>
          <m:sub>
            <m:r>
              <w:rPr>
                <w:rFonts w:ascii="Cambria Math" w:eastAsia="SimSun" w:hAnsi="Cambria Math"/>
                <w:kern w:val="2"/>
                <w:lang w:eastAsia="zh-CN"/>
              </w:rPr>
              <m:t>aux</m:t>
            </m:r>
          </m:sub>
        </m:sSub>
      </m:oMath>
      <w:r w:rsidR="00842B8E" w:rsidRPr="008538AC">
        <w:rPr>
          <w:rFonts w:eastAsia="SimSun"/>
          <w:kern w:val="2"/>
          <w:lang w:eastAsia="zh-CN"/>
        </w:rPr>
        <w:t>if the two tasks are sufficiently related. We propose to modulate the weight</w:t>
      </w:r>
      <w:ins w:id="130" w:author="Guanghui Liu" w:date="2021-01-11T19:05:00Z">
        <w:r w:rsidR="0007082B">
          <w:rPr>
            <w:rFonts w:eastAsia="SimSun"/>
            <w:kern w:val="2"/>
            <w:lang w:eastAsia="zh-CN"/>
          </w:rPr>
          <w:t xml:space="preserve"> </w:t>
        </w:r>
      </w:ins>
      <w:bookmarkStart w:id="131" w:name="_Hlk61343045"/>
      <w:ins w:id="132" w:author="Guanghui Liu" w:date="2021-01-11T19:04:00Z">
        <w:r w:rsidR="0007082B">
          <w:rPr>
            <w:rFonts w:eastAsia="SimSun"/>
            <w:kern w:val="2"/>
            <w:lang w:eastAsia="zh-CN"/>
          </w:rPr>
          <w:t>variab</w:t>
        </w:r>
      </w:ins>
      <w:ins w:id="133" w:author="Guanghui Liu" w:date="2021-01-11T19:05:00Z">
        <w:r w:rsidR="0007082B">
          <w:rPr>
            <w:rFonts w:eastAsia="SimSun"/>
            <w:kern w:val="2"/>
            <w:lang w:eastAsia="zh-CN"/>
          </w:rPr>
          <w:t>le</w:t>
        </w:r>
      </w:ins>
      <w:bookmarkEnd w:id="131"/>
      <w:r w:rsidR="00842B8E" w:rsidRPr="008538AC">
        <w:rPr>
          <w:rFonts w:eastAsia="SimSun"/>
          <w:kern w:val="2"/>
          <w:lang w:eastAsia="zh-CN"/>
        </w:rPr>
        <w:t xml:space="preserve"> </w:t>
      </w:r>
      <m:oMath>
        <m:sSub>
          <m:sSubPr>
            <m:ctrlPr>
              <w:rPr>
                <w:rFonts w:ascii="Cambria Math" w:eastAsia="SimSun" w:hAnsi="Cambria Math"/>
                <w:i/>
                <w:kern w:val="2"/>
                <w:lang w:eastAsia="zh-CN"/>
              </w:rPr>
            </m:ctrlPr>
          </m:sSubPr>
          <m:e>
            <m:r>
              <w:rPr>
                <w:rFonts w:ascii="Cambria Math" w:eastAsia="SimSun" w:hAnsi="Cambria Math"/>
                <w:kern w:val="2"/>
                <w:lang w:eastAsia="zh-CN"/>
              </w:rPr>
              <m:t>λ</m:t>
            </m:r>
          </m:e>
          <m:sub>
            <m:r>
              <w:rPr>
                <w:rFonts w:ascii="Cambria Math" w:eastAsia="SimSun" w:hAnsi="Cambria Math"/>
                <w:kern w:val="2"/>
                <w:lang w:eastAsia="zh-CN"/>
              </w:rPr>
              <m:t>1</m:t>
            </m:r>
          </m:sub>
        </m:sSub>
        <m:r>
          <w:rPr>
            <w:rFonts w:ascii="Cambria Math" w:eastAsia="SimSun" w:hAnsi="Cambria Math"/>
            <w:kern w:val="2"/>
            <w:lang w:eastAsia="zh-CN"/>
          </w:rPr>
          <m:t>,</m:t>
        </m:r>
        <m:sSub>
          <m:sSubPr>
            <m:ctrlPr>
              <w:rPr>
                <w:rFonts w:ascii="Cambria Math" w:eastAsia="SimSun" w:hAnsi="Cambria Math"/>
                <w:i/>
                <w:kern w:val="2"/>
                <w:lang w:eastAsia="zh-CN"/>
              </w:rPr>
            </m:ctrlPr>
          </m:sSubPr>
          <m:e>
            <m:r>
              <w:rPr>
                <w:rFonts w:ascii="Cambria Math" w:eastAsia="SimSun" w:hAnsi="Cambria Math"/>
                <w:kern w:val="2"/>
                <w:lang w:eastAsia="zh-CN"/>
              </w:rPr>
              <m:t>λ</m:t>
            </m:r>
          </m:e>
          <m:sub>
            <m:r>
              <w:rPr>
                <w:rFonts w:ascii="Cambria Math" w:eastAsia="SimSun" w:hAnsi="Cambria Math"/>
                <w:kern w:val="2"/>
                <w:lang w:eastAsia="zh-CN"/>
              </w:rPr>
              <m:t>2</m:t>
            </m:r>
          </m:sub>
        </m:sSub>
      </m:oMath>
      <w:r w:rsidR="00842B8E" w:rsidRPr="008538AC">
        <w:rPr>
          <w:rFonts w:eastAsia="SimSun"/>
          <w:kern w:val="2"/>
          <w:lang w:eastAsia="zh-CN"/>
        </w:rPr>
        <w:t xml:space="preserve"> at each learning iteration</w:t>
      </w:r>
      <w:ins w:id="134" w:author="Guanghui Liu" w:date="2021-01-12T19:48:00Z">
        <w:r w:rsidR="007217AF">
          <w:rPr>
            <w:rFonts w:eastAsia="SimSun"/>
            <w:kern w:val="2"/>
            <w:lang w:eastAsia="zh-CN"/>
          </w:rPr>
          <w:t xml:space="preserve"> (epoch)</w:t>
        </w:r>
      </w:ins>
      <w:r w:rsidR="00842B8E" w:rsidRPr="008538AC">
        <w:rPr>
          <w:rFonts w:eastAsia="SimSun"/>
          <w:kern w:val="2"/>
          <w:lang w:eastAsia="zh-CN"/>
        </w:rPr>
        <w:t xml:space="preserve"> </w:t>
      </w:r>
      <m:oMath>
        <m:r>
          <w:rPr>
            <w:rFonts w:ascii="Cambria Math" w:eastAsia="SimSun"/>
            <w:kern w:val="2"/>
            <w:lang w:eastAsia="zh-CN"/>
          </w:rPr>
          <m:t>t</m:t>
        </m:r>
        <m:r>
          <w:ins w:id="135" w:author="Guanghui Liu" w:date="2021-01-12T19:49:00Z">
            <w:rPr>
              <w:rFonts w:ascii="Cambria Math" w:eastAsia="SimSun"/>
              <w:kern w:val="2"/>
              <w:lang w:eastAsia="zh-CN"/>
            </w:rPr>
            <m:t xml:space="preserve"> </m:t>
          </w:ins>
        </m:r>
      </m:oMath>
      <w:r w:rsidR="00842B8E" w:rsidRPr="008538AC">
        <w:rPr>
          <w:rFonts w:eastAsia="SimSun"/>
          <w:kern w:val="2"/>
          <w:lang w:eastAsia="zh-CN"/>
        </w:rPr>
        <w:t xml:space="preserve">by </w:t>
      </w:r>
      <w:r w:rsidR="0044690D">
        <w:rPr>
          <w:rFonts w:eastAsia="SimSun"/>
          <w:kern w:val="2"/>
          <w:lang w:eastAsia="zh-CN"/>
        </w:rPr>
        <w:t xml:space="preserve">adding a </w:t>
      </w:r>
      <w:r w:rsidR="00953B74">
        <w:rPr>
          <w:rFonts w:eastAsia="SimSun"/>
          <w:kern w:val="2"/>
          <w:lang w:eastAsia="zh-CN"/>
        </w:rPr>
        <w:t>c</w:t>
      </w:r>
      <w:r w:rsidR="00953B74" w:rsidRPr="00953B74">
        <w:rPr>
          <w:rFonts w:eastAsia="SimSun"/>
          <w:kern w:val="2"/>
          <w:lang w:eastAsia="zh-CN"/>
        </w:rPr>
        <w:t>ustom</w:t>
      </w:r>
      <w:r w:rsidR="00953B74">
        <w:rPr>
          <w:rFonts w:eastAsia="SimSun"/>
          <w:kern w:val="2"/>
          <w:lang w:eastAsia="zh-CN"/>
        </w:rPr>
        <w:t>-m</w:t>
      </w:r>
      <w:r w:rsidR="00953B74" w:rsidRPr="00953B74">
        <w:rPr>
          <w:rFonts w:eastAsia="SimSun"/>
          <w:kern w:val="2"/>
          <w:lang w:eastAsia="zh-CN"/>
        </w:rPr>
        <w:t>ulti</w:t>
      </w:r>
      <w:r w:rsidR="00953B74">
        <w:rPr>
          <w:rFonts w:eastAsia="SimSun"/>
          <w:kern w:val="2"/>
          <w:lang w:eastAsia="zh-CN"/>
        </w:rPr>
        <w:t>-l</w:t>
      </w:r>
      <w:r w:rsidR="00953B74" w:rsidRPr="00953B74">
        <w:rPr>
          <w:rFonts w:eastAsia="SimSun"/>
          <w:kern w:val="2"/>
          <w:lang w:eastAsia="zh-CN"/>
        </w:rPr>
        <w:t>oss</w:t>
      </w:r>
      <w:r w:rsidR="00953B74">
        <w:rPr>
          <w:rFonts w:eastAsia="SimSun"/>
          <w:kern w:val="2"/>
          <w:lang w:eastAsia="zh-CN"/>
        </w:rPr>
        <w:t xml:space="preserve"> l</w:t>
      </w:r>
      <w:r w:rsidR="00953B74" w:rsidRPr="00953B74">
        <w:rPr>
          <w:rFonts w:eastAsia="SimSun"/>
          <w:kern w:val="2"/>
          <w:lang w:eastAsia="zh-CN"/>
        </w:rPr>
        <w:t>ayer</w:t>
      </w:r>
      <w:r w:rsidR="00953B74">
        <w:rPr>
          <w:rFonts w:eastAsia="SimSun"/>
          <w:kern w:val="2"/>
          <w:lang w:eastAsia="zh-CN"/>
        </w:rPr>
        <w:t xml:space="preserve"> </w:t>
      </w:r>
      <w:r w:rsidR="0044690D">
        <w:rPr>
          <w:rFonts w:eastAsia="SimSun"/>
          <w:kern w:val="2"/>
          <w:lang w:eastAsia="zh-CN"/>
        </w:rPr>
        <w:t>in the deep network</w:t>
      </w:r>
      <w:r w:rsidR="00842B8E" w:rsidRPr="008538AC">
        <w:rPr>
          <w:rFonts w:eastAsia="SimSun"/>
          <w:kern w:val="2"/>
          <w:lang w:eastAsia="zh-CN"/>
        </w:rPr>
        <w:t>.</w:t>
      </w:r>
      <w:r w:rsidR="00070D8E">
        <w:rPr>
          <w:rFonts w:eastAsia="SimSun"/>
          <w:kern w:val="2"/>
          <w:lang w:eastAsia="zh-CN"/>
        </w:rPr>
        <w:t xml:space="preserve"> Given</w:t>
      </w:r>
      <m:oMath>
        <m:r>
          <w:ins w:id="136" w:author="Guanghui Liu" w:date="2021-01-11T17:17:00Z">
            <w:rPr>
              <w:rFonts w:ascii="Cambria Math" w:eastAsia="SimSun" w:hAnsi="Cambria Math"/>
              <w:kern w:val="2"/>
              <w:lang w:eastAsia="zh-CN"/>
            </w:rPr>
            <m:t xml:space="preserve"> </m:t>
          </w:ins>
        </m:r>
        <m:sSub>
          <m:sSubPr>
            <m:ctrlPr>
              <w:rPr>
                <w:rFonts w:ascii="Cambria Math" w:eastAsia="SimSun" w:hAnsi="Cambria Math"/>
                <w:i/>
                <w:kern w:val="2"/>
                <w:lang w:eastAsia="zh-CN"/>
              </w:rPr>
            </m:ctrlPr>
          </m:sSubPr>
          <m:e>
            <m:r>
              <w:rPr>
                <w:rFonts w:ascii="Cambria Math" w:eastAsia="SimSun" w:hAnsi="Cambria Math"/>
                <w:kern w:val="2"/>
                <w:lang w:eastAsia="zh-CN"/>
              </w:rPr>
              <m:t>θ</m:t>
            </m:r>
          </m:e>
          <m:sub>
            <m:r>
              <w:rPr>
                <w:rFonts w:ascii="Cambria Math" w:eastAsia="SimSun" w:hAnsi="Cambria Math"/>
                <w:kern w:val="2"/>
                <w:lang w:eastAsia="zh-CN"/>
              </w:rPr>
              <m:t>t</m:t>
            </m:r>
          </m:sub>
        </m:sSub>
      </m:oMath>
      <w:r w:rsidR="00842B8E" w:rsidRPr="008538AC">
        <w:rPr>
          <w:rFonts w:eastAsia="SimSun"/>
          <w:kern w:val="2"/>
          <w:lang w:eastAsia="zh-CN"/>
        </w:rPr>
        <w:t xml:space="preserve"> is the set of all model parameters at training step </w:t>
      </w:r>
      <m:oMath>
        <m:r>
          <w:rPr>
            <w:rFonts w:ascii="Cambria Math" w:eastAsia="SimSun"/>
            <w:kern w:val="2"/>
            <w:lang w:eastAsia="zh-CN"/>
          </w:rPr>
          <m:t>t</m:t>
        </m:r>
      </m:oMath>
      <w:r w:rsidR="001E0175">
        <w:rPr>
          <w:rFonts w:eastAsia="SimSun"/>
          <w:kern w:val="2"/>
          <w:lang w:eastAsia="zh-CN"/>
        </w:rPr>
        <w:t>, and</w:t>
      </w:r>
      <m:oMath>
        <m:sSub>
          <m:sSubPr>
            <m:ctrlPr>
              <w:rPr>
                <w:rFonts w:ascii="Cambria Math" w:eastAsia="SimSun" w:hAnsi="Cambria Math"/>
                <w:i/>
                <w:kern w:val="2"/>
                <w:lang w:eastAsia="zh-CN"/>
              </w:rPr>
            </m:ctrlPr>
          </m:sSubPr>
          <m:e>
            <m:r>
              <w:ins w:id="137" w:author="Guanghui Liu" w:date="2021-01-12T11:23:00Z">
                <w:rPr>
                  <w:rFonts w:ascii="Cambria Math" w:eastAsia="SimSun"/>
                  <w:kern w:val="2"/>
                  <w:lang w:eastAsia="zh-CN"/>
                </w:rPr>
                <m:t xml:space="preserve"> </m:t>
              </w:ins>
            </m:r>
            <m:r>
              <w:rPr>
                <w:rFonts w:ascii="Cambria Math" w:eastAsia="SimSun"/>
                <w:kern w:val="2"/>
                <w:lang w:eastAsia="zh-CN"/>
              </w:rPr>
              <m:t>λ</m:t>
            </m:r>
          </m:e>
          <m:sub>
            <m:r>
              <w:rPr>
                <w:rFonts w:ascii="Cambria Math" w:eastAsia="SimSun"/>
                <w:kern w:val="2"/>
                <w:lang w:eastAsia="zh-CN"/>
              </w:rPr>
              <m:t>1t</m:t>
            </m:r>
          </m:sub>
        </m:sSub>
      </m:oMath>
      <w:r w:rsidR="009E552C">
        <w:rPr>
          <w:rFonts w:eastAsia="SimSun"/>
          <w:kern w:val="2"/>
          <w:lang w:eastAsia="zh-CN"/>
        </w:rPr>
        <w:t>,</w:t>
      </w:r>
      <m:oMath>
        <m:sSub>
          <m:sSubPr>
            <m:ctrlPr>
              <w:rPr>
                <w:rFonts w:ascii="Cambria Math" w:eastAsia="SimSun" w:hAnsi="Cambria Math"/>
                <w:i/>
                <w:kern w:val="2"/>
                <w:lang w:eastAsia="zh-CN"/>
              </w:rPr>
            </m:ctrlPr>
          </m:sSubPr>
          <m:e>
            <m:r>
              <w:rPr>
                <w:rFonts w:ascii="Cambria Math" w:eastAsia="SimSun" w:hAnsi="Cambria Math"/>
                <w:kern w:val="2"/>
                <w:lang w:eastAsia="zh-CN"/>
              </w:rPr>
              <m:t>λ</m:t>
            </m:r>
          </m:e>
          <m:sub>
            <m:r>
              <w:rPr>
                <w:rFonts w:ascii="Cambria Math" w:eastAsia="SimSun" w:hAnsi="Cambria Math"/>
                <w:kern w:val="2"/>
                <w:lang w:eastAsia="zh-CN"/>
              </w:rPr>
              <m:t>2t</m:t>
            </m:r>
          </m:sub>
        </m:sSub>
        <m:r>
          <w:ins w:id="138" w:author="Guanghui Liu" w:date="2021-01-12T11:23:00Z">
            <w:rPr>
              <w:rFonts w:ascii="Cambria Math" w:eastAsia="SimSun" w:hAnsi="Cambria Math"/>
              <w:kern w:val="2"/>
              <w:lang w:eastAsia="zh-CN"/>
            </w:rPr>
            <m:t xml:space="preserve"> </m:t>
          </w:ins>
        </m:r>
      </m:oMath>
      <w:r w:rsidR="001E0175" w:rsidRPr="00DC2B15">
        <w:rPr>
          <w:rFonts w:eastAsia="SimSun"/>
          <w:kern w:val="2"/>
          <w:lang w:eastAsia="zh-CN"/>
        </w:rPr>
        <w:t>are the weight</w:t>
      </w:r>
      <w:del w:id="139" w:author="Guanghui Liu" w:date="2021-01-12T11:23:00Z">
        <w:r w:rsidR="001E0175" w:rsidRPr="00DC2B15" w:rsidDel="00981043">
          <w:rPr>
            <w:rFonts w:eastAsia="SimSun"/>
            <w:kern w:val="2"/>
            <w:lang w:eastAsia="zh-CN"/>
          </w:rPr>
          <w:delText>s</w:delText>
        </w:r>
      </w:del>
      <w:r w:rsidR="00842B8E" w:rsidRPr="008538AC">
        <w:rPr>
          <w:rFonts w:eastAsia="SimSun"/>
          <w:kern w:val="2"/>
          <w:lang w:eastAsia="zh-CN"/>
        </w:rPr>
        <w:t xml:space="preserve"> </w:t>
      </w:r>
      <w:ins w:id="140" w:author="Guanghui Liu" w:date="2021-01-12T11:23:00Z">
        <w:r w:rsidR="00981043">
          <w:rPr>
            <w:rFonts w:eastAsia="SimSun"/>
            <w:kern w:val="2"/>
            <w:lang w:eastAsia="zh-CN"/>
          </w:rPr>
          <w:t>variable</w:t>
        </w:r>
        <w:r w:rsidR="00981043">
          <w:rPr>
            <w:rFonts w:eastAsia="SimSun"/>
            <w:kern w:val="2"/>
            <w:lang w:eastAsia="zh-CN"/>
          </w:rPr>
          <w:t>s</w:t>
        </w:r>
        <w:r w:rsidR="00981043" w:rsidRPr="008538AC">
          <w:rPr>
            <w:rFonts w:eastAsia="SimSun"/>
            <w:kern w:val="2"/>
            <w:lang w:eastAsia="zh-CN"/>
          </w:rPr>
          <w:t xml:space="preserve"> </w:t>
        </w:r>
      </w:ins>
      <w:r w:rsidR="003C2ACC" w:rsidRPr="008538AC">
        <w:rPr>
          <w:rFonts w:eastAsia="SimSun"/>
          <w:kern w:val="2"/>
          <w:lang w:eastAsia="zh-CN"/>
        </w:rPr>
        <w:t xml:space="preserve">at step </w:t>
      </w:r>
      <m:oMath>
        <m:r>
          <w:rPr>
            <w:rFonts w:ascii="Cambria Math" w:eastAsia="SimSun"/>
            <w:kern w:val="2"/>
            <w:lang w:eastAsia="zh-CN"/>
          </w:rPr>
          <m:t>t</m:t>
        </m:r>
      </m:oMath>
      <w:r w:rsidR="003C2ACC">
        <w:rPr>
          <w:rFonts w:eastAsia="SimSun"/>
          <w:kern w:val="2"/>
          <w:lang w:eastAsia="zh-CN"/>
        </w:rPr>
        <w:t xml:space="preserve">. </w:t>
      </w:r>
      <w:r w:rsidR="00842B8E" w:rsidRPr="008538AC">
        <w:rPr>
          <w:rFonts w:eastAsia="SimSun"/>
          <w:kern w:val="2"/>
          <w:lang w:eastAsia="zh-CN"/>
        </w:rPr>
        <w:t>We assume that we update the parameters</w:t>
      </w:r>
      <m:oMath>
        <m:sSub>
          <m:sSubPr>
            <m:ctrlPr>
              <w:rPr>
                <w:rFonts w:ascii="Cambria Math" w:eastAsia="SimSun" w:hAnsi="Cambria Math"/>
                <w:i/>
                <w:kern w:val="2"/>
                <w:lang w:eastAsia="zh-CN"/>
              </w:rPr>
            </m:ctrlPr>
          </m:sSubPr>
          <m:e>
            <m:r>
              <w:rPr>
                <w:rFonts w:ascii="Cambria Math" w:eastAsia="SimSun"/>
                <w:kern w:val="2"/>
                <w:lang w:eastAsia="zh-CN"/>
              </w:rPr>
              <m:t>θ</m:t>
            </m:r>
          </m:e>
          <m:sub>
            <m:r>
              <w:rPr>
                <w:rFonts w:ascii="Cambria Math" w:eastAsia="SimSun"/>
                <w:kern w:val="2"/>
                <w:lang w:eastAsia="zh-CN"/>
              </w:rPr>
              <m:t>t</m:t>
            </m:r>
          </m:sub>
        </m:sSub>
      </m:oMath>
      <w:r w:rsidR="001E37FF">
        <w:rPr>
          <w:rFonts w:eastAsia="SimSun"/>
          <w:kern w:val="2"/>
          <w:lang w:eastAsia="zh-CN"/>
        </w:rPr>
        <w:t xml:space="preserve">, </w:t>
      </w:r>
      <m:oMath>
        <m:sSub>
          <m:sSubPr>
            <m:ctrlPr>
              <w:rPr>
                <w:rFonts w:ascii="Cambria Math" w:eastAsia="SimSun" w:hAnsi="Cambria Math"/>
                <w:i/>
                <w:kern w:val="2"/>
                <w:lang w:eastAsia="zh-CN"/>
              </w:rPr>
            </m:ctrlPr>
          </m:sSubPr>
          <m:e>
            <m:r>
              <w:rPr>
                <w:rFonts w:ascii="Cambria Math" w:eastAsia="SimSun"/>
                <w:kern w:val="2"/>
                <w:lang w:eastAsia="zh-CN"/>
              </w:rPr>
              <m:t>λ</m:t>
            </m:r>
          </m:e>
          <m:sub>
            <m:r>
              <w:rPr>
                <w:rFonts w:ascii="Cambria Math" w:eastAsia="SimSun"/>
                <w:kern w:val="2"/>
                <w:lang w:eastAsia="zh-CN"/>
              </w:rPr>
              <m:t>1t</m:t>
            </m:r>
          </m:sub>
        </m:sSub>
      </m:oMath>
      <w:r w:rsidR="001E37FF">
        <w:rPr>
          <w:rFonts w:eastAsia="SimSun"/>
          <w:kern w:val="2"/>
          <w:lang w:eastAsia="zh-CN"/>
        </w:rPr>
        <w:t xml:space="preserve">, and </w:t>
      </w:r>
      <m:oMath>
        <m:sSub>
          <m:sSubPr>
            <m:ctrlPr>
              <w:rPr>
                <w:rFonts w:ascii="Cambria Math" w:eastAsia="SimSun" w:hAnsi="Cambria Math"/>
                <w:i/>
                <w:kern w:val="2"/>
                <w:lang w:eastAsia="zh-CN"/>
              </w:rPr>
            </m:ctrlPr>
          </m:sSubPr>
          <m:e>
            <m:r>
              <w:rPr>
                <w:rFonts w:ascii="Cambria Math" w:eastAsia="SimSun"/>
                <w:kern w:val="2"/>
                <w:lang w:eastAsia="zh-CN"/>
              </w:rPr>
              <m:t>λ</m:t>
            </m:r>
          </m:e>
          <m:sub>
            <m:r>
              <w:rPr>
                <w:rFonts w:ascii="Cambria Math" w:eastAsia="SimSun"/>
                <w:kern w:val="2"/>
                <w:lang w:eastAsia="zh-CN"/>
              </w:rPr>
              <m:t>2t</m:t>
            </m:r>
          </m:sub>
        </m:sSub>
      </m:oMath>
      <w:r w:rsidR="00842B8E" w:rsidRPr="008538AC">
        <w:rPr>
          <w:rFonts w:eastAsia="SimSun"/>
          <w:kern w:val="2"/>
          <w:lang w:eastAsia="zh-CN"/>
        </w:rPr>
        <w:t>using gradient descent on this combined objective:</w:t>
      </w:r>
    </w:p>
    <w:p w14:paraId="39D88D3C" w14:textId="788B2C0B" w:rsidR="003B2569" w:rsidRPr="003B2569" w:rsidRDefault="003B2569" w:rsidP="003B2569">
      <w:pPr>
        <w:spacing w:line="240" w:lineRule="auto"/>
        <w:ind w:firstLine="0"/>
        <w:jc w:val="right"/>
        <w:rPr>
          <w:rFonts w:eastAsia="SimSun"/>
          <w:kern w:val="2"/>
          <w:lang w:eastAsia="zh-CN"/>
        </w:rPr>
      </w:pPr>
      <m:oMathPara>
        <m:oMath>
          <m:r>
            <w:del w:id="141" w:author="Guanghui Liu" w:date="2021-01-12T14:29:00Z">
              <w:rPr>
                <w:rFonts w:ascii="Cambria Math" w:eastAsia="SimSun" w:hAnsi="Cambria Math"/>
                <w:kern w:val="2"/>
                <w:lang w:eastAsia="zh-CN"/>
              </w:rPr>
              <m:t xml:space="preserve"> </m:t>
            </w:del>
          </m:r>
          <m:sSub>
            <m:sSubPr>
              <m:ctrlPr>
                <w:rPr>
                  <w:rFonts w:ascii="Cambria Math" w:eastAsia="SimSun" w:hAnsi="Cambria Math"/>
                  <w:i/>
                  <w:kern w:val="2"/>
                  <w:lang w:eastAsia="zh-CN"/>
                </w:rPr>
              </m:ctrlPr>
            </m:sSubPr>
            <m:e>
              <m:r>
                <w:rPr>
                  <w:rFonts w:ascii="Cambria Math" w:eastAsia="SimSun"/>
                  <w:kern w:val="2"/>
                  <w:lang w:eastAsia="zh-CN"/>
                </w:rPr>
                <m:t>θ</m:t>
              </m:r>
            </m:e>
            <m:sub>
              <m:r>
                <w:rPr>
                  <w:rFonts w:ascii="Cambria Math" w:eastAsia="SimSun"/>
                  <w:kern w:val="2"/>
                  <w:lang w:eastAsia="zh-CN"/>
                </w:rPr>
                <m:t>t+1</m:t>
              </m:r>
            </m:sub>
          </m:sSub>
          <m:r>
            <w:rPr>
              <w:rFonts w:ascii="Cambria Math" w:eastAsia="SimSun"/>
              <w:kern w:val="2"/>
              <w:lang w:eastAsia="zh-CN"/>
            </w:rPr>
            <m:t>=</m:t>
          </m:r>
          <m:sSub>
            <m:sSubPr>
              <m:ctrlPr>
                <w:rPr>
                  <w:rFonts w:ascii="Cambria Math" w:eastAsia="SimSun" w:hAnsi="Cambria Math"/>
                  <w:i/>
                  <w:kern w:val="2"/>
                  <w:lang w:eastAsia="zh-CN"/>
                </w:rPr>
              </m:ctrlPr>
            </m:sSubPr>
            <m:e>
              <m:r>
                <w:rPr>
                  <w:rFonts w:ascii="Cambria Math" w:eastAsia="SimSun"/>
                  <w:kern w:val="2"/>
                  <w:lang w:eastAsia="zh-CN"/>
                </w:rPr>
                <m:t>θ</m:t>
              </m:r>
            </m:e>
            <m:sub>
              <m:r>
                <w:rPr>
                  <w:rFonts w:ascii="Cambria Math" w:eastAsia="SimSun"/>
                  <w:kern w:val="2"/>
                  <w:lang w:eastAsia="zh-CN"/>
                </w:rPr>
                <m:t>t</m:t>
              </m:r>
            </m:sub>
          </m:sSub>
          <m:r>
            <w:rPr>
              <w:rFonts w:ascii="Cambria Math" w:eastAsia="SimSun"/>
              <w:kern w:val="2"/>
              <w:lang w:eastAsia="zh-CN"/>
            </w:rPr>
            <m:t>+α</m:t>
          </m:r>
          <m:sSub>
            <m:sSubPr>
              <m:ctrlPr>
                <w:rPr>
                  <w:rFonts w:ascii="Cambria Math" w:eastAsia="SimSun" w:hAnsi="Cambria Math"/>
                  <w:i/>
                  <w:kern w:val="2"/>
                  <w:lang w:eastAsia="zh-CN"/>
                </w:rPr>
              </m:ctrlPr>
            </m:sSubPr>
            <m:e>
              <m:r>
                <w:rPr>
                  <w:rFonts w:ascii="Cambria Math" w:eastAsia="SimSun" w:hAnsi="Cambria Math" w:cs="Cambria Math"/>
                  <w:kern w:val="2"/>
                  <w:lang w:eastAsia="zh-CN"/>
                </w:rPr>
                <m:t>∇</m:t>
              </m:r>
            </m:e>
            <m:sub>
              <m:sSub>
                <m:sSubPr>
                  <m:ctrlPr>
                    <w:rPr>
                      <w:rFonts w:ascii="Cambria Math" w:eastAsia="SimSun" w:hAnsi="Cambria Math"/>
                      <w:i/>
                      <w:kern w:val="2"/>
                      <w:lang w:eastAsia="zh-CN"/>
                    </w:rPr>
                  </m:ctrlPr>
                </m:sSubPr>
                <m:e>
                  <m:r>
                    <w:rPr>
                      <w:rFonts w:ascii="Cambria Math" w:eastAsia="SimSun"/>
                      <w:kern w:val="2"/>
                      <w:lang w:eastAsia="zh-CN"/>
                    </w:rPr>
                    <m:t>θ</m:t>
                  </m:r>
                </m:e>
                <m:sub>
                  <m:r>
                    <w:rPr>
                      <w:rFonts w:ascii="Cambria Math" w:eastAsia="SimSun"/>
                      <w:kern w:val="2"/>
                      <w:lang w:eastAsia="zh-CN"/>
                    </w:rPr>
                    <m:t>t</m:t>
                  </m:r>
                </m:sub>
              </m:sSub>
            </m:sub>
          </m:sSub>
          <m:r>
            <w:rPr>
              <w:rFonts w:ascii="Cambria Math" w:eastAsia="SimSun"/>
              <w:kern w:val="2"/>
              <w:lang w:eastAsia="zh-CN"/>
            </w:rPr>
            <m:t>L</m:t>
          </m:r>
          <m:d>
            <m:dPr>
              <m:ctrlPr>
                <w:rPr>
                  <w:rFonts w:ascii="Cambria Math" w:eastAsia="SimSun" w:hAnsi="Cambria Math"/>
                  <w:i/>
                  <w:kern w:val="2"/>
                  <w:lang w:eastAsia="zh-CN"/>
                </w:rPr>
              </m:ctrlPr>
            </m:dPr>
            <m:e>
              <m:sSub>
                <m:sSubPr>
                  <m:ctrlPr>
                    <w:rPr>
                      <w:rFonts w:ascii="Cambria Math" w:eastAsia="SimSun" w:hAnsi="Cambria Math"/>
                      <w:i/>
                      <w:kern w:val="2"/>
                      <w:lang w:eastAsia="zh-CN"/>
                    </w:rPr>
                  </m:ctrlPr>
                </m:sSubPr>
                <m:e>
                  <m:r>
                    <w:rPr>
                      <w:rFonts w:ascii="Cambria Math" w:eastAsia="SimSun"/>
                      <w:kern w:val="2"/>
                      <w:lang w:eastAsia="zh-CN"/>
                    </w:rPr>
                    <m:t>θ</m:t>
                  </m:r>
                </m:e>
                <m:sub>
                  <m:r>
                    <w:rPr>
                      <w:rFonts w:ascii="Cambria Math" w:eastAsia="SimSun"/>
                      <w:kern w:val="2"/>
                      <w:lang w:eastAsia="zh-CN"/>
                    </w:rPr>
                    <m:t>t</m:t>
                  </m:r>
                </m:sub>
              </m:sSub>
              <m:r>
                <w:rPr>
                  <w:rFonts w:ascii="Cambria Math" w:eastAsia="SimSun"/>
                  <w:kern w:val="2"/>
                  <w:lang w:eastAsia="zh-CN"/>
                </w:rPr>
                <m:t>,</m:t>
              </m:r>
              <m:sSub>
                <m:sSubPr>
                  <m:ctrlPr>
                    <w:rPr>
                      <w:rFonts w:ascii="Cambria Math" w:eastAsia="SimSun" w:hAnsi="Cambria Math"/>
                      <w:i/>
                      <w:kern w:val="2"/>
                      <w:lang w:eastAsia="zh-CN"/>
                    </w:rPr>
                  </m:ctrlPr>
                </m:sSubPr>
                <m:e>
                  <m:r>
                    <w:rPr>
                      <w:rFonts w:ascii="Cambria Math" w:eastAsia="SimSun"/>
                      <w:kern w:val="2"/>
                      <w:lang w:eastAsia="zh-CN"/>
                    </w:rPr>
                    <m:t>λ</m:t>
                  </m:r>
                </m:e>
                <m:sub>
                  <m:r>
                    <w:rPr>
                      <w:rFonts w:ascii="Cambria Math" w:eastAsia="SimSun"/>
                      <w:kern w:val="2"/>
                      <w:lang w:eastAsia="zh-CN"/>
                    </w:rPr>
                    <m:t>1t</m:t>
                  </m:r>
                </m:sub>
              </m:sSub>
              <m:r>
                <w:rPr>
                  <w:rFonts w:ascii="Cambria Math" w:eastAsia="SimSun"/>
                  <w:kern w:val="2"/>
                  <w:lang w:eastAsia="zh-CN"/>
                </w:rPr>
                <m:t>,</m:t>
              </m:r>
              <m:sSub>
                <m:sSubPr>
                  <m:ctrlPr>
                    <w:rPr>
                      <w:rFonts w:ascii="Cambria Math" w:eastAsia="SimSun" w:hAnsi="Cambria Math"/>
                      <w:i/>
                      <w:kern w:val="2"/>
                      <w:lang w:eastAsia="zh-CN"/>
                    </w:rPr>
                  </m:ctrlPr>
                </m:sSubPr>
                <m:e>
                  <m:r>
                    <w:rPr>
                      <w:rFonts w:ascii="Cambria Math" w:eastAsia="SimSun"/>
                      <w:kern w:val="2"/>
                      <w:lang w:eastAsia="zh-CN"/>
                    </w:rPr>
                    <m:t>λ</m:t>
                  </m:r>
                </m:e>
                <m:sub>
                  <m:r>
                    <w:rPr>
                      <w:rFonts w:ascii="Cambria Math" w:eastAsia="SimSun"/>
                      <w:kern w:val="2"/>
                      <w:lang w:eastAsia="zh-CN"/>
                    </w:rPr>
                    <m:t>2t</m:t>
                  </m:r>
                </m:sub>
              </m:sSub>
            </m:e>
          </m:d>
        </m:oMath>
      </m:oMathPara>
    </w:p>
    <w:p w14:paraId="1D1E675D" w14:textId="2051788E" w:rsidR="00842B8E" w:rsidRDefault="003B2569" w:rsidP="009B60DD">
      <w:pPr>
        <w:spacing w:line="240" w:lineRule="auto"/>
        <w:jc w:val="right"/>
        <w:rPr>
          <w:rFonts w:eastAsia="SimSun"/>
          <w:kern w:val="2"/>
          <w:lang w:eastAsia="zh-CN"/>
        </w:rPr>
      </w:pPr>
      <m:oMathPara>
        <m:oMath>
          <m:r>
            <w:rPr>
              <w:rFonts w:ascii="Cambria Math" w:eastAsia="SimSun" w:hAnsi="Cambria Math"/>
              <w:kern w:val="2"/>
              <w:lang w:eastAsia="zh-CN"/>
            </w:rPr>
            <m:t xml:space="preserve">      </m:t>
          </m:r>
          <m:sSub>
            <m:sSubPr>
              <m:ctrlPr>
                <w:rPr>
                  <w:rFonts w:ascii="Cambria Math" w:eastAsia="SimSun" w:hAnsi="Cambria Math"/>
                  <w:i/>
                  <w:kern w:val="2"/>
                  <w:lang w:eastAsia="zh-CN"/>
                </w:rPr>
              </m:ctrlPr>
            </m:sSubPr>
            <m:e>
              <m:r>
                <w:rPr>
                  <w:rFonts w:ascii="Cambria Math" w:eastAsia="SimSun"/>
                  <w:kern w:val="2"/>
                  <w:lang w:eastAsia="zh-CN"/>
                </w:rPr>
                <m:t>λ</m:t>
              </m:r>
            </m:e>
            <m:sub>
              <m:r>
                <w:rPr>
                  <w:rFonts w:ascii="Cambria Math" w:eastAsia="SimSun"/>
                  <w:kern w:val="2"/>
                  <w:lang w:eastAsia="zh-CN"/>
                </w:rPr>
                <m:t>1(t+1)</m:t>
              </m:r>
            </m:sub>
          </m:sSub>
          <m:r>
            <w:rPr>
              <w:rFonts w:ascii="Cambria Math" w:eastAsia="SimSun"/>
              <w:kern w:val="2"/>
              <w:lang w:eastAsia="zh-CN"/>
            </w:rPr>
            <m:t>=</m:t>
          </m:r>
          <m:sSub>
            <m:sSubPr>
              <m:ctrlPr>
                <w:rPr>
                  <w:rFonts w:ascii="Cambria Math" w:eastAsia="SimSun" w:hAnsi="Cambria Math"/>
                  <w:i/>
                  <w:kern w:val="2"/>
                  <w:lang w:eastAsia="zh-CN"/>
                </w:rPr>
              </m:ctrlPr>
            </m:sSubPr>
            <m:e>
              <m:r>
                <w:rPr>
                  <w:rFonts w:ascii="Cambria Math" w:eastAsia="SimSun"/>
                  <w:kern w:val="2"/>
                  <w:lang w:eastAsia="zh-CN"/>
                </w:rPr>
                <m:t>λ</m:t>
              </m:r>
            </m:e>
            <m:sub>
              <m:r>
                <w:rPr>
                  <w:rFonts w:ascii="Cambria Math" w:eastAsia="SimSun"/>
                  <w:kern w:val="2"/>
                  <w:lang w:eastAsia="zh-CN"/>
                </w:rPr>
                <m:t>1t</m:t>
              </m:r>
            </m:sub>
          </m:sSub>
          <m:r>
            <w:rPr>
              <w:rFonts w:ascii="Cambria Math" w:eastAsia="SimSun"/>
              <w:kern w:val="2"/>
              <w:lang w:eastAsia="zh-CN"/>
            </w:rPr>
            <m:t>+α</m:t>
          </m:r>
          <m:sSub>
            <m:sSubPr>
              <m:ctrlPr>
                <w:rPr>
                  <w:rFonts w:ascii="Cambria Math" w:eastAsia="SimSun" w:hAnsi="Cambria Math"/>
                  <w:i/>
                  <w:kern w:val="2"/>
                  <w:lang w:eastAsia="zh-CN"/>
                </w:rPr>
              </m:ctrlPr>
            </m:sSubPr>
            <m:e>
              <m:r>
                <w:rPr>
                  <w:rFonts w:ascii="Cambria Math" w:eastAsia="SimSun" w:hAnsi="Cambria Math" w:cs="Cambria Math"/>
                  <w:kern w:val="2"/>
                  <w:lang w:eastAsia="zh-CN"/>
                </w:rPr>
                <m:t>∇</m:t>
              </m:r>
            </m:e>
            <m:sub>
              <m:sSub>
                <m:sSubPr>
                  <m:ctrlPr>
                    <w:rPr>
                      <w:rFonts w:ascii="Cambria Math" w:eastAsia="SimSun" w:hAnsi="Cambria Math"/>
                      <w:i/>
                      <w:kern w:val="2"/>
                      <w:lang w:eastAsia="zh-CN"/>
                    </w:rPr>
                  </m:ctrlPr>
                </m:sSubPr>
                <m:e>
                  <m:r>
                    <w:rPr>
                      <w:rFonts w:ascii="Cambria Math" w:eastAsia="SimSun"/>
                      <w:kern w:val="2"/>
                      <w:lang w:eastAsia="zh-CN"/>
                    </w:rPr>
                    <m:t>λ</m:t>
                  </m:r>
                </m:e>
                <m:sub>
                  <m:r>
                    <w:rPr>
                      <w:rFonts w:ascii="Cambria Math" w:eastAsia="SimSun"/>
                      <w:kern w:val="2"/>
                      <w:lang w:eastAsia="zh-CN"/>
                    </w:rPr>
                    <m:t>1t</m:t>
                  </m:r>
                </m:sub>
              </m:sSub>
            </m:sub>
          </m:sSub>
          <m:r>
            <w:rPr>
              <w:rFonts w:ascii="Cambria Math" w:eastAsia="SimSun"/>
              <w:kern w:val="2"/>
              <w:lang w:eastAsia="zh-CN"/>
            </w:rPr>
            <m:t>L(</m:t>
          </m:r>
          <m:sSub>
            <m:sSubPr>
              <m:ctrlPr>
                <w:rPr>
                  <w:rFonts w:ascii="Cambria Math" w:eastAsia="SimSun" w:hAnsi="Cambria Math"/>
                  <w:i/>
                  <w:kern w:val="2"/>
                  <w:lang w:eastAsia="zh-CN"/>
                </w:rPr>
              </m:ctrlPr>
            </m:sSubPr>
            <m:e>
              <m:r>
                <w:rPr>
                  <w:rFonts w:ascii="Cambria Math" w:eastAsia="SimSun"/>
                  <w:kern w:val="2"/>
                  <w:lang w:eastAsia="zh-CN"/>
                </w:rPr>
                <m:t>θ</m:t>
              </m:r>
            </m:e>
            <m:sub>
              <m:r>
                <w:rPr>
                  <w:rFonts w:ascii="Cambria Math" w:eastAsia="SimSun"/>
                  <w:kern w:val="2"/>
                  <w:lang w:eastAsia="zh-CN"/>
                </w:rPr>
                <m:t>t</m:t>
              </m:r>
            </m:sub>
          </m:sSub>
          <m:r>
            <w:rPr>
              <w:rFonts w:ascii="Cambria Math" w:eastAsia="SimSun"/>
              <w:kern w:val="2"/>
              <w:lang w:eastAsia="zh-CN"/>
            </w:rPr>
            <m:t>,</m:t>
          </m:r>
          <m:sSub>
            <m:sSubPr>
              <m:ctrlPr>
                <w:rPr>
                  <w:rFonts w:ascii="Cambria Math" w:eastAsia="SimSun" w:hAnsi="Cambria Math"/>
                  <w:i/>
                  <w:kern w:val="2"/>
                  <w:lang w:eastAsia="zh-CN"/>
                </w:rPr>
              </m:ctrlPr>
            </m:sSubPr>
            <m:e>
              <m:r>
                <w:rPr>
                  <w:rFonts w:ascii="Cambria Math" w:eastAsia="SimSun"/>
                  <w:kern w:val="2"/>
                  <w:lang w:eastAsia="zh-CN"/>
                </w:rPr>
                <m:t>λ</m:t>
              </m:r>
            </m:e>
            <m:sub>
              <m:r>
                <w:rPr>
                  <w:rFonts w:ascii="Cambria Math" w:eastAsia="SimSun"/>
                  <w:kern w:val="2"/>
                  <w:lang w:eastAsia="zh-CN"/>
                </w:rPr>
                <m:t>1t</m:t>
              </m:r>
            </m:sub>
          </m:sSub>
          <m:r>
            <w:rPr>
              <w:rFonts w:ascii="Cambria Math" w:eastAsia="SimSun"/>
              <w:kern w:val="2"/>
              <w:lang w:eastAsia="zh-CN"/>
            </w:rPr>
            <m:t>,</m:t>
          </m:r>
          <m:sSub>
            <m:sSubPr>
              <m:ctrlPr>
                <w:rPr>
                  <w:rFonts w:ascii="Cambria Math" w:eastAsia="SimSun" w:hAnsi="Cambria Math"/>
                  <w:i/>
                  <w:kern w:val="2"/>
                  <w:lang w:eastAsia="zh-CN"/>
                </w:rPr>
              </m:ctrlPr>
            </m:sSubPr>
            <m:e>
              <m:r>
                <w:rPr>
                  <w:rFonts w:ascii="Cambria Math" w:eastAsia="SimSun"/>
                  <w:kern w:val="2"/>
                  <w:lang w:eastAsia="zh-CN"/>
                </w:rPr>
                <m:t>λ</m:t>
              </m:r>
            </m:e>
            <m:sub>
              <m:r>
                <w:rPr>
                  <w:rFonts w:ascii="Cambria Math" w:eastAsia="SimSun"/>
                  <w:kern w:val="2"/>
                  <w:lang w:eastAsia="zh-CN"/>
                </w:rPr>
                <m:t>2t</m:t>
              </m:r>
            </m:sub>
          </m:sSub>
          <m:r>
            <w:rPr>
              <w:rFonts w:ascii="Cambria Math" w:eastAsia="SimSun"/>
              <w:kern w:val="2"/>
              <w:lang w:eastAsia="zh-CN"/>
            </w:rPr>
            <m:t>)</m:t>
          </m:r>
          <m:r>
            <m:rPr>
              <m:sty m:val="p"/>
            </m:rPr>
            <w:rPr>
              <w:rFonts w:ascii="Cambria Math" w:eastAsia="SimSun"/>
              <w:kern w:val="2"/>
              <w:lang w:eastAsia="zh-CN"/>
            </w:rPr>
            <w:br/>
          </m:r>
        </m:oMath>
      </m:oMathPara>
      <m:oMath>
        <m:sSub>
          <m:sSubPr>
            <m:ctrlPr>
              <w:rPr>
                <w:rFonts w:ascii="Cambria Math" w:eastAsia="SimSun" w:hAnsi="Cambria Math"/>
                <w:i/>
                <w:kern w:val="2"/>
                <w:lang w:eastAsia="zh-CN"/>
              </w:rPr>
            </m:ctrlPr>
          </m:sSubPr>
          <m:e>
            <m:r>
              <w:rPr>
                <w:rFonts w:ascii="Cambria Math" w:eastAsia="SimSun"/>
                <w:kern w:val="2"/>
                <w:lang w:eastAsia="zh-CN"/>
              </w:rPr>
              <m:t xml:space="preserve">   λ</m:t>
            </m:r>
          </m:e>
          <m:sub>
            <m:r>
              <w:rPr>
                <w:rFonts w:ascii="Cambria Math" w:eastAsia="SimSun"/>
                <w:kern w:val="2"/>
                <w:lang w:eastAsia="zh-CN"/>
              </w:rPr>
              <m:t>2(t+1)</m:t>
            </m:r>
          </m:sub>
        </m:sSub>
        <m:r>
          <w:rPr>
            <w:rFonts w:ascii="Cambria Math" w:eastAsia="SimSun"/>
            <w:kern w:val="2"/>
            <w:lang w:eastAsia="zh-CN"/>
          </w:rPr>
          <m:t>=</m:t>
        </m:r>
        <m:sSub>
          <m:sSubPr>
            <m:ctrlPr>
              <w:rPr>
                <w:rFonts w:ascii="Cambria Math" w:eastAsia="SimSun" w:hAnsi="Cambria Math"/>
                <w:i/>
                <w:kern w:val="2"/>
                <w:lang w:eastAsia="zh-CN"/>
              </w:rPr>
            </m:ctrlPr>
          </m:sSubPr>
          <m:e>
            <m:r>
              <w:rPr>
                <w:rFonts w:ascii="Cambria Math" w:eastAsia="SimSun"/>
                <w:kern w:val="2"/>
                <w:lang w:eastAsia="zh-CN"/>
              </w:rPr>
              <m:t>λ</m:t>
            </m:r>
          </m:e>
          <m:sub>
            <m:r>
              <w:rPr>
                <w:rFonts w:ascii="Cambria Math" w:eastAsia="SimSun"/>
                <w:kern w:val="2"/>
                <w:lang w:eastAsia="zh-CN"/>
              </w:rPr>
              <m:t>2t</m:t>
            </m:r>
          </m:sub>
        </m:sSub>
        <m:r>
          <w:rPr>
            <w:rFonts w:ascii="Cambria Math" w:eastAsia="SimSun"/>
            <w:kern w:val="2"/>
            <w:lang w:eastAsia="zh-CN"/>
          </w:rPr>
          <m:t>+α</m:t>
        </m:r>
        <m:sSub>
          <m:sSubPr>
            <m:ctrlPr>
              <w:rPr>
                <w:rFonts w:ascii="Cambria Math" w:eastAsia="SimSun" w:hAnsi="Cambria Math"/>
                <w:i/>
                <w:kern w:val="2"/>
                <w:lang w:eastAsia="zh-CN"/>
              </w:rPr>
            </m:ctrlPr>
          </m:sSubPr>
          <m:e>
            <m:r>
              <w:rPr>
                <w:rFonts w:ascii="Cambria Math" w:eastAsia="SimSun" w:hAnsi="Cambria Math" w:cs="Cambria Math"/>
                <w:kern w:val="2"/>
                <w:lang w:eastAsia="zh-CN"/>
              </w:rPr>
              <m:t>∇</m:t>
            </m:r>
          </m:e>
          <m:sub>
            <m:sSub>
              <m:sSubPr>
                <m:ctrlPr>
                  <w:rPr>
                    <w:rFonts w:ascii="Cambria Math" w:eastAsia="SimSun" w:hAnsi="Cambria Math"/>
                    <w:i/>
                    <w:kern w:val="2"/>
                    <w:lang w:eastAsia="zh-CN"/>
                  </w:rPr>
                </m:ctrlPr>
              </m:sSubPr>
              <m:e>
                <m:r>
                  <w:rPr>
                    <w:rFonts w:ascii="Cambria Math" w:eastAsia="SimSun"/>
                    <w:kern w:val="2"/>
                    <w:lang w:eastAsia="zh-CN"/>
                  </w:rPr>
                  <m:t>λ</m:t>
                </m:r>
              </m:e>
              <m:sub>
                <m:r>
                  <w:rPr>
                    <w:rFonts w:ascii="Cambria Math" w:eastAsia="SimSun"/>
                    <w:kern w:val="2"/>
                    <w:lang w:eastAsia="zh-CN"/>
                  </w:rPr>
                  <m:t>2t</m:t>
                </m:r>
              </m:sub>
            </m:sSub>
          </m:sub>
        </m:sSub>
        <m:r>
          <w:rPr>
            <w:rFonts w:ascii="Cambria Math" w:eastAsia="SimSun"/>
            <w:kern w:val="2"/>
            <w:lang w:eastAsia="zh-CN"/>
          </w:rPr>
          <m:t>L(</m:t>
        </m:r>
        <m:sSub>
          <m:sSubPr>
            <m:ctrlPr>
              <w:rPr>
                <w:rFonts w:ascii="Cambria Math" w:eastAsia="SimSun" w:hAnsi="Cambria Math"/>
                <w:i/>
                <w:kern w:val="2"/>
                <w:lang w:eastAsia="zh-CN"/>
              </w:rPr>
            </m:ctrlPr>
          </m:sSubPr>
          <m:e>
            <m:r>
              <w:rPr>
                <w:rFonts w:ascii="Cambria Math" w:eastAsia="SimSun"/>
                <w:kern w:val="2"/>
                <w:lang w:eastAsia="zh-CN"/>
              </w:rPr>
              <m:t>θ</m:t>
            </m:r>
          </m:e>
          <m:sub>
            <m:r>
              <w:rPr>
                <w:rFonts w:ascii="Cambria Math" w:eastAsia="SimSun"/>
                <w:kern w:val="2"/>
                <w:lang w:eastAsia="zh-CN"/>
              </w:rPr>
              <m:t>t</m:t>
            </m:r>
          </m:sub>
        </m:sSub>
        <m:r>
          <w:rPr>
            <w:rFonts w:ascii="Cambria Math" w:eastAsia="SimSun"/>
            <w:kern w:val="2"/>
            <w:lang w:eastAsia="zh-CN"/>
          </w:rPr>
          <m:t>,</m:t>
        </m:r>
        <m:sSub>
          <m:sSubPr>
            <m:ctrlPr>
              <w:rPr>
                <w:rFonts w:ascii="Cambria Math" w:eastAsia="SimSun" w:hAnsi="Cambria Math"/>
                <w:i/>
                <w:kern w:val="2"/>
                <w:lang w:eastAsia="zh-CN"/>
              </w:rPr>
            </m:ctrlPr>
          </m:sSubPr>
          <m:e>
            <m:r>
              <w:rPr>
                <w:rFonts w:ascii="Cambria Math" w:eastAsia="SimSun"/>
                <w:kern w:val="2"/>
                <w:lang w:eastAsia="zh-CN"/>
              </w:rPr>
              <m:t>λ</m:t>
            </m:r>
          </m:e>
          <m:sub>
            <m:r>
              <w:rPr>
                <w:rFonts w:ascii="Cambria Math" w:eastAsia="SimSun"/>
                <w:kern w:val="2"/>
                <w:lang w:eastAsia="zh-CN"/>
              </w:rPr>
              <m:t>1t</m:t>
            </m:r>
          </m:sub>
        </m:sSub>
        <m:r>
          <w:rPr>
            <w:rFonts w:ascii="Cambria Math" w:eastAsia="SimSun"/>
            <w:kern w:val="2"/>
            <w:lang w:eastAsia="zh-CN"/>
          </w:rPr>
          <m:t>,</m:t>
        </m:r>
        <m:sSub>
          <m:sSubPr>
            <m:ctrlPr>
              <w:rPr>
                <w:rFonts w:ascii="Cambria Math" w:eastAsia="SimSun" w:hAnsi="Cambria Math"/>
                <w:i/>
                <w:kern w:val="2"/>
                <w:lang w:eastAsia="zh-CN"/>
              </w:rPr>
            </m:ctrlPr>
          </m:sSubPr>
          <m:e>
            <m:r>
              <w:rPr>
                <w:rFonts w:ascii="Cambria Math" w:eastAsia="SimSun"/>
                <w:kern w:val="2"/>
                <w:lang w:eastAsia="zh-CN"/>
              </w:rPr>
              <m:t>λ</m:t>
            </m:r>
          </m:e>
          <m:sub>
            <m:r>
              <w:rPr>
                <w:rFonts w:ascii="Cambria Math" w:eastAsia="SimSun"/>
                <w:kern w:val="2"/>
                <w:lang w:eastAsia="zh-CN"/>
              </w:rPr>
              <m:t>2t</m:t>
            </m:r>
          </m:sub>
        </m:sSub>
        <m:r>
          <w:rPr>
            <w:rFonts w:ascii="Cambria Math" w:eastAsia="SimSun"/>
            <w:kern w:val="2"/>
            <w:lang w:eastAsia="zh-CN"/>
          </w:rPr>
          <m:t>)</m:t>
        </m:r>
      </m:oMath>
      <w:r w:rsidR="00842B8E">
        <w:rPr>
          <w:rFonts w:eastAsia="SimSun"/>
          <w:kern w:val="2"/>
          <w:sz w:val="18"/>
          <w:szCs w:val="18"/>
          <w:lang w:eastAsia="zh-CN"/>
        </w:rPr>
        <w:t xml:space="preserve">     </w:t>
      </w:r>
      <w:r w:rsidR="009E552C">
        <w:rPr>
          <w:rFonts w:eastAsia="SimSun"/>
          <w:kern w:val="2"/>
          <w:sz w:val="18"/>
          <w:szCs w:val="18"/>
          <w:lang w:eastAsia="zh-CN"/>
        </w:rPr>
        <w:t xml:space="preserve">                 </w:t>
      </w:r>
      <w:r w:rsidR="00842B8E">
        <w:rPr>
          <w:rFonts w:eastAsia="SimSun"/>
          <w:kern w:val="2"/>
          <w:sz w:val="18"/>
          <w:szCs w:val="18"/>
          <w:lang w:eastAsia="zh-CN"/>
        </w:rPr>
        <w:t xml:space="preserve">              </w:t>
      </w:r>
      <w:r w:rsidR="00842B8E" w:rsidRPr="00356567">
        <w:rPr>
          <w:rFonts w:eastAsia="SimSun"/>
          <w:kern w:val="2"/>
          <w:sz w:val="18"/>
          <w:szCs w:val="18"/>
          <w:lang w:eastAsia="zh-CN"/>
        </w:rPr>
        <w:t xml:space="preserve"> </w:t>
      </w:r>
      <w:r w:rsidR="00842B8E" w:rsidRPr="00356567">
        <w:rPr>
          <w:rFonts w:eastAsia="SimSun"/>
          <w:kern w:val="2"/>
          <w:lang w:eastAsia="zh-CN"/>
        </w:rPr>
        <w:t>(</w:t>
      </w:r>
      <w:r w:rsidR="00324E3C">
        <w:rPr>
          <w:rFonts w:eastAsia="SimSun"/>
          <w:kern w:val="2"/>
          <w:lang w:eastAsia="zh-CN"/>
        </w:rPr>
        <w:t>9</w:t>
      </w:r>
      <w:r w:rsidR="00842B8E" w:rsidRPr="00356567">
        <w:rPr>
          <w:rFonts w:eastAsia="SimSun"/>
          <w:kern w:val="2"/>
          <w:lang w:eastAsia="zh-CN"/>
        </w:rPr>
        <w:t>)</w:t>
      </w:r>
    </w:p>
    <w:p w14:paraId="32700FE9" w14:textId="135D76B5" w:rsidR="001E37FF" w:rsidRPr="001E37FF" w:rsidRDefault="00842B8E" w:rsidP="009B60DD">
      <w:pPr>
        <w:spacing w:line="240" w:lineRule="exact"/>
        <w:ind w:firstLine="0"/>
        <w:rPr>
          <w:rFonts w:eastAsia="SimSun"/>
          <w:kern w:val="2"/>
          <w:lang w:eastAsia="zh-CN"/>
        </w:rPr>
      </w:pPr>
      <w:r w:rsidRPr="00057B6B">
        <w:rPr>
          <w:rFonts w:eastAsia="SimSun"/>
          <w:kern w:val="2"/>
          <w:lang w:eastAsia="zh-CN"/>
        </w:rPr>
        <w:t>Where</w:t>
      </w:r>
      <m:oMath>
        <m:r>
          <w:ins w:id="142" w:author="Guanghui Liu" w:date="2021-01-11T17:16:00Z">
            <w:rPr>
              <w:rFonts w:ascii="Cambria Math" w:eastAsia="SimSun" w:hAnsi="Cambria Math"/>
              <w:kern w:val="2"/>
              <w:lang w:eastAsia="zh-CN"/>
            </w:rPr>
            <m:t xml:space="preserve"> </m:t>
          </w:ins>
        </m:r>
        <m:r>
          <w:rPr>
            <w:rFonts w:ascii="Cambria Math" w:eastAsia="SimSun"/>
            <w:kern w:val="2"/>
            <w:lang w:eastAsia="zh-CN"/>
          </w:rPr>
          <m:t>α</m:t>
        </m:r>
        <m:r>
          <w:ins w:id="143" w:author="Guanghui Liu" w:date="2021-01-11T17:16:00Z">
            <w:rPr>
              <w:rFonts w:ascii="Cambria Math" w:eastAsia="SimSun"/>
              <w:kern w:val="2"/>
              <w:lang w:eastAsia="zh-CN"/>
            </w:rPr>
            <m:t xml:space="preserve"> </m:t>
          </w:ins>
        </m:r>
      </m:oMath>
      <w:r w:rsidRPr="00057B6B">
        <w:rPr>
          <w:rFonts w:eastAsia="SimSun"/>
          <w:kern w:val="2"/>
          <w:lang w:eastAsia="zh-CN"/>
        </w:rPr>
        <w:t xml:space="preserve">is the gradient step size. At each optimization iteration, we </w:t>
      </w:r>
      <w:r w:rsidR="006F34FF">
        <w:rPr>
          <w:rFonts w:eastAsia="SimSun"/>
          <w:kern w:val="2"/>
          <w:lang w:eastAsia="zh-CN"/>
        </w:rPr>
        <w:t>can</w:t>
      </w:r>
      <w:r w:rsidRPr="00057B6B">
        <w:rPr>
          <w:rFonts w:eastAsia="SimSun"/>
          <w:kern w:val="2"/>
          <w:lang w:eastAsia="zh-CN"/>
        </w:rPr>
        <w:t xml:space="preserve"> efficiently approximate the solution to</w:t>
      </w:r>
      <w:r w:rsidR="006F34FF" w:rsidRPr="006F34FF">
        <w:rPr>
          <w:rFonts w:eastAsia="SimSun"/>
          <w:kern w:val="2"/>
          <w:lang w:eastAsia="zh-CN"/>
        </w:rPr>
        <w:t xml:space="preserve"> </w:t>
      </w:r>
      <m:oMath>
        <m:limLow>
          <m:limLowPr>
            <m:ctrlPr>
              <w:rPr>
                <w:rFonts w:ascii="Cambria Math" w:eastAsia="SimSun" w:hAnsi="Cambria Math"/>
                <w:i/>
                <w:kern w:val="2"/>
                <w:lang w:eastAsia="zh-CN"/>
              </w:rPr>
            </m:ctrlPr>
          </m:limLowPr>
          <m:e>
            <m:r>
              <w:rPr>
                <w:rFonts w:ascii="Cambria Math" w:eastAsia="SimSun"/>
                <w:kern w:val="2"/>
                <w:lang w:eastAsia="zh-CN"/>
              </w:rPr>
              <m:t>argmin(L</m:t>
            </m:r>
          </m:e>
          <m:lim/>
        </m:limLow>
        <m:r>
          <w:rPr>
            <w:rFonts w:ascii="Cambria Math" w:eastAsia="SimSun"/>
            <w:kern w:val="2"/>
            <w:lang w:eastAsia="zh-CN"/>
          </w:rPr>
          <m:t>)</m:t>
        </m:r>
      </m:oMath>
      <w:r w:rsidR="006F34FF">
        <w:rPr>
          <w:rFonts w:eastAsia="SimSun"/>
          <w:kern w:val="2"/>
          <w:lang w:eastAsia="zh-CN"/>
        </w:rPr>
        <w:t>.</w:t>
      </w:r>
      <w:r w:rsidR="001E37FF">
        <w:rPr>
          <w:rFonts w:eastAsia="SimSun"/>
          <w:kern w:val="2"/>
          <w:lang w:eastAsia="zh-CN"/>
        </w:rPr>
        <w:t xml:space="preserve"> </w:t>
      </w:r>
      <w:r w:rsidR="001E37FF" w:rsidRPr="001E37FF">
        <w:rPr>
          <w:rFonts w:eastAsia="SimSun"/>
          <w:kern w:val="2"/>
          <w:lang w:eastAsia="zh-CN"/>
        </w:rPr>
        <w:t xml:space="preserve">The </w:t>
      </w:r>
      <w:r w:rsidR="001E37FF">
        <w:rPr>
          <w:rFonts w:eastAsia="SimSun"/>
          <w:kern w:val="2"/>
          <w:lang w:eastAsia="zh-CN"/>
        </w:rPr>
        <w:t>weights</w:t>
      </w:r>
      <w:r w:rsidR="001E37FF" w:rsidRPr="001E37FF">
        <w:rPr>
          <w:rFonts w:eastAsia="SimSun"/>
          <w:kern w:val="2"/>
          <w:lang w:eastAsia="zh-CN"/>
        </w:rPr>
        <w:t xml:space="preserve"> </w:t>
      </w:r>
      <w:del w:id="144" w:author="Guanghui Liu" w:date="2021-01-11T17:17:00Z">
        <w:r w:rsidR="001E37FF" w:rsidRPr="001E37FF" w:rsidDel="00366E98">
          <w:rPr>
            <w:rFonts w:eastAsia="SimSun" w:hint="eastAsia"/>
            <w:kern w:val="2"/>
            <w:lang w:eastAsia="zh-CN"/>
          </w:rPr>
          <w:delText>is</w:delText>
        </w:r>
      </w:del>
      <w:ins w:id="145" w:author="Guanghui Liu" w:date="2021-01-11T17:17:00Z">
        <w:r w:rsidR="00366E98">
          <w:rPr>
            <w:rFonts w:eastAsia="SimSun" w:hint="eastAsia"/>
            <w:kern w:val="2"/>
            <w:lang w:eastAsia="zh-CN"/>
          </w:rPr>
          <w:t>are</w:t>
        </w:r>
      </w:ins>
      <w:r w:rsidR="001E37FF" w:rsidRPr="001E37FF">
        <w:rPr>
          <w:rFonts w:eastAsia="SimSun"/>
          <w:kern w:val="2"/>
          <w:lang w:eastAsia="zh-CN"/>
        </w:rPr>
        <w:t xml:space="preserve"> discouraged from </w:t>
      </w:r>
      <w:del w:id="146" w:author="Guanghui Liu" w:date="2021-01-12T13:15:00Z">
        <w:r w:rsidR="001E37FF" w:rsidRPr="001E37FF" w:rsidDel="002A10E3">
          <w:rPr>
            <w:rFonts w:eastAsia="SimSun"/>
            <w:kern w:val="2"/>
            <w:lang w:eastAsia="zh-CN"/>
          </w:rPr>
          <w:delText xml:space="preserve">increasing </w:delText>
        </w:r>
      </w:del>
      <w:ins w:id="147" w:author="Guanghui Liu" w:date="2021-01-12T13:15:00Z">
        <w:r w:rsidR="002A10E3">
          <w:rPr>
            <w:rFonts w:eastAsia="SimSun"/>
            <w:kern w:val="2"/>
            <w:lang w:eastAsia="zh-CN"/>
          </w:rPr>
          <w:t>de</w:t>
        </w:r>
        <w:r w:rsidR="002A10E3" w:rsidRPr="001E37FF">
          <w:rPr>
            <w:rFonts w:eastAsia="SimSun"/>
            <w:kern w:val="2"/>
            <w:lang w:eastAsia="zh-CN"/>
          </w:rPr>
          <w:t xml:space="preserve">creasing </w:t>
        </w:r>
      </w:ins>
      <w:r w:rsidR="001E37FF" w:rsidRPr="001E37FF">
        <w:rPr>
          <w:rFonts w:eastAsia="SimSun"/>
          <w:kern w:val="2"/>
          <w:lang w:eastAsia="zh-CN"/>
        </w:rPr>
        <w:t xml:space="preserve">too much (effectively ignoring the data) by the </w:t>
      </w:r>
      <w:ins w:id="148" w:author="Guanghui Liu" w:date="2021-01-11T18:20:00Z">
        <w:r w:rsidR="00D92F1E">
          <w:rPr>
            <w:rFonts w:eastAsia="SimSun" w:hint="eastAsia"/>
            <w:kern w:val="2"/>
            <w:lang w:eastAsia="zh-CN"/>
          </w:rPr>
          <w:t>n</w:t>
        </w:r>
      </w:ins>
      <w:ins w:id="149" w:author="Guanghui Liu" w:date="2021-01-11T18:19:00Z">
        <w:r w:rsidR="00D92F1E" w:rsidRPr="00D92F1E">
          <w:rPr>
            <w:rFonts w:eastAsia="SimSun"/>
            <w:kern w:val="2"/>
            <w:lang w:eastAsia="zh-CN"/>
          </w:rPr>
          <w:t>egative exponential function</w:t>
        </w:r>
      </w:ins>
      <w:ins w:id="150" w:author="Guanghui Liu" w:date="2021-01-11T18:20:00Z">
        <w:r w:rsidR="00D92F1E">
          <w:rPr>
            <w:rFonts w:eastAsia="SimSun"/>
            <w:kern w:val="2"/>
            <w:lang w:eastAsia="zh-CN"/>
          </w:rPr>
          <w:t>s</w:t>
        </w:r>
      </w:ins>
      <w:del w:id="151" w:author="Guanghui Liu" w:date="2021-01-11T18:19:00Z">
        <w:r w:rsidR="001E37FF" w:rsidRPr="001E37FF" w:rsidDel="00D92F1E">
          <w:rPr>
            <w:rFonts w:eastAsia="SimSun"/>
            <w:kern w:val="2"/>
            <w:lang w:eastAsia="zh-CN"/>
          </w:rPr>
          <w:delText>penalty item in the objective</w:delText>
        </w:r>
      </w:del>
      <w:del w:id="152" w:author="Guanghui Liu" w:date="2021-01-11T19:03:00Z">
        <w:r w:rsidR="001E37FF" w:rsidRPr="001E37FF" w:rsidDel="004B2E95">
          <w:rPr>
            <w:rFonts w:eastAsia="SimSun"/>
            <w:kern w:val="2"/>
            <w:lang w:eastAsia="zh-CN"/>
          </w:rPr>
          <w:delText xml:space="preserve">, which acts as a regularizer for the </w:delText>
        </w:r>
        <w:r w:rsidR="001E37FF" w:rsidDel="004B2E95">
          <w:rPr>
            <w:rFonts w:eastAsia="SimSun"/>
            <w:kern w:val="2"/>
            <w:lang w:eastAsia="zh-CN"/>
          </w:rPr>
          <w:delText>weight</w:delText>
        </w:r>
        <w:r w:rsidR="001E37FF" w:rsidRPr="001E37FF" w:rsidDel="004B2E95">
          <w:rPr>
            <w:rFonts w:eastAsia="SimSun"/>
            <w:kern w:val="2"/>
            <w:lang w:eastAsia="zh-CN"/>
          </w:rPr>
          <w:delText xml:space="preserve"> terms</w:delText>
        </w:r>
      </w:del>
      <w:r w:rsidR="001E37FF" w:rsidRPr="001E37FF">
        <w:rPr>
          <w:rFonts w:eastAsia="SimSun"/>
          <w:kern w:val="2"/>
          <w:lang w:eastAsia="zh-CN"/>
        </w:rPr>
        <w:t>. The modelling task-dependent weighting can improve the model’s representation and each task’s performance when compared to separate models trained on each task individually.</w:t>
      </w:r>
    </w:p>
    <w:p w14:paraId="101F2F2B" w14:textId="77777777" w:rsidR="00C8728B" w:rsidRPr="00C8728B" w:rsidRDefault="00C8728B" w:rsidP="00C8728B">
      <w:pPr>
        <w:pStyle w:val="heading2"/>
        <w:rPr>
          <w:szCs w:val="22"/>
        </w:rPr>
      </w:pPr>
      <w:r w:rsidRPr="00C8728B">
        <w:rPr>
          <w:rFonts w:eastAsia="SimSun"/>
          <w:lang w:eastAsia="zh-CN"/>
        </w:rPr>
        <w:lastRenderedPageBreak/>
        <w:t>Flow</w:t>
      </w:r>
      <w:r w:rsidR="002F07E5">
        <w:rPr>
          <w:rFonts w:eastAsia="SimSun"/>
          <w:lang w:eastAsia="zh-CN"/>
        </w:rPr>
        <w:t>c</w:t>
      </w:r>
      <w:r w:rsidRPr="00C8728B">
        <w:rPr>
          <w:rFonts w:eastAsia="SimSun"/>
          <w:lang w:eastAsia="zh-CN"/>
        </w:rPr>
        <w:t>hart</w:t>
      </w:r>
      <w:r w:rsidRPr="00C8728B">
        <w:rPr>
          <w:szCs w:val="22"/>
        </w:rPr>
        <w:t xml:space="preserve"> </w:t>
      </w:r>
      <w:r w:rsidR="002F07E5">
        <w:rPr>
          <w:szCs w:val="22"/>
        </w:rPr>
        <w:t xml:space="preserve">of </w:t>
      </w:r>
      <w:r w:rsidR="002F07E5">
        <w:rPr>
          <w:rFonts w:eastAsia="SimSun"/>
          <w:lang w:eastAsia="zh-CN"/>
        </w:rPr>
        <w:t>s</w:t>
      </w:r>
      <w:r w:rsidR="002F07E5" w:rsidRPr="00C8728B">
        <w:rPr>
          <w:rFonts w:eastAsia="SimSun"/>
          <w:lang w:eastAsia="zh-CN"/>
        </w:rPr>
        <w:t xml:space="preserve">ystem </w:t>
      </w:r>
      <w:r w:rsidR="002F07E5">
        <w:rPr>
          <w:rFonts w:eastAsia="SimSun"/>
          <w:lang w:eastAsia="zh-CN"/>
        </w:rPr>
        <w:t>a</w:t>
      </w:r>
      <w:r w:rsidR="002F07E5" w:rsidRPr="00C8728B">
        <w:rPr>
          <w:rFonts w:eastAsia="SimSun"/>
          <w:lang w:eastAsia="zh-CN"/>
        </w:rPr>
        <w:t>lgorithm</w:t>
      </w:r>
    </w:p>
    <w:p w14:paraId="17615014" w14:textId="58D725A2" w:rsidR="00C8728B" w:rsidRDefault="00C2200C" w:rsidP="0032333C">
      <w:pPr>
        <w:pStyle w:val="p1a"/>
      </w:pPr>
      <w:r>
        <w:t>Figure</w:t>
      </w:r>
      <w:r w:rsidR="00C8728B" w:rsidRPr="00C8728B">
        <w:t xml:space="preserve">1 shows the </w:t>
      </w:r>
      <w:r w:rsidR="00C8728B" w:rsidRPr="00C8728B">
        <w:rPr>
          <w:rFonts w:hint="eastAsia"/>
        </w:rPr>
        <w:t>a</w:t>
      </w:r>
      <w:r w:rsidR="00C8728B" w:rsidRPr="00C8728B">
        <w:t xml:space="preserve">lgorithm </w:t>
      </w:r>
      <w:r w:rsidR="00C8728B" w:rsidRPr="00C8728B">
        <w:rPr>
          <w:rFonts w:hint="eastAsia"/>
        </w:rPr>
        <w:t>p</w:t>
      </w:r>
      <w:r w:rsidR="00C8728B" w:rsidRPr="00C8728B">
        <w:t>rocess of our proposed method.</w:t>
      </w:r>
      <w:r w:rsidR="00C8728B" w:rsidRPr="00C8728B">
        <w:rPr>
          <w:rFonts w:hint="eastAsia"/>
        </w:rPr>
        <w:t xml:space="preserve"> </w:t>
      </w:r>
      <w:r w:rsidR="00C8728B" w:rsidRPr="00C8728B">
        <w:t>There are</w:t>
      </w:r>
      <w:r w:rsidR="00C8728B" w:rsidRPr="00C8728B">
        <w:rPr>
          <w:rFonts w:hint="eastAsia"/>
        </w:rPr>
        <w:t xml:space="preserve"> </w:t>
      </w:r>
      <w:r w:rsidR="00C8728B" w:rsidRPr="00C8728B">
        <w:t>several</w:t>
      </w:r>
      <w:r w:rsidR="00C8728B" w:rsidRPr="00C8728B">
        <w:rPr>
          <w:rFonts w:hint="eastAsia"/>
        </w:rPr>
        <w:t xml:space="preserve"> stages</w:t>
      </w:r>
      <w:r w:rsidR="00C8728B" w:rsidRPr="00C8728B">
        <w:t xml:space="preserve"> including the gene co-expression cluster </w:t>
      </w:r>
      <w:r w:rsidR="00C8728B" w:rsidRPr="00C8728B">
        <w:rPr>
          <w:rFonts w:hint="eastAsia"/>
        </w:rPr>
        <w:t>stage</w:t>
      </w:r>
      <w:r w:rsidR="00C8728B" w:rsidRPr="00C8728B">
        <w:t xml:space="preserve">, main/auxiliary biLSTM network </w:t>
      </w:r>
      <w:r w:rsidR="00C8728B" w:rsidRPr="00C8728B">
        <w:rPr>
          <w:rFonts w:hint="eastAsia"/>
        </w:rPr>
        <w:t xml:space="preserve">stage </w:t>
      </w:r>
      <w:r w:rsidR="00C8728B" w:rsidRPr="00C8728B">
        <w:t>and the COX model stage etc</w:t>
      </w:r>
      <w:r w:rsidR="00C8728B" w:rsidRPr="00C8728B">
        <w:rPr>
          <w:rFonts w:hint="eastAsia"/>
        </w:rPr>
        <w:t xml:space="preserve">. In </w:t>
      </w:r>
      <w:r w:rsidR="00C8728B" w:rsidRPr="00C8728B">
        <w:t>the gene co-expression cluster stage</w:t>
      </w:r>
      <w:r w:rsidR="00C8728B" w:rsidRPr="00C8728B">
        <w:rPr>
          <w:rFonts w:hint="eastAsia"/>
        </w:rPr>
        <w:t xml:space="preserve">, </w:t>
      </w:r>
      <w:r w:rsidR="00C8728B" w:rsidRPr="00C8728B">
        <w:t xml:space="preserve">mRNA data and methylation data could be reduced the feature dimension. </w:t>
      </w:r>
      <w:r w:rsidR="00107C34" w:rsidRPr="00842B8E">
        <w:t>lmQCM</w:t>
      </w:r>
      <w:r w:rsidR="00C8728B" w:rsidRPr="00C8728B">
        <w:t xml:space="preserve"> algorithms are used to cluster genes. So, mRNA and methylation eigengenes are obtained respectively. The directly concatenated eigengenes of mRNA and methylation will be main task input features for machine learning network to train model. Meanwhile, we also use the concatenated eigengenes as auxiliary task input. In main task, Multiple biLSTM layers, TimeDistributed layers, dropout layers, and full Connected layer are used to predict patient survival risk with </w:t>
      </w:r>
      <w:r w:rsidR="006A7322">
        <w:t>the</w:t>
      </w:r>
      <w:r w:rsidR="00C8728B" w:rsidRPr="00C8728B">
        <w:t xml:space="preserve"> </w:t>
      </w:r>
      <w:r w:rsidR="006A7322" w:rsidRPr="006A7322">
        <w:t xml:space="preserve">negative partial log-likelihood </w:t>
      </w:r>
      <w:r w:rsidR="00C8728B" w:rsidRPr="00C8728B">
        <w:t xml:space="preserve">function, and then the main loss (i.e., </w:t>
      </w:r>
      <w:r w:rsidR="008D6F60" w:rsidRPr="00456E02">
        <w:rPr>
          <w:i/>
        </w:rPr>
        <w:t>L</w:t>
      </w:r>
      <w:r w:rsidR="008D6F60" w:rsidRPr="00456E02">
        <w:rPr>
          <w:i/>
          <w:vertAlign w:val="subscript"/>
        </w:rPr>
        <w:t>main</w:t>
      </w:r>
      <w:r w:rsidR="00C8728B" w:rsidRPr="00C8728B">
        <w:t xml:space="preserve">) is obtained. In auxiliary task, we use one auxiliary biLSTM layer and a full connected layer to obtain the </w:t>
      </w:r>
      <w:r w:rsidR="006A7322">
        <w:t>ordinal</w:t>
      </w:r>
      <w:r w:rsidR="00C8728B" w:rsidRPr="00C8728B">
        <w:t xml:space="preserve"> loss (i.e., </w:t>
      </w:r>
      <w:r w:rsidR="00AF670A">
        <w:t xml:space="preserve">auxiliary loss </w:t>
      </w:r>
      <w:r w:rsidR="00C8728B" w:rsidRPr="008D6F60">
        <w:rPr>
          <w:i/>
        </w:rPr>
        <w:t>L</w:t>
      </w:r>
      <w:r w:rsidR="00C8728B" w:rsidRPr="008D6F60">
        <w:rPr>
          <w:i/>
          <w:vertAlign w:val="subscript"/>
        </w:rPr>
        <w:t>aux</w:t>
      </w:r>
      <w:r w:rsidR="00C8728B" w:rsidRPr="00C8728B">
        <w:t xml:space="preserve">). We </w:t>
      </w:r>
      <w:r w:rsidR="006A7322">
        <w:t xml:space="preserve">designed a </w:t>
      </w:r>
      <w:r w:rsidR="006A7322" w:rsidRPr="006A7322">
        <w:t xml:space="preserve">custom-multi-loss layer </w:t>
      </w:r>
      <w:r w:rsidR="006A7322">
        <w:t xml:space="preserve">which </w:t>
      </w:r>
      <w:r w:rsidR="00C8728B" w:rsidRPr="00C8728B">
        <w:t xml:space="preserve">can combine the main loss with the </w:t>
      </w:r>
      <w:r w:rsidR="00AF670A" w:rsidRPr="00C8728B">
        <w:t xml:space="preserve">auxiliary </w:t>
      </w:r>
      <w:r w:rsidR="00C8728B" w:rsidRPr="00C8728B">
        <w:t xml:space="preserve">loss: </w:t>
      </w:r>
      <m:oMath>
        <m:sSub>
          <m:sSubPr>
            <m:ctrlPr>
              <w:ins w:id="153" w:author="Guanghui Liu" w:date="2021-01-12T13:24:00Z">
                <w:rPr>
                  <w:rFonts w:ascii="Cambria Math" w:eastAsia="SimSun" w:hAnsi="Cambria Math"/>
                  <w:i/>
                  <w:kern w:val="2"/>
                  <w:sz w:val="18"/>
                  <w:szCs w:val="18"/>
                  <w:lang w:eastAsia="zh-CN"/>
                  <w:rPrChange w:id="154" w:author="Guanghui Liu" w:date="2021-01-12T13:25:00Z">
                    <w:rPr>
                      <w:rFonts w:ascii="Cambria Math" w:eastAsia="SimSun" w:hAnsi="Cambria Math"/>
                      <w:i/>
                      <w:kern w:val="2"/>
                      <w:lang w:eastAsia="zh-CN"/>
                    </w:rPr>
                  </w:rPrChange>
                </w:rPr>
              </w:ins>
            </m:ctrlPr>
          </m:sSubPr>
          <m:e>
            <m:sSub>
              <m:sSubPr>
                <m:ctrlPr>
                  <w:ins w:id="155" w:author="Guanghui Liu" w:date="2021-01-12T13:27:00Z">
                    <w:rPr>
                      <w:rFonts w:ascii="Cambria Math" w:eastAsia="SimSun" w:hAnsi="Cambria Math"/>
                      <w:i/>
                      <w:kern w:val="2"/>
                      <w:sz w:val="18"/>
                      <w:szCs w:val="18"/>
                      <w:lang w:eastAsia="zh-CN"/>
                    </w:rPr>
                  </w:ins>
                </m:ctrlPr>
              </m:sSubPr>
              <m:e>
                <m:r>
                  <w:ins w:id="156" w:author="Guanghui Liu" w:date="2021-01-12T13:27:00Z">
                    <w:rPr>
                      <w:rFonts w:ascii="Cambria Math" w:eastAsia="SimSun" w:hAnsi="Cambria Math"/>
                      <w:kern w:val="2"/>
                      <w:sz w:val="18"/>
                      <w:szCs w:val="18"/>
                      <w:lang w:eastAsia="zh-CN"/>
                    </w:rPr>
                    <m:t>K</m:t>
                  </w:ins>
                </m:r>
              </m:e>
              <m:sub>
                <m:r>
                  <w:ins w:id="157" w:author="Guanghui Liu" w:date="2021-01-12T13:27:00Z">
                    <w:rPr>
                      <w:rFonts w:ascii="Cambria Math" w:eastAsia="SimSun" w:hAnsi="Cambria Math"/>
                      <w:kern w:val="2"/>
                      <w:sz w:val="18"/>
                      <w:szCs w:val="18"/>
                      <w:lang w:eastAsia="zh-CN"/>
                    </w:rPr>
                    <m:t>1</m:t>
                  </w:ins>
                </m:r>
              </m:sub>
            </m:sSub>
            <m:r>
              <w:ins w:id="158" w:author="Guanghui Liu" w:date="2021-01-12T13:27:00Z">
                <w:rPr>
                  <w:rFonts w:ascii="Cambria Math" w:eastAsia="SimSun" w:hAnsi="Cambria Math"/>
                  <w:kern w:val="2"/>
                  <w:sz w:val="18"/>
                  <w:szCs w:val="18"/>
                  <w:lang w:eastAsia="zh-CN"/>
                </w:rPr>
                <m:t>(</m:t>
              </w:ins>
            </m:r>
            <m:sSub>
              <m:sSubPr>
                <m:ctrlPr>
                  <w:ins w:id="159" w:author="Guanghui Liu" w:date="2021-01-12T13:27:00Z">
                    <w:rPr>
                      <w:rFonts w:ascii="Cambria Math" w:eastAsia="SimSun" w:hAnsi="Cambria Math"/>
                      <w:i/>
                      <w:kern w:val="2"/>
                      <w:sz w:val="18"/>
                      <w:szCs w:val="18"/>
                      <w:lang w:eastAsia="zh-CN"/>
                    </w:rPr>
                  </w:ins>
                </m:ctrlPr>
              </m:sSubPr>
              <m:e>
                <m:r>
                  <w:ins w:id="160" w:author="Guanghui Liu" w:date="2021-01-12T13:27:00Z">
                    <w:rPr>
                      <w:rFonts w:ascii="Cambria Math" w:eastAsia="SimSun"/>
                      <w:kern w:val="2"/>
                      <w:sz w:val="18"/>
                      <w:szCs w:val="18"/>
                      <w:lang w:eastAsia="zh-CN"/>
                    </w:rPr>
                    <m:t>λ</m:t>
                  </w:ins>
                </m:r>
              </m:e>
              <m:sub>
                <m:r>
                  <w:ins w:id="161" w:author="Guanghui Liu" w:date="2021-01-12T13:27:00Z">
                    <w:rPr>
                      <w:rFonts w:ascii="Cambria Math" w:eastAsia="SimSun" w:hAnsi="Cambria Math"/>
                      <w:kern w:val="2"/>
                      <w:sz w:val="18"/>
                      <w:szCs w:val="18"/>
                      <w:lang w:eastAsia="zh-CN"/>
                    </w:rPr>
                    <m:t>1t</m:t>
                  </w:ins>
                </m:r>
              </m:sub>
            </m:sSub>
            <m:r>
              <w:ins w:id="162" w:author="Guanghui Liu" w:date="2021-01-12T13:27:00Z">
                <w:rPr>
                  <w:rFonts w:ascii="Cambria Math" w:eastAsia="SimSun" w:hAnsi="Cambria Math"/>
                  <w:kern w:val="2"/>
                  <w:sz w:val="18"/>
                  <w:szCs w:val="18"/>
                  <w:lang w:eastAsia="zh-CN"/>
                </w:rPr>
                <m:t>)</m:t>
              </w:ins>
            </m:r>
            <m:r>
              <w:ins w:id="163" w:author="Guanghui Liu" w:date="2021-01-12T13:24:00Z">
                <w:rPr>
                  <w:rFonts w:ascii="Cambria Math" w:eastAsia="SimSun" w:hAnsi="Cambria Math"/>
                  <w:kern w:val="2"/>
                  <w:sz w:val="18"/>
                  <w:szCs w:val="18"/>
                  <w:lang w:eastAsia="zh-CN"/>
                  <w:rPrChange w:id="164" w:author="Guanghui Liu" w:date="2021-01-12T13:25:00Z">
                    <w:rPr>
                      <w:rFonts w:ascii="Cambria Math" w:eastAsia="SimSun" w:hAnsi="Cambria Math"/>
                      <w:kern w:val="2"/>
                      <w:lang w:eastAsia="zh-CN"/>
                    </w:rPr>
                  </w:rPrChange>
                </w:rPr>
                <m:t>L</m:t>
              </w:ins>
            </m:r>
          </m:e>
          <m:sub>
            <m:r>
              <w:ins w:id="165" w:author="Guanghui Liu" w:date="2021-01-12T13:24:00Z">
                <w:rPr>
                  <w:rFonts w:ascii="Cambria Math" w:eastAsia="SimSun" w:hAnsi="Cambria Math"/>
                  <w:kern w:val="2"/>
                  <w:sz w:val="18"/>
                  <w:szCs w:val="18"/>
                  <w:lang w:eastAsia="zh-CN"/>
                  <w:rPrChange w:id="166" w:author="Guanghui Liu" w:date="2021-01-12T13:25:00Z">
                    <w:rPr>
                      <w:rFonts w:ascii="Cambria Math" w:eastAsia="SimSun" w:hAnsi="Cambria Math"/>
                      <w:kern w:val="2"/>
                      <w:lang w:eastAsia="zh-CN"/>
                    </w:rPr>
                  </w:rPrChange>
                </w:rPr>
                <m:t>main</m:t>
              </w:ins>
            </m:r>
          </m:sub>
        </m:sSub>
        <m:r>
          <w:ins w:id="167" w:author="Guanghui Liu" w:date="2021-01-12T13:24:00Z">
            <w:rPr>
              <w:rFonts w:ascii="Cambria Math" w:eastAsia="SimSun" w:hAnsi="Cambria Math"/>
              <w:kern w:val="2"/>
              <w:sz w:val="18"/>
              <w:szCs w:val="18"/>
              <w:lang w:eastAsia="zh-CN"/>
              <w:rPrChange w:id="168" w:author="Guanghui Liu" w:date="2021-01-12T13:25:00Z">
                <w:rPr>
                  <w:rFonts w:ascii="Cambria Math" w:eastAsia="SimSun" w:hAnsi="Cambria Math"/>
                  <w:kern w:val="2"/>
                  <w:lang w:eastAsia="zh-CN"/>
                </w:rPr>
              </w:rPrChange>
            </w:rPr>
            <m:t>+</m:t>
          </w:ins>
        </m:r>
        <m:sSub>
          <m:sSubPr>
            <m:ctrlPr>
              <w:ins w:id="169" w:author="Guanghui Liu" w:date="2021-01-12T13:24:00Z">
                <w:rPr>
                  <w:rFonts w:ascii="Cambria Math" w:eastAsia="SimSun" w:hAnsi="Cambria Math"/>
                  <w:i/>
                  <w:kern w:val="2"/>
                  <w:sz w:val="18"/>
                  <w:szCs w:val="18"/>
                  <w:lang w:eastAsia="zh-CN"/>
                  <w:rPrChange w:id="170" w:author="Guanghui Liu" w:date="2021-01-12T13:25:00Z">
                    <w:rPr>
                      <w:rFonts w:ascii="Cambria Math" w:eastAsia="SimSun" w:hAnsi="Cambria Math"/>
                      <w:i/>
                      <w:kern w:val="2"/>
                      <w:lang w:eastAsia="zh-CN"/>
                    </w:rPr>
                  </w:rPrChange>
                </w:rPr>
              </w:ins>
            </m:ctrlPr>
          </m:sSubPr>
          <m:e>
            <m:sSub>
              <m:sSubPr>
                <m:ctrlPr>
                  <w:ins w:id="171" w:author="Guanghui Liu" w:date="2021-01-12T13:26:00Z">
                    <w:rPr>
                      <w:rFonts w:ascii="Cambria Math" w:eastAsia="SimSun" w:hAnsi="Cambria Math"/>
                      <w:i/>
                      <w:kern w:val="2"/>
                      <w:sz w:val="18"/>
                      <w:szCs w:val="18"/>
                      <w:lang w:eastAsia="zh-CN"/>
                    </w:rPr>
                  </w:ins>
                </m:ctrlPr>
              </m:sSubPr>
              <m:e>
                <m:r>
                  <w:ins w:id="172" w:author="Guanghui Liu" w:date="2021-01-12T13:26:00Z">
                    <w:rPr>
                      <w:rFonts w:ascii="Cambria Math" w:eastAsia="SimSun" w:hAnsi="Cambria Math"/>
                      <w:kern w:val="2"/>
                      <w:sz w:val="18"/>
                      <w:szCs w:val="18"/>
                      <w:lang w:eastAsia="zh-CN"/>
                    </w:rPr>
                    <m:t>K</m:t>
                  </w:ins>
                </m:r>
              </m:e>
              <m:sub>
                <m:r>
                  <w:ins w:id="173" w:author="Guanghui Liu" w:date="2021-01-12T13:27:00Z">
                    <w:rPr>
                      <w:rFonts w:ascii="Cambria Math" w:eastAsia="SimSun" w:hAnsi="Cambria Math"/>
                      <w:kern w:val="2"/>
                      <w:sz w:val="18"/>
                      <w:szCs w:val="18"/>
                      <w:lang w:eastAsia="zh-CN"/>
                    </w:rPr>
                    <m:t>2</m:t>
                  </w:ins>
                </m:r>
              </m:sub>
            </m:sSub>
            <m:r>
              <w:ins w:id="174" w:author="Guanghui Liu" w:date="2021-01-12T13:26:00Z">
                <w:rPr>
                  <w:rFonts w:ascii="Cambria Math" w:eastAsia="SimSun" w:hAnsi="Cambria Math"/>
                  <w:kern w:val="2"/>
                  <w:sz w:val="18"/>
                  <w:szCs w:val="18"/>
                  <w:lang w:eastAsia="zh-CN"/>
                </w:rPr>
                <m:t>(</m:t>
              </w:ins>
            </m:r>
            <m:sSub>
              <m:sSubPr>
                <m:ctrlPr>
                  <w:ins w:id="175" w:author="Guanghui Liu" w:date="2021-01-12T13:26:00Z">
                    <w:rPr>
                      <w:rFonts w:ascii="Cambria Math" w:eastAsia="SimSun" w:hAnsi="Cambria Math"/>
                      <w:i/>
                      <w:kern w:val="2"/>
                      <w:sz w:val="18"/>
                      <w:szCs w:val="18"/>
                      <w:lang w:eastAsia="zh-CN"/>
                    </w:rPr>
                  </w:ins>
                </m:ctrlPr>
              </m:sSubPr>
              <m:e>
                <m:r>
                  <w:ins w:id="176" w:author="Guanghui Liu" w:date="2021-01-12T13:26:00Z">
                    <w:rPr>
                      <w:rFonts w:ascii="Cambria Math" w:eastAsia="SimSun"/>
                      <w:kern w:val="2"/>
                      <w:sz w:val="18"/>
                      <w:szCs w:val="18"/>
                      <w:lang w:eastAsia="zh-CN"/>
                    </w:rPr>
                    <m:t>λ</m:t>
                  </w:ins>
                </m:r>
              </m:e>
              <m:sub>
                <m:r>
                  <w:ins w:id="177" w:author="Guanghui Liu" w:date="2021-01-12T13:27:00Z">
                    <w:rPr>
                      <w:rFonts w:ascii="Cambria Math" w:eastAsia="SimSun" w:hAnsi="Cambria Math"/>
                      <w:kern w:val="2"/>
                      <w:sz w:val="18"/>
                      <w:szCs w:val="18"/>
                      <w:lang w:eastAsia="zh-CN"/>
                    </w:rPr>
                    <m:t>2</m:t>
                  </w:ins>
                </m:r>
                <m:r>
                  <w:ins w:id="178" w:author="Guanghui Liu" w:date="2021-01-12T13:26:00Z">
                    <w:rPr>
                      <w:rFonts w:ascii="Cambria Math" w:eastAsia="SimSun" w:hAnsi="Cambria Math"/>
                      <w:kern w:val="2"/>
                      <w:sz w:val="18"/>
                      <w:szCs w:val="18"/>
                      <w:lang w:eastAsia="zh-CN"/>
                    </w:rPr>
                    <m:t>t</m:t>
                  </w:ins>
                </m:r>
              </m:sub>
            </m:sSub>
            <m:r>
              <w:ins w:id="179" w:author="Guanghui Liu" w:date="2021-01-12T13:26:00Z">
                <w:rPr>
                  <w:rFonts w:ascii="Cambria Math" w:eastAsia="SimSun" w:hAnsi="Cambria Math"/>
                  <w:kern w:val="2"/>
                  <w:sz w:val="18"/>
                  <w:szCs w:val="18"/>
                  <w:lang w:eastAsia="zh-CN"/>
                </w:rPr>
                <m:t>)</m:t>
              </w:ins>
            </m:r>
            <m:r>
              <w:ins w:id="180" w:author="Guanghui Liu" w:date="2021-01-12T13:24:00Z">
                <w:rPr>
                  <w:rFonts w:ascii="Cambria Math" w:eastAsia="SimSun" w:hAnsi="Cambria Math"/>
                  <w:kern w:val="2"/>
                  <w:sz w:val="18"/>
                  <w:szCs w:val="18"/>
                  <w:lang w:eastAsia="zh-CN"/>
                  <w:rPrChange w:id="181" w:author="Guanghui Liu" w:date="2021-01-12T13:25:00Z">
                    <w:rPr>
                      <w:rFonts w:ascii="Cambria Math" w:eastAsia="SimSun" w:hAnsi="Cambria Math"/>
                      <w:kern w:val="2"/>
                      <w:lang w:eastAsia="zh-CN"/>
                    </w:rPr>
                  </w:rPrChange>
                </w:rPr>
                <m:t>L</m:t>
              </w:ins>
            </m:r>
          </m:e>
          <m:sub>
            <m:r>
              <w:ins w:id="182" w:author="Guanghui Liu" w:date="2021-01-12T13:24:00Z">
                <w:rPr>
                  <w:rFonts w:ascii="Cambria Math" w:eastAsia="SimSun" w:hAnsi="Cambria Math"/>
                  <w:kern w:val="2"/>
                  <w:sz w:val="18"/>
                  <w:szCs w:val="18"/>
                  <w:lang w:eastAsia="zh-CN"/>
                  <w:rPrChange w:id="183" w:author="Guanghui Liu" w:date="2021-01-12T13:25:00Z">
                    <w:rPr>
                      <w:rFonts w:ascii="Cambria Math" w:eastAsia="SimSun" w:hAnsi="Cambria Math"/>
                      <w:kern w:val="2"/>
                      <w:lang w:eastAsia="zh-CN"/>
                    </w:rPr>
                  </w:rPrChange>
                </w:rPr>
                <m:t>aux</m:t>
              </w:ins>
            </m:r>
          </m:sub>
        </m:sSub>
      </m:oMath>
      <w:del w:id="184" w:author="Guanghui Liu" w:date="2021-01-12T13:24:00Z">
        <w:r w:rsidR="00107C34" w:rsidRPr="00C8728B" w:rsidDel="008975D5">
          <w:delText>λ</w:delText>
        </w:r>
        <w:r w:rsidR="00107C34" w:rsidDel="008975D5">
          <w:rPr>
            <w:vertAlign w:val="subscript"/>
          </w:rPr>
          <w:delText>1</w:delText>
        </w:r>
        <w:r w:rsidR="00DF03EB" w:rsidRPr="00225B65" w:rsidDel="008975D5">
          <w:rPr>
            <w:i/>
            <w:vertAlign w:val="subscript"/>
          </w:rPr>
          <w:delText>t</w:delText>
        </w:r>
        <w:r w:rsidR="008D6F60" w:rsidRPr="00456E02" w:rsidDel="008975D5">
          <w:rPr>
            <w:i/>
          </w:rPr>
          <w:delText>L</w:delText>
        </w:r>
        <w:r w:rsidR="008D6F60" w:rsidRPr="00456E02" w:rsidDel="008975D5">
          <w:rPr>
            <w:i/>
            <w:vertAlign w:val="subscript"/>
          </w:rPr>
          <w:delText>main</w:delText>
        </w:r>
        <w:r w:rsidR="008D6F60" w:rsidRPr="00C8728B" w:rsidDel="008975D5">
          <w:delText xml:space="preserve"> </w:delText>
        </w:r>
        <w:r w:rsidR="00C8728B" w:rsidRPr="00C8728B" w:rsidDel="008975D5">
          <w:delText>+λ</w:delText>
        </w:r>
        <w:r w:rsidR="00107C34" w:rsidDel="008975D5">
          <w:rPr>
            <w:vertAlign w:val="subscript"/>
          </w:rPr>
          <w:delText>2</w:delText>
        </w:r>
        <w:r w:rsidR="00DF03EB" w:rsidRPr="00225B65" w:rsidDel="008975D5">
          <w:rPr>
            <w:i/>
            <w:vertAlign w:val="subscript"/>
          </w:rPr>
          <w:delText>t</w:delText>
        </w:r>
        <w:r w:rsidR="00C8728B" w:rsidRPr="008D6F60" w:rsidDel="008975D5">
          <w:rPr>
            <w:i/>
          </w:rPr>
          <w:delText>L</w:delText>
        </w:r>
        <w:r w:rsidR="00C8728B" w:rsidRPr="008D6F60" w:rsidDel="008975D5">
          <w:rPr>
            <w:i/>
            <w:vertAlign w:val="subscript"/>
          </w:rPr>
          <w:delText>aux</w:delText>
        </w:r>
        <w:r w:rsidR="00107C34" w:rsidDel="008975D5">
          <w:rPr>
            <w:i/>
          </w:rPr>
          <w:delText>-log</w:delText>
        </w:r>
        <w:r w:rsidR="00107C34" w:rsidRPr="00107C34" w:rsidDel="008975D5">
          <w:delText>(</w:delText>
        </w:r>
        <w:r w:rsidR="00107C34" w:rsidRPr="00C8728B" w:rsidDel="008975D5">
          <w:delText>λ</w:delText>
        </w:r>
        <w:r w:rsidR="00107C34" w:rsidDel="008975D5">
          <w:rPr>
            <w:vertAlign w:val="subscript"/>
          </w:rPr>
          <w:delText>1</w:delText>
        </w:r>
        <w:r w:rsidR="00DF03EB" w:rsidRPr="00225B65" w:rsidDel="008975D5">
          <w:rPr>
            <w:i/>
            <w:vertAlign w:val="subscript"/>
          </w:rPr>
          <w:delText>t</w:delText>
        </w:r>
        <w:r w:rsidR="00107C34" w:rsidRPr="00C8728B" w:rsidDel="008975D5">
          <w:delText>λ</w:delText>
        </w:r>
        <w:r w:rsidR="00107C34" w:rsidDel="008975D5">
          <w:rPr>
            <w:vertAlign w:val="subscript"/>
          </w:rPr>
          <w:delText>2</w:delText>
        </w:r>
        <w:r w:rsidR="00DF03EB" w:rsidRPr="00225B65" w:rsidDel="008975D5">
          <w:rPr>
            <w:i/>
            <w:vertAlign w:val="subscript"/>
          </w:rPr>
          <w:delText>t</w:delText>
        </w:r>
        <w:r w:rsidR="00107C34" w:rsidDel="008975D5">
          <w:delText>)</w:delText>
        </w:r>
        <w:r w:rsidR="00225B65" w:rsidDel="008975D5">
          <w:delText xml:space="preserve"> </w:delText>
        </w:r>
      </w:del>
      <w:r w:rsidR="00225B65" w:rsidRPr="008538AC">
        <w:rPr>
          <w:rFonts w:eastAsia="SimSun"/>
          <w:kern w:val="2"/>
          <w:lang w:eastAsia="zh-CN"/>
        </w:rPr>
        <w:t>at each learning iteration</w:t>
      </w:r>
      <w:r w:rsidR="00225B65" w:rsidRPr="00225B65">
        <w:rPr>
          <w:rFonts w:eastAsia="SimSun"/>
          <w:i/>
          <w:kern w:val="2"/>
          <w:lang w:eastAsia="zh-CN"/>
        </w:rPr>
        <w:t xml:space="preserve"> t</w:t>
      </w:r>
      <w:r w:rsidR="00C8728B" w:rsidRPr="00C8728B">
        <w:t>. We use a proposed adaptive optimization iteration method to tune the weight</w:t>
      </w:r>
      <w:ins w:id="185" w:author="Guanghui Liu" w:date="2021-01-12T13:27:00Z">
        <w:r w:rsidR="00B602A3">
          <w:t xml:space="preserve"> variable</w:t>
        </w:r>
      </w:ins>
      <w:r w:rsidR="00225B65">
        <w:t>s</w:t>
      </w:r>
      <w:r w:rsidR="00C8728B" w:rsidRPr="00C8728B">
        <w:t xml:space="preserve"> (</w:t>
      </w:r>
      <w:r w:rsidR="00225B65" w:rsidRPr="00C8728B">
        <w:t>λ</w:t>
      </w:r>
      <w:r w:rsidR="00225B65">
        <w:rPr>
          <w:vertAlign w:val="subscript"/>
        </w:rPr>
        <w:t>1</w:t>
      </w:r>
      <w:r w:rsidR="00225B65" w:rsidRPr="00225B65">
        <w:rPr>
          <w:i/>
          <w:vertAlign w:val="subscript"/>
        </w:rPr>
        <w:t>t</w:t>
      </w:r>
      <w:r w:rsidR="00225B65">
        <w:t xml:space="preserve">, </w:t>
      </w:r>
      <w:r w:rsidR="00225B65" w:rsidRPr="00C8728B">
        <w:t>λ</w:t>
      </w:r>
      <w:r w:rsidR="00225B65">
        <w:rPr>
          <w:vertAlign w:val="subscript"/>
        </w:rPr>
        <w:t>2</w:t>
      </w:r>
      <w:r w:rsidR="00225B65" w:rsidRPr="00225B65">
        <w:rPr>
          <w:i/>
          <w:vertAlign w:val="subscript"/>
        </w:rPr>
        <w:t>t</w:t>
      </w:r>
      <w:r w:rsidR="00C8728B" w:rsidRPr="00C8728B">
        <w:t xml:space="preserve">) of </w:t>
      </w:r>
      <w:r w:rsidR="00AF670A">
        <w:t xml:space="preserve">the </w:t>
      </w:r>
      <w:r w:rsidR="00225B65">
        <w:t xml:space="preserve">main and auxiliary </w:t>
      </w:r>
      <w:r w:rsidR="00C8728B" w:rsidRPr="00C8728B">
        <w:t>loss. Finally, through iterative training, the deep cox hazard model is built for survival analysis to ensure that the ordinal relationship among the survival time of different patients can be preserved.</w:t>
      </w:r>
      <w:r w:rsidR="0032333C">
        <w:t xml:space="preserve"> We termed this </w:t>
      </w:r>
      <w:r w:rsidR="00134059">
        <w:t>m</w:t>
      </w:r>
      <w:r w:rsidR="00134059" w:rsidRPr="00134059">
        <w:t xml:space="preserve">ultiple </w:t>
      </w:r>
      <w:r w:rsidR="00134059">
        <w:t>losses ordinary COX model</w:t>
      </w:r>
      <w:r w:rsidR="00134059" w:rsidRPr="00134059">
        <w:t xml:space="preserve"> </w:t>
      </w:r>
      <w:r w:rsidR="0032333C">
        <w:t xml:space="preserve">procedure as </w:t>
      </w:r>
      <w:r w:rsidR="00134059">
        <w:t>ML_</w:t>
      </w:r>
      <w:r w:rsidR="0032333C" w:rsidRPr="0032333C">
        <w:t>ordCOX</w:t>
      </w:r>
      <w:r w:rsidR="0032333C">
        <w:t>.</w:t>
      </w:r>
    </w:p>
    <w:p w14:paraId="0B49BF60" w14:textId="77777777" w:rsidR="00A85D13" w:rsidRPr="00A85D13" w:rsidRDefault="00A85D13" w:rsidP="00A85D13"/>
    <w:p w14:paraId="273F6A84" w14:textId="57580F6D" w:rsidR="00225B65" w:rsidRDefault="007A7D9F" w:rsidP="00A85D13">
      <w:pPr>
        <w:jc w:val="center"/>
        <w:rPr>
          <w:ins w:id="186" w:author="Guanghui Liu" w:date="2021-01-12T13:23:00Z"/>
        </w:rPr>
      </w:pPr>
      <w:del w:id="187" w:author="Guanghui Liu" w:date="2021-01-12T13:23:00Z">
        <w:r w:rsidDel="00E05608">
          <w:rPr>
            <w:noProof/>
            <w:lang w:eastAsia="zh-CN"/>
          </w:rPr>
          <w:drawing>
            <wp:inline distT="0" distB="0" distL="0" distR="0" wp14:anchorId="7A6F124B" wp14:editId="77BAE109">
              <wp:extent cx="3394075" cy="32512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94075" cy="3251200"/>
                      </a:xfrm>
                      <a:prstGeom prst="rect">
                        <a:avLst/>
                      </a:prstGeom>
                      <a:noFill/>
                    </pic:spPr>
                  </pic:pic>
                </a:graphicData>
              </a:graphic>
            </wp:inline>
          </w:drawing>
        </w:r>
      </w:del>
    </w:p>
    <w:p w14:paraId="6854BDDC" w14:textId="5ABBE530" w:rsidR="00E05608" w:rsidRPr="00225B65" w:rsidRDefault="00E05608" w:rsidP="00A85D13">
      <w:pPr>
        <w:jc w:val="center"/>
      </w:pPr>
      <w:ins w:id="188" w:author="Guanghui Liu" w:date="2021-01-12T13:23:00Z">
        <w:r w:rsidRPr="00E05608">
          <w:rPr>
            <w:rFonts w:ascii="Calibri" w:eastAsia="SimSun" w:hAnsi="Calibri"/>
            <w:noProof/>
            <w:sz w:val="22"/>
            <w:szCs w:val="22"/>
            <w:lang w:eastAsia="zh-CN"/>
          </w:rPr>
          <w:lastRenderedPageBreak/>
          <w:drawing>
            <wp:inline distT="0" distB="0" distL="0" distR="0" wp14:anchorId="75543E72" wp14:editId="3BEC9DB7">
              <wp:extent cx="3623421" cy="3324225"/>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645826" cy="3344780"/>
                      </a:xfrm>
                      <a:prstGeom prst="rect">
                        <a:avLst/>
                      </a:prstGeom>
                      <a:noFill/>
                    </pic:spPr>
                  </pic:pic>
                </a:graphicData>
              </a:graphic>
            </wp:inline>
          </w:drawing>
        </w:r>
      </w:ins>
    </w:p>
    <w:p w14:paraId="46E61CF9" w14:textId="4FF74DD1" w:rsidR="00C8728B" w:rsidRDefault="00C2200C" w:rsidP="00C8728B">
      <w:pPr>
        <w:pStyle w:val="figurecaption"/>
      </w:pPr>
      <w:r>
        <w:rPr>
          <w:b/>
        </w:rPr>
        <w:t>Figure</w:t>
      </w:r>
      <w:r w:rsidR="00C8728B">
        <w:rPr>
          <w:b/>
        </w:rPr>
        <w:t xml:space="preserve"> </w:t>
      </w:r>
      <w:r w:rsidR="00C8728B">
        <w:rPr>
          <w:b/>
        </w:rPr>
        <w:fldChar w:fldCharType="begin"/>
      </w:r>
      <w:r w:rsidR="00C8728B">
        <w:rPr>
          <w:b/>
        </w:rPr>
        <w:instrText xml:space="preserve"> SEQ "Figure" \* MERGEFORMAT </w:instrText>
      </w:r>
      <w:r w:rsidR="00C8728B">
        <w:rPr>
          <w:b/>
        </w:rPr>
        <w:fldChar w:fldCharType="separate"/>
      </w:r>
      <w:r w:rsidR="005F2ECB">
        <w:rPr>
          <w:b/>
          <w:noProof/>
        </w:rPr>
        <w:t>1</w:t>
      </w:r>
      <w:r w:rsidR="00C8728B">
        <w:rPr>
          <w:b/>
        </w:rPr>
        <w:fldChar w:fldCharType="end"/>
      </w:r>
      <w:r w:rsidR="00C8728B">
        <w:rPr>
          <w:b/>
        </w:rPr>
        <w:t>.</w:t>
      </w:r>
      <w:r w:rsidR="00C8728B">
        <w:t xml:space="preserve"> </w:t>
      </w:r>
      <w:r w:rsidR="00C8728B" w:rsidRPr="00C8728B">
        <w:t>Illustration of the proposed model and framework</w:t>
      </w:r>
      <w:r w:rsidR="00C8728B">
        <w:t>.</w:t>
      </w:r>
    </w:p>
    <w:p w14:paraId="04F26031" w14:textId="77777777" w:rsidR="007B7737" w:rsidRDefault="007B7737" w:rsidP="007B7737">
      <w:pPr>
        <w:pStyle w:val="heading2"/>
        <w:rPr>
          <w:rFonts w:eastAsia="SimSun"/>
          <w:lang w:eastAsia="zh-CN"/>
        </w:rPr>
      </w:pPr>
      <w:r w:rsidRPr="007B7737">
        <w:rPr>
          <w:rFonts w:eastAsia="SimSun"/>
          <w:lang w:eastAsia="zh-CN"/>
        </w:rPr>
        <w:t>Evaluation indexes</w:t>
      </w:r>
    </w:p>
    <w:p w14:paraId="6160E235" w14:textId="77777777" w:rsidR="007B7737" w:rsidRDefault="007B7737" w:rsidP="007B7737">
      <w:pPr>
        <w:pStyle w:val="p1a"/>
      </w:pPr>
      <w:r w:rsidRPr="00456E02">
        <w:t>We evaluate the performance of the proposed method and other comparing method using Concordance index (C-index). C-index quantifies the fraction of all pairs of patients whose predicted survival times are correctly ordered and is calculated as following:</w:t>
      </w:r>
    </w:p>
    <w:p w14:paraId="5CD3041D" w14:textId="22C031D7" w:rsidR="007B7737" w:rsidRPr="006D6453" w:rsidRDefault="009B60DD" w:rsidP="009B60DD">
      <w:pPr>
        <w:tabs>
          <w:tab w:val="left" w:pos="200"/>
        </w:tabs>
        <w:wordWrap w:val="0"/>
        <w:overflowPunct/>
        <w:autoSpaceDE/>
        <w:autoSpaceDN/>
        <w:adjustRightInd/>
        <w:spacing w:afterLines="50" w:after="120" w:line="240" w:lineRule="auto"/>
        <w:ind w:right="100" w:firstLine="0"/>
        <w:jc w:val="right"/>
        <w:textAlignment w:val="auto"/>
        <w:rPr>
          <w:rFonts w:eastAsia="SimSun"/>
          <w:kern w:val="2"/>
          <w:lang w:eastAsia="zh-CN"/>
        </w:rPr>
      </w:pPr>
      <m:oMath>
        <m:r>
          <w:rPr>
            <w:rFonts w:ascii="Cambria Math" w:eastAsia="SimSun"/>
            <w:kern w:val="2"/>
            <w:lang w:eastAsia="zh-CN"/>
          </w:rPr>
          <m:t>C</m:t>
        </m:r>
        <m:r>
          <w:rPr>
            <w:rFonts w:ascii="Cambria Math" w:eastAsia="SimSun"/>
            <w:kern w:val="2"/>
            <w:lang w:eastAsia="zh-CN"/>
          </w:rPr>
          <m:t>-</m:t>
        </m:r>
        <m:r>
          <w:rPr>
            <w:rFonts w:ascii="Cambria Math" w:eastAsia="SimSun"/>
            <w:kern w:val="2"/>
            <w:lang w:eastAsia="zh-CN"/>
          </w:rPr>
          <m:t>index=</m:t>
        </m:r>
        <m:f>
          <m:fPr>
            <m:ctrlPr>
              <w:rPr>
                <w:rFonts w:ascii="Cambria Math" w:eastAsia="SimSun" w:hAnsi="Cambria Math"/>
                <w:i/>
                <w:kern w:val="2"/>
                <w:lang w:eastAsia="zh-CN"/>
              </w:rPr>
            </m:ctrlPr>
          </m:fPr>
          <m:num>
            <m:r>
              <w:rPr>
                <w:rFonts w:ascii="Cambria Math" w:eastAsia="SimSun"/>
                <w:kern w:val="2"/>
                <w:lang w:eastAsia="zh-CN"/>
              </w:rPr>
              <m:t>1</m:t>
            </m:r>
          </m:num>
          <m:den>
            <m:d>
              <m:dPr>
                <m:begChr m:val="|"/>
                <m:endChr m:val="|"/>
                <m:ctrlPr>
                  <w:rPr>
                    <w:rFonts w:ascii="Cambria Math" w:eastAsia="SimSun" w:hAnsi="Cambria Math"/>
                    <w:i/>
                    <w:kern w:val="2"/>
                    <w:lang w:eastAsia="zh-CN"/>
                  </w:rPr>
                </m:ctrlPr>
              </m:dPr>
              <m:e>
                <m:r>
                  <w:rPr>
                    <w:rFonts w:ascii="Cambria Math" w:eastAsia="SimSun"/>
                    <w:kern w:val="2"/>
                    <w:lang w:eastAsia="zh-CN"/>
                  </w:rPr>
                  <m:t>k</m:t>
                </m:r>
              </m:e>
            </m:d>
          </m:den>
        </m:f>
        <m:nary>
          <m:naryPr>
            <m:chr m:val="∑"/>
            <m:ctrlPr>
              <w:rPr>
                <w:rFonts w:ascii="Cambria Math" w:eastAsia="SimSun" w:hAnsi="Cambria Math"/>
                <w:i/>
                <w:kern w:val="2"/>
                <w:lang w:eastAsia="zh-CN"/>
              </w:rPr>
            </m:ctrlPr>
          </m:naryPr>
          <m:sub>
            <m:r>
              <w:rPr>
                <w:rFonts w:ascii="Cambria Math" w:eastAsia="SimSun"/>
                <w:kern w:val="2"/>
                <w:lang w:eastAsia="zh-CN"/>
              </w:rPr>
              <m:t>i=1</m:t>
            </m:r>
          </m:sub>
          <m:sup>
            <m:r>
              <w:rPr>
                <w:rFonts w:ascii="Cambria Math" w:eastAsia="SimSun"/>
                <w:kern w:val="2"/>
                <w:lang w:eastAsia="zh-CN"/>
              </w:rPr>
              <m:t>m</m:t>
            </m:r>
          </m:sup>
          <m:e>
            <m:nary>
              <m:naryPr>
                <m:chr m:val="∑"/>
                <m:supHide m:val="1"/>
                <m:ctrlPr>
                  <w:rPr>
                    <w:rFonts w:ascii="Cambria Math" w:eastAsia="SimSun" w:hAnsi="Cambria Math"/>
                    <w:i/>
                    <w:kern w:val="2"/>
                    <w:lang w:eastAsia="zh-CN"/>
                  </w:rPr>
                </m:ctrlPr>
              </m:naryPr>
              <m:sub>
                <m:r>
                  <w:rPr>
                    <w:rFonts w:ascii="Cambria Math" w:eastAsia="SimSun"/>
                    <w:kern w:val="2"/>
                    <w:lang w:eastAsia="zh-CN"/>
                  </w:rPr>
                  <m:t>j:</m:t>
                </m:r>
                <m:sSub>
                  <m:sSubPr>
                    <m:ctrlPr>
                      <w:rPr>
                        <w:rFonts w:ascii="Cambria Math" w:eastAsia="SimSun" w:hAnsi="Cambria Math"/>
                        <w:i/>
                        <w:kern w:val="2"/>
                        <w:lang w:eastAsia="zh-CN"/>
                      </w:rPr>
                    </m:ctrlPr>
                  </m:sSubPr>
                  <m:e>
                    <m:r>
                      <w:rPr>
                        <w:rFonts w:ascii="Cambria Math" w:eastAsia="SimSun"/>
                        <w:kern w:val="2"/>
                        <w:lang w:eastAsia="zh-CN"/>
                      </w:rPr>
                      <m:t>t</m:t>
                    </m:r>
                  </m:e>
                  <m:sub>
                    <m:r>
                      <w:rPr>
                        <w:rFonts w:ascii="Cambria Math" w:eastAsia="SimSun"/>
                        <w:kern w:val="2"/>
                        <w:lang w:eastAsia="zh-CN"/>
                      </w:rPr>
                      <m:t>i</m:t>
                    </m:r>
                  </m:sub>
                </m:sSub>
                <m:r>
                  <w:rPr>
                    <w:rFonts w:ascii="Cambria Math" w:eastAsia="SimSun"/>
                    <w:kern w:val="2"/>
                    <w:lang w:eastAsia="zh-CN"/>
                  </w:rPr>
                  <m:t>&lt;</m:t>
                </m:r>
                <m:sSub>
                  <m:sSubPr>
                    <m:ctrlPr>
                      <w:rPr>
                        <w:rFonts w:ascii="Cambria Math" w:eastAsia="SimSun" w:hAnsi="Cambria Math"/>
                        <w:i/>
                        <w:kern w:val="2"/>
                        <w:lang w:eastAsia="zh-CN"/>
                      </w:rPr>
                    </m:ctrlPr>
                  </m:sSubPr>
                  <m:e>
                    <m:r>
                      <w:rPr>
                        <w:rFonts w:ascii="Cambria Math" w:eastAsia="SimSun"/>
                        <w:kern w:val="2"/>
                        <w:lang w:eastAsia="zh-CN"/>
                      </w:rPr>
                      <m:t>t</m:t>
                    </m:r>
                  </m:e>
                  <m:sub>
                    <m:r>
                      <w:rPr>
                        <w:rFonts w:ascii="Cambria Math" w:eastAsia="SimSun"/>
                        <w:kern w:val="2"/>
                        <w:lang w:eastAsia="zh-CN"/>
                      </w:rPr>
                      <m:t>j</m:t>
                    </m:r>
                  </m:sub>
                </m:sSub>
              </m:sub>
              <m:sup/>
              <m:e>
                <m:r>
                  <w:rPr>
                    <w:rFonts w:ascii="Cambria Math" w:eastAsia="SimSun"/>
                    <w:kern w:val="2"/>
                    <w:lang w:eastAsia="zh-CN"/>
                  </w:rPr>
                  <m:t>I(F(</m:t>
                </m:r>
                <m:sSub>
                  <m:sSubPr>
                    <m:ctrlPr>
                      <w:rPr>
                        <w:rFonts w:ascii="Cambria Math" w:eastAsia="SimSun" w:hAnsi="Cambria Math"/>
                        <w:i/>
                        <w:kern w:val="2"/>
                        <w:lang w:eastAsia="zh-CN"/>
                      </w:rPr>
                    </m:ctrlPr>
                  </m:sSubPr>
                  <m:e>
                    <m:r>
                      <w:rPr>
                        <w:rFonts w:ascii="Cambria Math" w:eastAsia="SimSun"/>
                        <w:kern w:val="2"/>
                        <w:lang w:eastAsia="zh-CN"/>
                      </w:rPr>
                      <m:t>x</m:t>
                    </m:r>
                  </m:e>
                  <m:sub>
                    <m:r>
                      <w:rPr>
                        <w:rFonts w:ascii="Cambria Math" w:eastAsia="SimSun"/>
                        <w:kern w:val="2"/>
                        <w:lang w:eastAsia="zh-CN"/>
                      </w:rPr>
                      <m:t>i</m:t>
                    </m:r>
                  </m:sub>
                </m:sSub>
              </m:e>
            </m:nary>
            <m:r>
              <w:rPr>
                <w:rFonts w:ascii="Cambria Math" w:eastAsia="SimSun"/>
                <w:kern w:val="2"/>
                <w:lang w:eastAsia="zh-CN"/>
              </w:rPr>
              <m:t>)&lt;F(</m:t>
            </m:r>
            <m:sSub>
              <m:sSubPr>
                <m:ctrlPr>
                  <w:rPr>
                    <w:rFonts w:ascii="Cambria Math" w:eastAsia="SimSun" w:hAnsi="Cambria Math"/>
                    <w:i/>
                    <w:kern w:val="2"/>
                    <w:lang w:eastAsia="zh-CN"/>
                  </w:rPr>
                </m:ctrlPr>
              </m:sSubPr>
              <m:e>
                <m:r>
                  <w:rPr>
                    <w:rFonts w:ascii="Cambria Math" w:eastAsia="SimSun"/>
                    <w:kern w:val="2"/>
                    <w:lang w:eastAsia="zh-CN"/>
                  </w:rPr>
                  <m:t>x</m:t>
                </m:r>
              </m:e>
              <m:sub>
                <m:r>
                  <w:rPr>
                    <w:rFonts w:ascii="Cambria Math" w:eastAsia="SimSun"/>
                    <w:kern w:val="2"/>
                    <w:lang w:eastAsia="zh-CN"/>
                  </w:rPr>
                  <m:t>j</m:t>
                </m:r>
              </m:sub>
            </m:sSub>
            <m:r>
              <w:rPr>
                <w:rFonts w:ascii="Cambria Math" w:eastAsia="SimSun"/>
                <w:kern w:val="2"/>
                <w:lang w:eastAsia="zh-CN"/>
              </w:rPr>
              <m:t>))</m:t>
            </m:r>
          </m:e>
        </m:nary>
      </m:oMath>
      <w:r w:rsidR="007B7737" w:rsidRPr="006D6453">
        <w:rPr>
          <w:rFonts w:eastAsia="SimSun"/>
          <w:kern w:val="2"/>
          <w:lang w:eastAsia="zh-CN"/>
        </w:rPr>
        <w:t xml:space="preserve">       </w:t>
      </w:r>
      <w:r w:rsidR="007B7737">
        <w:rPr>
          <w:rFonts w:eastAsia="SimSun"/>
          <w:kern w:val="2"/>
          <w:lang w:eastAsia="zh-CN"/>
        </w:rPr>
        <w:t xml:space="preserve">                       </w:t>
      </w:r>
      <w:r w:rsidR="007B7737" w:rsidRPr="006D6453">
        <w:rPr>
          <w:rFonts w:eastAsia="SimSun"/>
          <w:kern w:val="2"/>
          <w:lang w:eastAsia="zh-CN"/>
        </w:rPr>
        <w:t xml:space="preserve">          (1</w:t>
      </w:r>
      <w:r w:rsidR="00324E3C">
        <w:rPr>
          <w:rFonts w:eastAsia="SimSun"/>
          <w:kern w:val="2"/>
          <w:lang w:eastAsia="zh-CN"/>
        </w:rPr>
        <w:t>0</w:t>
      </w:r>
      <w:r w:rsidR="007B7737" w:rsidRPr="006D6453">
        <w:rPr>
          <w:rFonts w:eastAsia="SimSun"/>
          <w:kern w:val="2"/>
          <w:lang w:eastAsia="zh-CN"/>
        </w:rPr>
        <w:t>)</w:t>
      </w:r>
    </w:p>
    <w:p w14:paraId="2651A5DA" w14:textId="2D07E524" w:rsidR="007B7737" w:rsidRPr="00456E02" w:rsidRDefault="007B7737" w:rsidP="009B60DD">
      <w:pPr>
        <w:pStyle w:val="p1a"/>
        <w:spacing w:line="240" w:lineRule="exact"/>
      </w:pPr>
      <w:r w:rsidRPr="00C845EA">
        <w:rPr>
          <w:rFonts w:eastAsia="SimSun"/>
          <w:kern w:val="2"/>
          <w:lang w:eastAsia="zh-CN"/>
        </w:rPr>
        <w:t xml:space="preserve">Where </w:t>
      </w:r>
      <w:r w:rsidRPr="00C845EA">
        <w:rPr>
          <w:rFonts w:eastAsia="SimSun"/>
          <w:i/>
          <w:kern w:val="2"/>
          <w:lang w:eastAsia="zh-CN"/>
        </w:rPr>
        <w:t xml:space="preserve">k </w:t>
      </w:r>
      <w:r w:rsidRPr="00C845EA">
        <w:rPr>
          <w:rFonts w:eastAsia="SimSun"/>
          <w:kern w:val="2"/>
          <w:lang w:eastAsia="zh-CN"/>
        </w:rPr>
        <w:t xml:space="preserve">is the set of validly orderable pairs when </w:t>
      </w:r>
      <w:r w:rsidRPr="00C845EA">
        <w:rPr>
          <w:rFonts w:eastAsia="SimSun"/>
          <w:i/>
          <w:kern w:val="2"/>
          <w:lang w:eastAsia="zh-CN"/>
        </w:rPr>
        <w:t>t</w:t>
      </w:r>
      <w:r w:rsidRPr="00C845EA">
        <w:rPr>
          <w:rFonts w:eastAsia="SimSun"/>
          <w:i/>
          <w:kern w:val="2"/>
          <w:vertAlign w:val="subscript"/>
          <w:lang w:eastAsia="zh-CN"/>
        </w:rPr>
        <w:t>i</w:t>
      </w:r>
      <w:r w:rsidRPr="00C845EA">
        <w:rPr>
          <w:rFonts w:eastAsia="SimSun"/>
          <w:kern w:val="2"/>
          <w:lang w:eastAsia="zh-CN"/>
        </w:rPr>
        <w:t>&lt;</w:t>
      </w:r>
      <w:r w:rsidRPr="00C845EA">
        <w:rPr>
          <w:rFonts w:eastAsia="SimSun"/>
          <w:i/>
          <w:kern w:val="2"/>
          <w:lang w:eastAsia="zh-CN"/>
        </w:rPr>
        <w:t>t</w:t>
      </w:r>
      <w:r w:rsidRPr="00C845EA">
        <w:rPr>
          <w:rFonts w:eastAsia="SimSun"/>
          <w:i/>
          <w:kern w:val="2"/>
          <w:vertAlign w:val="subscript"/>
          <w:lang w:eastAsia="zh-CN"/>
        </w:rPr>
        <w:t>j</w:t>
      </w:r>
      <w:r w:rsidRPr="00C845EA">
        <w:rPr>
          <w:rFonts w:eastAsia="SimSun"/>
          <w:kern w:val="2"/>
          <w:lang w:eastAsia="zh-CN"/>
        </w:rPr>
        <w:t xml:space="preserve">; </w:t>
      </w:r>
      <m:oMath>
        <m:d>
          <m:dPr>
            <m:begChr m:val="|"/>
            <m:endChr m:val="|"/>
            <m:ctrlPr>
              <w:rPr>
                <w:rFonts w:ascii="Cambria Math" w:eastAsia="SimSun" w:hAnsi="Cambria Math"/>
                <w:i/>
                <w:kern w:val="2"/>
                <w:lang w:eastAsia="zh-CN"/>
              </w:rPr>
            </m:ctrlPr>
          </m:dPr>
          <m:e>
            <m:r>
              <w:rPr>
                <w:rFonts w:ascii="Cambria Math" w:eastAsia="SimSun"/>
                <w:kern w:val="2"/>
                <w:lang w:eastAsia="zh-CN"/>
              </w:rPr>
              <m:t>k</m:t>
            </m:r>
          </m:e>
        </m:d>
      </m:oMath>
      <w:r w:rsidRPr="00C845EA">
        <w:rPr>
          <w:rFonts w:eastAsia="SimSun"/>
          <w:kern w:val="2"/>
          <w:lang w:eastAsia="zh-CN"/>
        </w:rPr>
        <w:t xml:space="preserve">represents the number of comparable pairs among them; </w:t>
      </w:r>
      <w:r w:rsidRPr="00C845EA">
        <w:rPr>
          <w:rFonts w:eastAsia="SimSun"/>
          <w:i/>
          <w:kern w:val="2"/>
          <w:lang w:eastAsia="zh-CN"/>
        </w:rPr>
        <w:t>(</w:t>
      </w:r>
      <w:r w:rsidRPr="00C845EA">
        <w:rPr>
          <w:rFonts w:ascii="Cambria Math" w:eastAsia="SimSun" w:hAnsi="Cambria Math" w:cs="Cambria Math"/>
          <w:kern w:val="2"/>
          <w:lang w:eastAsia="zh-CN"/>
        </w:rPr>
        <w:t>𝑥</w:t>
      </w:r>
      <w:r w:rsidRPr="00C845EA">
        <w:rPr>
          <w:rFonts w:eastAsia="SimSun"/>
          <w:kern w:val="2"/>
          <w:lang w:eastAsia="zh-CN"/>
        </w:rPr>
        <w:t xml:space="preserve">) is the prediction of survival time; </w:t>
      </w:r>
      <w:r w:rsidRPr="00C845EA">
        <w:rPr>
          <w:rFonts w:ascii="Cambria Math" w:eastAsia="SimSun" w:hAnsi="Cambria Math" w:cs="Cambria Math"/>
          <w:kern w:val="2"/>
          <w:lang w:eastAsia="zh-CN"/>
        </w:rPr>
        <w:t>𝐼</w:t>
      </w:r>
      <w:r w:rsidRPr="00C845EA">
        <w:rPr>
          <w:rFonts w:eastAsia="SimSun"/>
          <w:kern w:val="2"/>
          <w:lang w:eastAsia="zh-CN"/>
        </w:rPr>
        <w:t xml:space="preserve"> is the indicator function of whether the condition in parentheses is satisfied or not.</w:t>
      </w:r>
      <w:r>
        <w:rPr>
          <w:rFonts w:eastAsia="SimSun"/>
          <w:kern w:val="2"/>
          <w:lang w:eastAsia="zh-CN"/>
        </w:rPr>
        <w:t xml:space="preserve"> </w:t>
      </w:r>
      <w:r w:rsidRPr="00C845EA">
        <w:rPr>
          <w:rFonts w:eastAsia="SimSun"/>
          <w:kern w:val="2"/>
          <w:lang w:eastAsia="zh-CN"/>
        </w:rPr>
        <w:t xml:space="preserve">The C-index estimates the probability that, for a random pair of individuals, the predicted survival times of the two individuals have the same ordering as their true survival times. As the C-index only depends on the ordering of the predictions, it is very useful for evaluating proportional hazards models. This is because the ordering of proportional hazards models does not change over time, which enables us to use the </w:t>
      </w:r>
      <w:r>
        <w:rPr>
          <w:rFonts w:eastAsia="SimSun"/>
          <w:kern w:val="2"/>
          <w:lang w:eastAsia="zh-CN"/>
        </w:rPr>
        <w:t xml:space="preserve">relative risk function instead of </w:t>
      </w:r>
      <w:r w:rsidRPr="00C845EA">
        <w:rPr>
          <w:rFonts w:eastAsia="SimSun"/>
          <w:kern w:val="2"/>
          <w:lang w:eastAsia="zh-CN"/>
        </w:rPr>
        <w:t xml:space="preserve">a metric for predicted survival time. </w:t>
      </w:r>
      <w:r w:rsidRPr="00456E02">
        <w:t xml:space="preserve"> </w:t>
      </w:r>
    </w:p>
    <w:p w14:paraId="25546374" w14:textId="77777777" w:rsidR="00456E02" w:rsidRPr="00456E02" w:rsidRDefault="00456E02" w:rsidP="00456E02">
      <w:pPr>
        <w:pStyle w:val="heading1"/>
      </w:pPr>
      <w:r w:rsidRPr="00456E02">
        <w:lastRenderedPageBreak/>
        <w:t>Results and Discussions</w:t>
      </w:r>
    </w:p>
    <w:p w14:paraId="31782904" w14:textId="1FFE11D0" w:rsidR="00456E02" w:rsidRPr="00456E02" w:rsidRDefault="00920D4E" w:rsidP="00BF2B93">
      <w:pPr>
        <w:pStyle w:val="heading2"/>
      </w:pPr>
      <w:r>
        <w:t>C</w:t>
      </w:r>
      <w:r w:rsidRPr="00920D4E">
        <w:t xml:space="preserve">oexpressed </w:t>
      </w:r>
      <w:r>
        <w:t>g</w:t>
      </w:r>
      <w:r w:rsidRPr="00920D4E">
        <w:t xml:space="preserve">ene </w:t>
      </w:r>
      <w:r>
        <w:t>m</w:t>
      </w:r>
      <w:r w:rsidRPr="00920D4E">
        <w:t>odules</w:t>
      </w:r>
      <w:r w:rsidR="00456E02" w:rsidRPr="00456E02">
        <w:t xml:space="preserve"> </w:t>
      </w:r>
      <w:r>
        <w:t>clustering help to improve prediction accuracy</w:t>
      </w:r>
    </w:p>
    <w:p w14:paraId="69CA4A0E" w14:textId="58E929F9" w:rsidR="00324E3C" w:rsidRDefault="006D6453" w:rsidP="009B60DD">
      <w:pPr>
        <w:pStyle w:val="p1a"/>
        <w:spacing w:line="240" w:lineRule="exact"/>
        <w:rPr>
          <w:rFonts w:eastAsia="SimSun"/>
          <w:kern w:val="2"/>
          <w:lang w:eastAsia="zh-CN"/>
        </w:rPr>
      </w:pPr>
      <w:r w:rsidRPr="006D6453">
        <w:rPr>
          <w:rFonts w:eastAsia="SimSun"/>
          <w:kern w:val="2"/>
          <w:lang w:eastAsia="zh-CN"/>
        </w:rPr>
        <w:t xml:space="preserve">In this section, we tested three gene feature selection methods: </w:t>
      </w:r>
      <w:r w:rsidR="007A1726" w:rsidRPr="007A1726">
        <w:rPr>
          <w:rFonts w:eastAsia="SimSun"/>
          <w:kern w:val="2"/>
          <w:lang w:eastAsia="zh-CN"/>
        </w:rPr>
        <w:t>Denoising Autoencoder (DA)</w:t>
      </w:r>
      <w:r w:rsidR="007A1726">
        <w:rPr>
          <w:rFonts w:eastAsia="SimSun"/>
          <w:kern w:val="2"/>
          <w:lang w:eastAsia="zh-CN"/>
        </w:rPr>
        <w:t xml:space="preserve"> </w:t>
      </w:r>
      <w:r w:rsidR="00795AD7">
        <w:rPr>
          <w:rFonts w:eastAsia="SimSun"/>
          <w:kern w:val="2"/>
          <w:lang w:eastAsia="zh-CN"/>
        </w:rPr>
        <w:fldChar w:fldCharType="begin"/>
      </w:r>
      <w:r w:rsidR="00795AD7">
        <w:rPr>
          <w:rFonts w:eastAsia="SimSun"/>
          <w:kern w:val="2"/>
          <w:lang w:eastAsia="zh-CN"/>
        </w:rPr>
        <w:instrText xml:space="preserve"> ADDIN EN.CITE &lt;EndNote&gt;&lt;Cite&gt;&lt;Author&gt;Liu&lt;/Author&gt;&lt;Year&gt;2019&lt;/Year&gt;&lt;RecNum&gt;61&lt;/RecNum&gt;&lt;DisplayText&gt;(Liu, et al., 2019)&lt;/DisplayText&gt;&lt;record&gt;&lt;rec-number&gt;61&lt;/rec-number&gt;&lt;foreign-keys&gt;&lt;key app="EN" db-id="wvsws5vr9adxabeftfipdvt4d9s5dw22fv2a"&gt;61&lt;/key&gt;&lt;/foreign-keys&gt;&lt;ref-type name="Journal Article"&gt;17&lt;/ref-type&gt;&lt;contributors&gt;&lt;authors&gt;&lt;author&gt;Liu, G&lt;/author&gt;&lt;author&gt;Zhang, WB&lt;/author&gt;&lt;author&gt;Qian, G&lt;/author&gt;&lt;author&gt;Wang, B&lt;/author&gt;&lt;author&gt;Mao, B&lt;/author&gt;&lt;author&gt;Bichindaritz, I&lt;/author&gt;&lt;/authors&gt;&lt;/contributors&gt;&lt;titles&gt;&lt;title&gt;Bioimage-based Prediction of Protein Subcellular Location in Human Tissue with Ensemble Features and Deep Networks&lt;/title&gt;&lt;secondary-title&gt;IEEE/ACM transactions on computational biology and bioinformatics&lt;/secondary-title&gt;&lt;/titles&gt;&lt;periodical&gt;&lt;full-title&gt;IEEE/ACM transactions on computational biology and bioinformatics&lt;/full-title&gt;&lt;/periodical&gt;&lt;dates&gt;&lt;year&gt;2019&lt;/year&gt;&lt;/dates&gt;&lt;isbn&gt;1557-9964&lt;/isbn&gt;&lt;urls&gt;&lt;/urls&gt;&lt;/record&gt;&lt;/Cite&gt;&lt;/EndNote&gt;</w:instrText>
      </w:r>
      <w:r w:rsidR="00795AD7">
        <w:rPr>
          <w:rFonts w:eastAsia="SimSun"/>
          <w:kern w:val="2"/>
          <w:lang w:eastAsia="zh-CN"/>
        </w:rPr>
        <w:fldChar w:fldCharType="separate"/>
      </w:r>
      <w:r w:rsidR="00795AD7">
        <w:rPr>
          <w:rFonts w:eastAsia="SimSun"/>
          <w:noProof/>
          <w:kern w:val="2"/>
          <w:lang w:eastAsia="zh-CN"/>
        </w:rPr>
        <w:t>(</w:t>
      </w:r>
      <w:hyperlink w:anchor="_ENREF_21" w:tooltip="Liu, 2019 #61" w:history="1">
        <w:r w:rsidR="00B85B03">
          <w:rPr>
            <w:rFonts w:eastAsia="SimSun"/>
            <w:noProof/>
            <w:kern w:val="2"/>
            <w:lang w:eastAsia="zh-CN"/>
          </w:rPr>
          <w:t>Liu, et al., 2019</w:t>
        </w:r>
      </w:hyperlink>
      <w:r w:rsidR="00795AD7">
        <w:rPr>
          <w:rFonts w:eastAsia="SimSun"/>
          <w:noProof/>
          <w:kern w:val="2"/>
          <w:lang w:eastAsia="zh-CN"/>
        </w:rPr>
        <w:t>)</w:t>
      </w:r>
      <w:r w:rsidR="00795AD7">
        <w:rPr>
          <w:rFonts w:eastAsia="SimSun"/>
          <w:kern w:val="2"/>
          <w:lang w:eastAsia="zh-CN"/>
        </w:rPr>
        <w:fldChar w:fldCharType="end"/>
      </w:r>
      <w:r w:rsidRPr="006D6453">
        <w:rPr>
          <w:rFonts w:eastAsia="SimSun"/>
          <w:kern w:val="2"/>
          <w:lang w:eastAsia="zh-CN"/>
        </w:rPr>
        <w:t>, lmQCM, and WGCNA.</w:t>
      </w:r>
      <w:r w:rsidRPr="006D6453">
        <w:t xml:space="preserve"> </w:t>
      </w:r>
      <w:r w:rsidR="00FD4B3B" w:rsidRPr="00FD4B3B">
        <w:t>DA has proven to be effective in selecting robust features against input noise and extracting more specific cancer-related pathways or genes</w:t>
      </w:r>
      <w:r w:rsidR="00FD4B3B">
        <w:t xml:space="preserve">. </w:t>
      </w:r>
      <w:r w:rsidRPr="006D6453">
        <w:t xml:space="preserve">We set the number of DA encoder layer nodes as 100, and activation function as 'sigmoid'. In </w:t>
      </w:r>
      <w:r w:rsidRPr="006D6453">
        <w:rPr>
          <w:rFonts w:eastAsia="SimSun"/>
          <w:kern w:val="2"/>
          <w:lang w:eastAsia="zh-CN"/>
        </w:rPr>
        <w:t xml:space="preserve">lmQCM, we set parameters with </w:t>
      </w:r>
      <m:oMath>
        <m:r>
          <w:rPr>
            <w:rFonts w:ascii="Cambria Math" w:eastAsia="SimSun" w:hAnsi="Cambria Math"/>
            <w:kern w:val="2"/>
            <w:lang w:eastAsia="zh-CN"/>
          </w:rPr>
          <m:t>γ=0.30,t=1,α=1,</m:t>
        </m:r>
      </m:oMath>
      <w:r w:rsidR="009B60DD" w:rsidRPr="006D6453">
        <w:rPr>
          <w:rFonts w:eastAsia="SimSun"/>
          <w:kern w:val="2"/>
          <w:lang w:eastAsia="zh-CN"/>
        </w:rPr>
        <w:t xml:space="preserve"> </w:t>
      </w:r>
      <w:r w:rsidRPr="006D6453">
        <w:rPr>
          <w:rFonts w:eastAsia="SimSun"/>
          <w:kern w:val="2"/>
          <w:lang w:eastAsia="zh-CN"/>
        </w:rPr>
        <w:t>and</w:t>
      </w:r>
      <m:oMath>
        <m:r>
          <w:rPr>
            <w:rFonts w:ascii="Cambria Math" w:eastAsia="SimSun"/>
            <w:kern w:val="2"/>
            <w:lang w:eastAsia="zh-CN"/>
          </w:rPr>
          <m:t>β=0.4.</m:t>
        </m:r>
      </m:oMath>
      <w:r w:rsidR="009B60DD" w:rsidRPr="006D6453">
        <w:rPr>
          <w:rFonts w:eastAsia="SimSun"/>
          <w:kern w:val="2"/>
          <w:lang w:eastAsia="zh-CN"/>
        </w:rPr>
        <w:t xml:space="preserve"> </w:t>
      </w:r>
      <w:r w:rsidRPr="006D6453">
        <w:rPr>
          <w:rFonts w:eastAsia="SimSun"/>
          <w:kern w:val="2"/>
          <w:lang w:eastAsia="zh-CN"/>
        </w:rPr>
        <w:t>To WGCNA, we set minModuleSize=</w:t>
      </w:r>
      <w:r w:rsidRPr="006D6453">
        <w:rPr>
          <w:rFonts w:eastAsia="SimSun"/>
          <w:i/>
          <w:kern w:val="2"/>
          <w:lang w:eastAsia="zh-CN"/>
        </w:rPr>
        <w:t>30</w:t>
      </w:r>
      <w:r w:rsidRPr="006D6453">
        <w:rPr>
          <w:rFonts w:eastAsia="SimSun"/>
          <w:kern w:val="2"/>
          <w:lang w:eastAsia="zh-CN"/>
        </w:rPr>
        <w:t xml:space="preserve">. </w:t>
      </w:r>
      <w:r w:rsidRPr="006D6453">
        <w:t xml:space="preserve">Through these three different methods, methylation and mRNA features after dimensionality reduction can be obtained. We use DA algorithm to obtain 100 methylation features and 100 mRNA features respectively. We use lmQCM algorithm to obtain </w:t>
      </w:r>
      <w:r w:rsidR="00FD4B3B">
        <w:t>17</w:t>
      </w:r>
      <w:r w:rsidRPr="006D6453">
        <w:t xml:space="preserve"> methylation features and </w:t>
      </w:r>
      <w:r w:rsidR="00FD4B3B">
        <w:t>1</w:t>
      </w:r>
      <w:r w:rsidR="007F231D">
        <w:t>16</w:t>
      </w:r>
      <w:r w:rsidRPr="006D6453">
        <w:t xml:space="preserve"> mRNA features respectively. Similarly, we use WGCNA algorithm to obtain 12 methylation features and 26 mRNA features respectively. We combine methylation and mRNA features in series and obtain 200, </w:t>
      </w:r>
      <w:r w:rsidR="00FD4B3B">
        <w:t>1</w:t>
      </w:r>
      <w:r w:rsidR="007F231D">
        <w:t>33</w:t>
      </w:r>
      <w:r w:rsidRPr="006D6453">
        <w:t xml:space="preserve">, and 38-dimensional features in three different methods. We test each integrated feature and compare performance between different methods with C-index value. Table 2 summarizes the performance comparison of three methods. </w:t>
      </w:r>
      <w:r w:rsidRPr="006D6453">
        <w:rPr>
          <w:rFonts w:eastAsia="SimSun"/>
          <w:kern w:val="2"/>
          <w:lang w:eastAsia="zh-CN"/>
        </w:rPr>
        <w:t>For the sake of fairness</w:t>
      </w:r>
      <w:r w:rsidRPr="006D6453">
        <w:t xml:space="preserve"> </w:t>
      </w:r>
      <w:r w:rsidRPr="006D6453">
        <w:rPr>
          <w:rFonts w:eastAsia="SimSun"/>
          <w:kern w:val="2"/>
          <w:lang w:eastAsia="zh-CN"/>
        </w:rPr>
        <w:t xml:space="preserve">and convenience, we only carry out the same </w:t>
      </w:r>
      <w:ins w:id="189" w:author="Guanghui Liu" w:date="2021-01-12T17:24:00Z">
        <w:r w:rsidR="00B42E7F">
          <w:rPr>
            <w:rFonts w:eastAsia="SimSun"/>
            <w:kern w:val="2"/>
            <w:lang w:eastAsia="zh-CN"/>
          </w:rPr>
          <w:t xml:space="preserve">single </w:t>
        </w:r>
      </w:ins>
      <w:ins w:id="190" w:author="Guanghui Liu" w:date="2021-01-12T17:25:00Z">
        <w:r w:rsidR="00B42E7F">
          <w:rPr>
            <w:rFonts w:eastAsia="SimSun"/>
            <w:kern w:val="2"/>
            <w:lang w:eastAsia="zh-CN"/>
          </w:rPr>
          <w:t xml:space="preserve">task </w:t>
        </w:r>
      </w:ins>
      <w:r w:rsidRPr="006D6453">
        <w:rPr>
          <w:rFonts w:eastAsia="SimSun"/>
          <w:kern w:val="2"/>
          <w:lang w:eastAsia="zh-CN"/>
        </w:rPr>
        <w:t>loss function, i.e. main loss (</w:t>
      </w:r>
      <w:r w:rsidRPr="006D6453">
        <w:rPr>
          <w:rFonts w:eastAsia="SimSun"/>
          <w:i/>
          <w:kern w:val="2"/>
          <w:lang w:eastAsia="zh-CN"/>
        </w:rPr>
        <w:t>L</w:t>
      </w:r>
      <w:r w:rsidRPr="006D6453">
        <w:rPr>
          <w:rFonts w:eastAsia="SimSun"/>
          <w:i/>
          <w:kern w:val="2"/>
          <w:vertAlign w:val="subscript"/>
          <w:lang w:eastAsia="zh-CN"/>
        </w:rPr>
        <w:t>main</w:t>
      </w:r>
      <w:r w:rsidRPr="006D6453">
        <w:rPr>
          <w:rFonts w:eastAsia="SimSun"/>
          <w:kern w:val="2"/>
          <w:lang w:eastAsia="zh-CN"/>
        </w:rPr>
        <w:t>), and the same biLSTM structure.</w:t>
      </w:r>
    </w:p>
    <w:p w14:paraId="1087DF7E" w14:textId="77777777" w:rsidR="00324E3C" w:rsidRPr="00456E02" w:rsidRDefault="00324E3C" w:rsidP="00984CC9">
      <w:pPr>
        <w:pStyle w:val="p1a"/>
        <w:spacing w:line="240" w:lineRule="exact"/>
        <w:ind w:firstLineChars="150" w:firstLine="300"/>
      </w:pPr>
      <w:r w:rsidRPr="00456E02">
        <w:t>As shown in Table 2, it can be found that lmQCM and WGCNA methods have better performance than DA. In the cross validation on the standard data set, lmQCM is superior to</w:t>
      </w:r>
      <w:r w:rsidRPr="00FD4B3B">
        <w:t xml:space="preserve"> </w:t>
      </w:r>
      <w:r w:rsidRPr="00456E02">
        <w:t xml:space="preserve">WGCNA, but performance improvement is not obvious. Compared with the DA and WGCNA methods, the C-index of lmQCM is improved by </w:t>
      </w:r>
      <w:r>
        <w:t>11</w:t>
      </w:r>
      <w:r w:rsidRPr="00456E02">
        <w:t>.</w:t>
      </w:r>
      <w:r>
        <w:t>08</w:t>
      </w:r>
      <w:r w:rsidRPr="00456E02">
        <w:t xml:space="preserve">% and </w:t>
      </w:r>
      <w:r>
        <w:t>1</w:t>
      </w:r>
      <w:r w:rsidRPr="00456E02">
        <w:t>.</w:t>
      </w:r>
      <w:r>
        <w:t>19</w:t>
      </w:r>
      <w:r w:rsidRPr="00456E02">
        <w:t>%. Considering the similar computational complexity of lmQCM and</w:t>
      </w:r>
      <w:r w:rsidRPr="00FD4B3B">
        <w:t xml:space="preserve"> </w:t>
      </w:r>
      <w:r w:rsidRPr="00456E02">
        <w:t>WGCNA, we decided to adopt lmQCM method to extract gene features.</w:t>
      </w:r>
    </w:p>
    <w:p w14:paraId="4795A789" w14:textId="5EC69C59" w:rsidR="00456E02" w:rsidRPr="006D6453" w:rsidRDefault="006D6453" w:rsidP="006D6453">
      <w:pPr>
        <w:pStyle w:val="p1a"/>
        <w:spacing w:before="240" w:after="120" w:line="220" w:lineRule="atLeast"/>
        <w:rPr>
          <w:sz w:val="18"/>
        </w:rPr>
      </w:pPr>
      <w:r w:rsidRPr="00157427">
        <w:rPr>
          <w:b/>
          <w:sz w:val="18"/>
          <w:szCs w:val="18"/>
        </w:rPr>
        <w:t xml:space="preserve">Table </w:t>
      </w:r>
      <w:r w:rsidRPr="00157427">
        <w:rPr>
          <w:b/>
          <w:sz w:val="18"/>
          <w:szCs w:val="18"/>
        </w:rPr>
        <w:fldChar w:fldCharType="begin"/>
      </w:r>
      <w:r w:rsidRPr="00157427">
        <w:rPr>
          <w:b/>
          <w:sz w:val="18"/>
          <w:szCs w:val="18"/>
        </w:rPr>
        <w:instrText xml:space="preserve"> SEQ "Table" \* MERGEFORMAT </w:instrText>
      </w:r>
      <w:r w:rsidRPr="00157427">
        <w:rPr>
          <w:b/>
          <w:sz w:val="18"/>
          <w:szCs w:val="18"/>
        </w:rPr>
        <w:fldChar w:fldCharType="separate"/>
      </w:r>
      <w:r w:rsidR="005F2ECB">
        <w:rPr>
          <w:b/>
          <w:noProof/>
          <w:sz w:val="18"/>
          <w:szCs w:val="18"/>
        </w:rPr>
        <w:t>2</w:t>
      </w:r>
      <w:r w:rsidRPr="00157427">
        <w:rPr>
          <w:b/>
          <w:sz w:val="18"/>
          <w:szCs w:val="18"/>
        </w:rPr>
        <w:fldChar w:fldCharType="end"/>
      </w:r>
      <w:r w:rsidRPr="00157427">
        <w:rPr>
          <w:b/>
          <w:sz w:val="18"/>
          <w:szCs w:val="18"/>
        </w:rPr>
        <w:t>.</w:t>
      </w:r>
      <w:r w:rsidRPr="00157427">
        <w:rPr>
          <w:sz w:val="18"/>
          <w:szCs w:val="18"/>
        </w:rPr>
        <w:t xml:space="preserve"> </w:t>
      </w:r>
      <w:r w:rsidRPr="006D6453">
        <w:rPr>
          <w:sz w:val="18"/>
        </w:rPr>
        <w:t>Comparison of performance of three gene feature selection methods with C-index.</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2770"/>
        <w:gridCol w:w="1020"/>
      </w:tblGrid>
      <w:tr w:rsidR="00456E02" w:rsidRPr="00456E02" w14:paraId="389B1E37" w14:textId="77777777" w:rsidTr="00086F84">
        <w:trPr>
          <w:trHeight w:hRule="exact" w:val="486"/>
          <w:jc w:val="center"/>
        </w:trPr>
        <w:tc>
          <w:tcPr>
            <w:tcW w:w="2770" w:type="dxa"/>
            <w:tcBorders>
              <w:top w:val="single" w:sz="12" w:space="0" w:color="000000"/>
              <w:bottom w:val="single" w:sz="4" w:space="0" w:color="auto"/>
            </w:tcBorders>
            <w:vAlign w:val="center"/>
          </w:tcPr>
          <w:p w14:paraId="5349068A" w14:textId="77777777" w:rsidR="00456E02" w:rsidRPr="00456E02" w:rsidRDefault="00456E02" w:rsidP="00456E02">
            <w:pPr>
              <w:pStyle w:val="p1a"/>
              <w:rPr>
                <w:b/>
                <w:sz w:val="18"/>
                <w:szCs w:val="18"/>
              </w:rPr>
            </w:pPr>
            <w:r w:rsidRPr="00456E02">
              <w:rPr>
                <w:b/>
                <w:sz w:val="18"/>
                <w:szCs w:val="18"/>
              </w:rPr>
              <w:t>Gene Selection Methods</w:t>
            </w:r>
          </w:p>
        </w:tc>
        <w:tc>
          <w:tcPr>
            <w:tcW w:w="1020" w:type="dxa"/>
            <w:tcBorders>
              <w:top w:val="single" w:sz="12" w:space="0" w:color="000000"/>
              <w:bottom w:val="single" w:sz="4" w:space="0" w:color="auto"/>
            </w:tcBorders>
            <w:vAlign w:val="center"/>
          </w:tcPr>
          <w:p w14:paraId="338CB8D2" w14:textId="77777777" w:rsidR="00456E02" w:rsidRPr="00456E02" w:rsidRDefault="00456E02" w:rsidP="00456E02">
            <w:pPr>
              <w:pStyle w:val="p1a"/>
              <w:rPr>
                <w:b/>
                <w:sz w:val="18"/>
                <w:szCs w:val="18"/>
              </w:rPr>
            </w:pPr>
            <w:r w:rsidRPr="00456E02">
              <w:rPr>
                <w:b/>
                <w:sz w:val="18"/>
                <w:szCs w:val="18"/>
              </w:rPr>
              <w:t>C-index</w:t>
            </w:r>
          </w:p>
        </w:tc>
      </w:tr>
      <w:tr w:rsidR="00456E02" w:rsidRPr="00456E02" w14:paraId="62EC0601" w14:textId="77777777" w:rsidTr="00086F84">
        <w:trPr>
          <w:trHeight w:hRule="exact" w:val="317"/>
          <w:jc w:val="center"/>
        </w:trPr>
        <w:tc>
          <w:tcPr>
            <w:tcW w:w="2770" w:type="dxa"/>
            <w:shd w:val="clear" w:color="auto" w:fill="F3F3F3"/>
            <w:vAlign w:val="center"/>
          </w:tcPr>
          <w:p w14:paraId="31E2FA39" w14:textId="77777777" w:rsidR="00456E02" w:rsidRPr="00456E02" w:rsidRDefault="00456E02" w:rsidP="00456E02">
            <w:pPr>
              <w:pStyle w:val="p1a"/>
              <w:rPr>
                <w:sz w:val="18"/>
                <w:szCs w:val="18"/>
              </w:rPr>
            </w:pPr>
            <w:r w:rsidRPr="00456E02">
              <w:rPr>
                <w:sz w:val="18"/>
                <w:szCs w:val="18"/>
              </w:rPr>
              <w:t>DA</w:t>
            </w:r>
          </w:p>
        </w:tc>
        <w:tc>
          <w:tcPr>
            <w:tcW w:w="1020" w:type="dxa"/>
            <w:shd w:val="clear" w:color="auto" w:fill="F3F3F3"/>
            <w:vAlign w:val="center"/>
          </w:tcPr>
          <w:p w14:paraId="6BA6392B" w14:textId="77777777" w:rsidR="00456E02" w:rsidRPr="00456E02" w:rsidRDefault="00456E02" w:rsidP="00FD4B3B">
            <w:pPr>
              <w:pStyle w:val="p1a"/>
              <w:rPr>
                <w:sz w:val="18"/>
                <w:szCs w:val="18"/>
              </w:rPr>
            </w:pPr>
            <w:r w:rsidRPr="00456E02">
              <w:rPr>
                <w:sz w:val="18"/>
                <w:szCs w:val="18"/>
              </w:rPr>
              <w:t>0.5</w:t>
            </w:r>
            <w:r w:rsidR="00FD4B3B">
              <w:rPr>
                <w:sz w:val="18"/>
                <w:szCs w:val="18"/>
              </w:rPr>
              <w:t>348</w:t>
            </w:r>
          </w:p>
        </w:tc>
      </w:tr>
      <w:tr w:rsidR="00456E02" w:rsidRPr="00456E02" w14:paraId="70BD06CC" w14:textId="77777777" w:rsidTr="00086F84">
        <w:trPr>
          <w:trHeight w:hRule="exact" w:val="326"/>
          <w:jc w:val="center"/>
        </w:trPr>
        <w:tc>
          <w:tcPr>
            <w:tcW w:w="2770" w:type="dxa"/>
            <w:shd w:val="clear" w:color="auto" w:fill="auto"/>
            <w:vAlign w:val="center"/>
          </w:tcPr>
          <w:p w14:paraId="13AF370C" w14:textId="77777777" w:rsidR="00456E02" w:rsidRPr="00456E02" w:rsidRDefault="00456E02" w:rsidP="00456E02">
            <w:pPr>
              <w:pStyle w:val="p1a"/>
              <w:rPr>
                <w:sz w:val="18"/>
                <w:szCs w:val="18"/>
              </w:rPr>
            </w:pPr>
            <w:r w:rsidRPr="00456E02">
              <w:rPr>
                <w:sz w:val="18"/>
                <w:szCs w:val="18"/>
              </w:rPr>
              <w:t>lmQCM</w:t>
            </w:r>
          </w:p>
        </w:tc>
        <w:tc>
          <w:tcPr>
            <w:tcW w:w="1020" w:type="dxa"/>
            <w:shd w:val="clear" w:color="auto" w:fill="auto"/>
            <w:vAlign w:val="center"/>
          </w:tcPr>
          <w:p w14:paraId="43DF834D" w14:textId="310635FD" w:rsidR="00456E02" w:rsidRPr="009163E0" w:rsidRDefault="00456E02" w:rsidP="00FD4B3B">
            <w:pPr>
              <w:pStyle w:val="p1a"/>
              <w:rPr>
                <w:sz w:val="18"/>
                <w:szCs w:val="18"/>
              </w:rPr>
            </w:pPr>
            <w:r w:rsidRPr="009163E0">
              <w:rPr>
                <w:sz w:val="18"/>
                <w:szCs w:val="18"/>
              </w:rPr>
              <w:t>0.6</w:t>
            </w:r>
            <w:r w:rsidR="00FD4B3B" w:rsidRPr="009163E0">
              <w:rPr>
                <w:sz w:val="18"/>
                <w:szCs w:val="18"/>
              </w:rPr>
              <w:t>456</w:t>
            </w:r>
          </w:p>
        </w:tc>
      </w:tr>
      <w:tr w:rsidR="00456E02" w:rsidRPr="00456E02" w14:paraId="36F881D9" w14:textId="77777777" w:rsidTr="00086F84">
        <w:trPr>
          <w:trHeight w:hRule="exact" w:val="332"/>
          <w:jc w:val="center"/>
        </w:trPr>
        <w:tc>
          <w:tcPr>
            <w:tcW w:w="2770" w:type="dxa"/>
            <w:shd w:val="pct5" w:color="auto" w:fill="auto"/>
            <w:vAlign w:val="center"/>
          </w:tcPr>
          <w:p w14:paraId="1EBABA8B" w14:textId="77777777" w:rsidR="00456E02" w:rsidRPr="00456E02" w:rsidRDefault="00456E02" w:rsidP="00456E02">
            <w:pPr>
              <w:pStyle w:val="p1a"/>
              <w:rPr>
                <w:sz w:val="18"/>
                <w:szCs w:val="18"/>
              </w:rPr>
            </w:pPr>
            <w:r w:rsidRPr="00456E02">
              <w:rPr>
                <w:sz w:val="18"/>
                <w:szCs w:val="18"/>
              </w:rPr>
              <w:t>WGCNA</w:t>
            </w:r>
          </w:p>
        </w:tc>
        <w:tc>
          <w:tcPr>
            <w:tcW w:w="1020" w:type="dxa"/>
            <w:shd w:val="pct5" w:color="auto" w:fill="auto"/>
            <w:vAlign w:val="center"/>
          </w:tcPr>
          <w:p w14:paraId="7C9338D7" w14:textId="77777777" w:rsidR="00456E02" w:rsidRPr="00456E02" w:rsidRDefault="00456E02" w:rsidP="00FD4B3B">
            <w:pPr>
              <w:pStyle w:val="p1a"/>
              <w:rPr>
                <w:sz w:val="18"/>
                <w:szCs w:val="18"/>
              </w:rPr>
            </w:pPr>
            <w:r w:rsidRPr="00456E02">
              <w:rPr>
                <w:sz w:val="18"/>
                <w:szCs w:val="18"/>
              </w:rPr>
              <w:t>0.6</w:t>
            </w:r>
            <w:r w:rsidR="00FD4B3B">
              <w:rPr>
                <w:sz w:val="18"/>
                <w:szCs w:val="18"/>
              </w:rPr>
              <w:t>337</w:t>
            </w:r>
          </w:p>
        </w:tc>
      </w:tr>
    </w:tbl>
    <w:p w14:paraId="769A317A" w14:textId="77777777" w:rsidR="00456E02" w:rsidRPr="00456E02" w:rsidRDefault="00F83FB8" w:rsidP="00F83FB8">
      <w:pPr>
        <w:pStyle w:val="heading2"/>
      </w:pPr>
      <w:r w:rsidRPr="00F83FB8">
        <w:t>Multi-feature fusion is superior to</w:t>
      </w:r>
      <w:r w:rsidR="00456E02" w:rsidRPr="00456E02">
        <w:t xml:space="preserve"> </w:t>
      </w:r>
      <w:r>
        <w:t>s</w:t>
      </w:r>
      <w:r w:rsidR="00456E02" w:rsidRPr="00456E02">
        <w:t xml:space="preserve">ingle </w:t>
      </w:r>
      <w:r>
        <w:t>f</w:t>
      </w:r>
      <w:r w:rsidR="00456E02" w:rsidRPr="00456E02">
        <w:t xml:space="preserve">eature </w:t>
      </w:r>
      <w:r>
        <w:t>s</w:t>
      </w:r>
      <w:r w:rsidR="00456E02" w:rsidRPr="00456E02">
        <w:t>et</w:t>
      </w:r>
    </w:p>
    <w:p w14:paraId="146918BF" w14:textId="777F0403" w:rsidR="00456E02" w:rsidRDefault="00456E02" w:rsidP="006D6453">
      <w:pPr>
        <w:pStyle w:val="p1a"/>
      </w:pPr>
      <w:r w:rsidRPr="00456E02">
        <w:t xml:space="preserve">In this section, we evaluate the performance concerning the integrated feature set with different single feature set. After obtaining </w:t>
      </w:r>
      <w:r w:rsidR="00001D78">
        <w:t>1</w:t>
      </w:r>
      <w:r w:rsidR="005B008D">
        <w:t>16</w:t>
      </w:r>
      <w:r w:rsidRPr="00456E02">
        <w:t xml:space="preserve"> mRNA eigengenes and 1</w:t>
      </w:r>
      <w:r w:rsidR="00001D78">
        <w:t>7</w:t>
      </w:r>
      <w:r w:rsidRPr="00456E02">
        <w:t xml:space="preserve"> methylation eigengenes from </w:t>
      </w:r>
      <w:r w:rsidR="00001D78" w:rsidRPr="00456E02">
        <w:t>lmQCM</w:t>
      </w:r>
      <w:r w:rsidRPr="00456E02">
        <w:t xml:space="preserve"> algorithm respectively, we take the two eigengenes as two different single gene feature (named </w:t>
      </w:r>
      <w:r w:rsidRPr="00456E02">
        <w:rPr>
          <w:i/>
        </w:rPr>
        <w:t>G</w:t>
      </w:r>
      <w:r w:rsidRPr="00456E02">
        <w:rPr>
          <w:i/>
          <w:vertAlign w:val="subscript"/>
        </w:rPr>
        <w:t>mRNA</w:t>
      </w:r>
      <w:r w:rsidRPr="00456E02">
        <w:t xml:space="preserve"> and </w:t>
      </w:r>
      <w:r w:rsidRPr="00456E02">
        <w:rPr>
          <w:i/>
        </w:rPr>
        <w:t>G</w:t>
      </w:r>
      <w:r w:rsidRPr="00456E02">
        <w:rPr>
          <w:i/>
          <w:vertAlign w:val="subscript"/>
        </w:rPr>
        <w:t>meth</w:t>
      </w:r>
      <w:r w:rsidRPr="00456E02">
        <w:t xml:space="preserve">) inputs. We combine mRNA and methylation features in sequence and obtain a </w:t>
      </w:r>
      <w:r w:rsidR="00001D78">
        <w:t>1</w:t>
      </w:r>
      <w:r w:rsidR="005B008D">
        <w:t>33</w:t>
      </w:r>
      <w:r w:rsidRPr="00456E02">
        <w:t xml:space="preserve">-dimensional feature vector which will be viewed as integrated gene feature (Named </w:t>
      </w:r>
      <w:r w:rsidRPr="00456E02">
        <w:rPr>
          <w:i/>
        </w:rPr>
        <w:t>G</w:t>
      </w:r>
      <w:r w:rsidRPr="00456E02">
        <w:rPr>
          <w:i/>
          <w:vertAlign w:val="subscript"/>
        </w:rPr>
        <w:t>mRNA</w:t>
      </w:r>
      <w:del w:id="191" w:author="Guanghui Liu" w:date="2021-01-08T17:31:00Z">
        <w:r w:rsidRPr="00456E02" w:rsidDel="007C031C">
          <w:rPr>
            <w:rFonts w:asciiTheme="minorEastAsia" w:eastAsiaTheme="minorEastAsia" w:hAnsiTheme="minorEastAsia" w:hint="eastAsia"/>
            <w:i/>
            <w:vertAlign w:val="subscript"/>
            <w:lang w:eastAsia="zh-CN"/>
          </w:rPr>
          <w:delText>-</w:delText>
        </w:r>
      </w:del>
      <w:ins w:id="192" w:author="Guanghui Liu" w:date="2021-01-08T17:31:00Z">
        <w:r w:rsidR="007C031C">
          <w:rPr>
            <w:rFonts w:asciiTheme="minorEastAsia" w:eastAsiaTheme="minorEastAsia" w:hAnsiTheme="minorEastAsia" w:hint="eastAsia"/>
            <w:i/>
            <w:vertAlign w:val="subscript"/>
            <w:lang w:eastAsia="zh-CN"/>
          </w:rPr>
          <w:t>+</w:t>
        </w:r>
      </w:ins>
      <w:r w:rsidRPr="00456E02">
        <w:rPr>
          <w:i/>
          <w:vertAlign w:val="subscript"/>
        </w:rPr>
        <w:t>meth</w:t>
      </w:r>
      <w:r w:rsidRPr="00456E02">
        <w:t xml:space="preserve">) input. </w:t>
      </w:r>
      <w:r w:rsidR="00804D29" w:rsidRPr="00A31681">
        <w:t>Like above section experiments,</w:t>
      </w:r>
      <w:r w:rsidR="00804D29" w:rsidRPr="00456E02">
        <w:t xml:space="preserve"> </w:t>
      </w:r>
      <w:ins w:id="193" w:author="Guanghui Liu" w:date="2021-01-08T15:11:00Z">
        <w:r w:rsidR="008018CF">
          <w:t>f</w:t>
        </w:r>
        <w:r w:rsidR="008018CF" w:rsidRPr="008018CF">
          <w:t>or the sake of fairness,</w:t>
        </w:r>
      </w:ins>
      <w:ins w:id="194" w:author="Guanghui Liu" w:date="2021-01-08T15:10:00Z">
        <w:r w:rsidR="008018CF">
          <w:t xml:space="preserve"> </w:t>
        </w:r>
      </w:ins>
      <w:r w:rsidR="00804D29" w:rsidRPr="00456E02">
        <w:t xml:space="preserve">we </w:t>
      </w:r>
      <w:del w:id="195" w:author="Guanghui Liu" w:date="2021-01-08T15:08:00Z">
        <w:r w:rsidR="00804D29" w:rsidRPr="00456E02" w:rsidDel="008018CF">
          <w:delText xml:space="preserve">still </w:delText>
        </w:r>
      </w:del>
      <w:r w:rsidR="00804D29" w:rsidRPr="00456E02">
        <w:t xml:space="preserve">carry out the same </w:t>
      </w:r>
      <w:ins w:id="196" w:author="Guanghui Liu" w:date="2021-01-08T15:07:00Z">
        <w:r w:rsidR="009163E0" w:rsidRPr="009163E0">
          <w:t xml:space="preserve">multiple losses ordinary </w:t>
        </w:r>
        <w:r w:rsidR="009163E0" w:rsidRPr="009163E0">
          <w:lastRenderedPageBreak/>
          <w:t xml:space="preserve">COX model procedure </w:t>
        </w:r>
      </w:ins>
      <w:ins w:id="197" w:author="Guanghui Liu" w:date="2021-01-08T15:09:00Z">
        <w:r w:rsidR="008018CF">
          <w:t>(</w:t>
        </w:r>
        <w:r w:rsidR="008018CF" w:rsidRPr="008018CF">
          <w:t xml:space="preserve">i.e. </w:t>
        </w:r>
      </w:ins>
      <w:ins w:id="198" w:author="Guanghui Liu" w:date="2021-01-08T15:07:00Z">
        <w:r w:rsidR="009163E0" w:rsidRPr="009163E0">
          <w:t xml:space="preserve"> ML_ordCOX</w:t>
        </w:r>
      </w:ins>
      <w:ins w:id="199" w:author="Guanghui Liu" w:date="2021-01-08T15:09:00Z">
        <w:r w:rsidR="008018CF">
          <w:t>)</w:t>
        </w:r>
      </w:ins>
      <w:ins w:id="200" w:author="Guanghui Liu" w:date="2021-01-08T15:11:00Z">
        <w:r w:rsidR="008018CF">
          <w:t xml:space="preserve">. </w:t>
        </w:r>
      </w:ins>
      <w:del w:id="201" w:author="Guanghui Liu" w:date="2021-01-08T15:12:00Z">
        <w:r w:rsidR="00804D29" w:rsidRPr="00456E02" w:rsidDel="008018CF">
          <w:delText>loss function, i.e. main loss (</w:delText>
        </w:r>
        <w:r w:rsidR="00804D29" w:rsidRPr="00456E02" w:rsidDel="008018CF">
          <w:rPr>
            <w:i/>
          </w:rPr>
          <w:delText>L</w:delText>
        </w:r>
        <w:r w:rsidR="00804D29" w:rsidRPr="00456E02" w:rsidDel="008018CF">
          <w:rPr>
            <w:i/>
            <w:vertAlign w:val="subscript"/>
          </w:rPr>
          <w:delText>main</w:delText>
        </w:r>
        <w:r w:rsidR="00804D29" w:rsidRPr="00456E02" w:rsidDel="008018CF">
          <w:delText xml:space="preserve">), and the same biLSTM structure. </w:delText>
        </w:r>
      </w:del>
      <w:r w:rsidR="00804D29" w:rsidRPr="00456E02">
        <w:t xml:space="preserve">The experiments compare the performance of the ten-fold cross validation between three feature sets and run </w:t>
      </w:r>
      <w:r w:rsidR="00BC3D41">
        <w:t>10</w:t>
      </w:r>
      <w:r w:rsidR="00804D29" w:rsidRPr="00456E02">
        <w:t>00 iterations.</w:t>
      </w:r>
      <w:r w:rsidR="00804D29">
        <w:t xml:space="preserve"> </w:t>
      </w:r>
      <w:ins w:id="202" w:author="Guanghui Liu" w:date="2021-01-12T17:02:00Z">
        <w:r w:rsidR="00346DE7" w:rsidRPr="00346DE7">
          <w:t>It should be noted</w:t>
        </w:r>
        <w:r w:rsidR="00346DE7">
          <w:t xml:space="preserve"> </w:t>
        </w:r>
        <w:r w:rsidR="00346DE7" w:rsidRPr="00346DE7">
          <w:rPr>
            <w:rFonts w:eastAsiaTheme="minorEastAsia"/>
            <w:lang w:eastAsia="zh-CN"/>
            <w:rPrChange w:id="203" w:author="Guanghui Liu" w:date="2021-01-12T17:02:00Z">
              <w:rPr>
                <w:rFonts w:asciiTheme="minorEastAsia" w:eastAsiaTheme="minorEastAsia" w:hAnsiTheme="minorEastAsia"/>
                <w:lang w:eastAsia="zh-CN"/>
              </w:rPr>
            </w:rPrChange>
          </w:rPr>
          <w:t>that</w:t>
        </w:r>
        <w:r w:rsidR="00346DE7">
          <w:t xml:space="preserve">  </w:t>
        </w:r>
      </w:ins>
      <w:ins w:id="204" w:author="Guanghui Liu" w:date="2021-01-12T17:11:00Z">
        <w:r w:rsidR="00727099">
          <w:t>the learning rate</w:t>
        </w:r>
      </w:ins>
      <w:ins w:id="205" w:author="Guanghui Liu" w:date="2021-01-12T17:12:00Z">
        <w:r w:rsidR="00727099">
          <w:t xml:space="preserve"> </w:t>
        </w:r>
      </w:ins>
      <w:ins w:id="206" w:author="Guanghui Liu" w:date="2021-01-12T17:20:00Z">
        <w:r w:rsidR="00B42E7F">
          <w:t>will be</w:t>
        </w:r>
      </w:ins>
      <w:ins w:id="207" w:author="Guanghui Liu" w:date="2021-01-12T17:12:00Z">
        <w:r w:rsidR="00727099">
          <w:t xml:space="preserve"> </w:t>
        </w:r>
      </w:ins>
      <w:ins w:id="208" w:author="Guanghui Liu" w:date="2021-01-12T17:18:00Z">
        <w:r w:rsidR="00B42E7F">
          <w:t>reduce</w:t>
        </w:r>
      </w:ins>
      <w:ins w:id="209" w:author="Guanghui Liu" w:date="2021-01-12T17:12:00Z">
        <w:r w:rsidR="00727099">
          <w:t xml:space="preserve">d </w:t>
        </w:r>
      </w:ins>
      <w:ins w:id="210" w:author="Guanghui Liu" w:date="2021-01-12T17:17:00Z">
        <w:r w:rsidR="00B42E7F">
          <w:t xml:space="preserve">by half </w:t>
        </w:r>
      </w:ins>
      <w:ins w:id="211" w:author="Guanghui Liu" w:date="2021-01-12T17:12:00Z">
        <w:r w:rsidR="00727099">
          <w:t>every 100 iterations</w:t>
        </w:r>
      </w:ins>
      <w:ins w:id="212" w:author="Guanghui Liu" w:date="2021-01-12T17:20:00Z">
        <w:r w:rsidR="00B42E7F">
          <w:t xml:space="preserve"> </w:t>
        </w:r>
      </w:ins>
      <w:ins w:id="213" w:author="Guanghui Liu" w:date="2021-01-12T17:21:00Z">
        <w:r w:rsidR="00B42E7F" w:rsidRPr="00B42E7F">
          <w:t>during training phase</w:t>
        </w:r>
        <w:r w:rsidR="00B42E7F">
          <w:t xml:space="preserve"> i</w:t>
        </w:r>
      </w:ins>
      <w:ins w:id="214" w:author="Guanghui Liu" w:date="2021-01-12T17:20:00Z">
        <w:r w:rsidR="00B42E7F">
          <w:t xml:space="preserve">n order to improve </w:t>
        </w:r>
      </w:ins>
      <w:ins w:id="215" w:author="Guanghui Liu" w:date="2021-01-12T17:46:00Z">
        <w:r w:rsidR="008E1DBC">
          <w:t xml:space="preserve">model </w:t>
        </w:r>
      </w:ins>
      <w:ins w:id="216" w:author="Guanghui Liu" w:date="2021-01-12T17:20:00Z">
        <w:r w:rsidR="00B42E7F">
          <w:t>performance</w:t>
        </w:r>
      </w:ins>
      <w:ins w:id="217" w:author="Guanghui Liu" w:date="2021-01-12T17:12:00Z">
        <w:r w:rsidR="00727099">
          <w:t xml:space="preserve">. </w:t>
        </w:r>
      </w:ins>
      <w:r w:rsidRPr="00456E02">
        <w:t xml:space="preserve">Table 3 summarizes the performance comparison of the three feature sets with the values of the C-index. </w:t>
      </w:r>
    </w:p>
    <w:p w14:paraId="23051DDD" w14:textId="77777777" w:rsidR="00972E70" w:rsidRDefault="00972E70" w:rsidP="00972E70">
      <w:pPr>
        <w:pStyle w:val="p1a"/>
        <w:spacing w:before="240" w:after="120" w:line="220" w:lineRule="atLeast"/>
        <w:rPr>
          <w:sz w:val="18"/>
          <w:szCs w:val="18"/>
        </w:rPr>
      </w:pPr>
      <w:r w:rsidRPr="00157427">
        <w:rPr>
          <w:b/>
          <w:sz w:val="18"/>
          <w:szCs w:val="18"/>
        </w:rPr>
        <w:t xml:space="preserve">Table </w:t>
      </w:r>
      <w:r>
        <w:rPr>
          <w:b/>
          <w:sz w:val="18"/>
          <w:szCs w:val="18"/>
        </w:rPr>
        <w:t>3</w:t>
      </w:r>
      <w:r w:rsidRPr="00157427">
        <w:rPr>
          <w:b/>
          <w:sz w:val="18"/>
          <w:szCs w:val="18"/>
        </w:rPr>
        <w:t>.</w:t>
      </w:r>
      <w:r w:rsidRPr="00157427">
        <w:rPr>
          <w:sz w:val="18"/>
          <w:szCs w:val="18"/>
        </w:rPr>
        <w:t xml:space="preserve"> </w:t>
      </w:r>
      <w:r w:rsidRPr="00456E02">
        <w:rPr>
          <w:sz w:val="18"/>
          <w:szCs w:val="18"/>
        </w:rPr>
        <w:t>Performance comparison among integrated feature set and single feature sets with C-index.</w:t>
      </w:r>
    </w:p>
    <w:tbl>
      <w:tblPr>
        <w:tblpPr w:leftFromText="180" w:rightFromText="180" w:vertAnchor="text" w:horzAnchor="margin" w:tblpXSpec="center" w:tblpY="17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9"/>
        <w:gridCol w:w="1049"/>
      </w:tblGrid>
      <w:tr w:rsidR="00972E70" w:rsidRPr="00456E02" w14:paraId="4138608C" w14:textId="77777777" w:rsidTr="00086F84">
        <w:trPr>
          <w:trHeight w:hRule="exact" w:val="339"/>
        </w:trPr>
        <w:tc>
          <w:tcPr>
            <w:tcW w:w="2249" w:type="dxa"/>
            <w:tcBorders>
              <w:top w:val="single" w:sz="12" w:space="0" w:color="auto"/>
              <w:left w:val="nil"/>
              <w:bottom w:val="single" w:sz="4" w:space="0" w:color="auto"/>
              <w:right w:val="nil"/>
            </w:tcBorders>
            <w:shd w:val="clear" w:color="auto" w:fill="auto"/>
          </w:tcPr>
          <w:p w14:paraId="165764A8" w14:textId="3372988C" w:rsidR="00972E70" w:rsidRPr="00456E02" w:rsidRDefault="00972E70" w:rsidP="00AA5905">
            <w:pPr>
              <w:pStyle w:val="p1a"/>
              <w:rPr>
                <w:b/>
                <w:sz w:val="18"/>
                <w:szCs w:val="18"/>
              </w:rPr>
            </w:pPr>
            <w:bookmarkStart w:id="218" w:name="_Hlk47960282"/>
            <w:del w:id="219" w:author="Guanghui Liu" w:date="2021-01-07T12:15:00Z">
              <w:r w:rsidRPr="00456E02" w:rsidDel="0085105F">
                <w:rPr>
                  <w:b/>
                  <w:sz w:val="18"/>
                  <w:szCs w:val="18"/>
                </w:rPr>
                <w:delText>Methods</w:delText>
              </w:r>
            </w:del>
          </w:p>
        </w:tc>
        <w:tc>
          <w:tcPr>
            <w:tcW w:w="1049" w:type="dxa"/>
            <w:tcBorders>
              <w:top w:val="single" w:sz="12" w:space="0" w:color="auto"/>
              <w:left w:val="nil"/>
              <w:bottom w:val="single" w:sz="4" w:space="0" w:color="auto"/>
              <w:right w:val="nil"/>
            </w:tcBorders>
            <w:shd w:val="clear" w:color="auto" w:fill="auto"/>
          </w:tcPr>
          <w:p w14:paraId="31BD2B71" w14:textId="400FA67B" w:rsidR="00972E70" w:rsidRPr="00456E02" w:rsidRDefault="00972E70" w:rsidP="00AA5905">
            <w:pPr>
              <w:pStyle w:val="p1a"/>
              <w:rPr>
                <w:b/>
                <w:sz w:val="18"/>
                <w:szCs w:val="18"/>
              </w:rPr>
            </w:pPr>
            <w:del w:id="220" w:author="Guanghui Liu" w:date="2021-01-07T12:15:00Z">
              <w:r w:rsidRPr="00456E02" w:rsidDel="0085105F">
                <w:rPr>
                  <w:b/>
                  <w:sz w:val="18"/>
                  <w:szCs w:val="18"/>
                </w:rPr>
                <w:delText>C-index</w:delText>
              </w:r>
            </w:del>
          </w:p>
        </w:tc>
      </w:tr>
      <w:tr w:rsidR="00972E70" w:rsidRPr="00456E02" w14:paraId="3B26AF2F" w14:textId="77777777" w:rsidTr="00086F84">
        <w:trPr>
          <w:trHeight w:hRule="exact" w:val="320"/>
        </w:trPr>
        <w:tc>
          <w:tcPr>
            <w:tcW w:w="2249" w:type="dxa"/>
            <w:tcBorders>
              <w:top w:val="single" w:sz="4" w:space="0" w:color="auto"/>
              <w:left w:val="nil"/>
              <w:bottom w:val="nil"/>
              <w:right w:val="nil"/>
            </w:tcBorders>
            <w:shd w:val="pct5" w:color="auto" w:fill="auto"/>
          </w:tcPr>
          <w:p w14:paraId="2ADCB42D" w14:textId="1CD8C589" w:rsidR="00972E70" w:rsidRPr="00456E02" w:rsidRDefault="00972E70" w:rsidP="00AA5905">
            <w:pPr>
              <w:pStyle w:val="p1a"/>
              <w:rPr>
                <w:i/>
                <w:sz w:val="18"/>
                <w:szCs w:val="18"/>
              </w:rPr>
            </w:pPr>
            <w:del w:id="221" w:author="Guanghui Liu" w:date="2021-01-07T12:15:00Z">
              <w:r w:rsidRPr="00456E02" w:rsidDel="0085105F">
                <w:rPr>
                  <w:i/>
                  <w:sz w:val="18"/>
                  <w:szCs w:val="18"/>
                </w:rPr>
                <w:delText>G</w:delText>
              </w:r>
              <w:r w:rsidRPr="00456E02" w:rsidDel="0085105F">
                <w:rPr>
                  <w:i/>
                  <w:sz w:val="18"/>
                  <w:szCs w:val="18"/>
                  <w:vertAlign w:val="subscript"/>
                </w:rPr>
                <w:delText>mRNA-meth</w:delText>
              </w:r>
            </w:del>
          </w:p>
        </w:tc>
        <w:tc>
          <w:tcPr>
            <w:tcW w:w="1049" w:type="dxa"/>
            <w:tcBorders>
              <w:top w:val="single" w:sz="4" w:space="0" w:color="auto"/>
              <w:left w:val="nil"/>
              <w:bottom w:val="nil"/>
              <w:right w:val="nil"/>
            </w:tcBorders>
            <w:shd w:val="pct5" w:color="auto" w:fill="auto"/>
          </w:tcPr>
          <w:p w14:paraId="6FF8E99A" w14:textId="6154D522" w:rsidR="00972E70" w:rsidRPr="00456E02" w:rsidRDefault="00972E70" w:rsidP="00AA5905">
            <w:pPr>
              <w:pStyle w:val="p1a"/>
              <w:rPr>
                <w:sz w:val="18"/>
                <w:szCs w:val="18"/>
              </w:rPr>
            </w:pPr>
            <w:del w:id="222" w:author="Guanghui Liu" w:date="2021-01-07T12:15:00Z">
              <w:r w:rsidRPr="00456E02" w:rsidDel="0085105F">
                <w:rPr>
                  <w:sz w:val="18"/>
                  <w:szCs w:val="18"/>
                </w:rPr>
                <w:delText>0.6</w:delText>
              </w:r>
              <w:r w:rsidDel="0085105F">
                <w:rPr>
                  <w:sz w:val="18"/>
                  <w:szCs w:val="18"/>
                </w:rPr>
                <w:delText>456</w:delText>
              </w:r>
            </w:del>
          </w:p>
        </w:tc>
      </w:tr>
      <w:tr w:rsidR="00972E70" w:rsidRPr="00456E02" w14:paraId="46CDB228" w14:textId="77777777" w:rsidTr="00086F84">
        <w:trPr>
          <w:trHeight w:hRule="exact" w:val="329"/>
        </w:trPr>
        <w:tc>
          <w:tcPr>
            <w:tcW w:w="2249" w:type="dxa"/>
            <w:tcBorders>
              <w:top w:val="nil"/>
              <w:left w:val="nil"/>
              <w:bottom w:val="nil"/>
              <w:right w:val="nil"/>
            </w:tcBorders>
            <w:shd w:val="clear" w:color="auto" w:fill="auto"/>
          </w:tcPr>
          <w:p w14:paraId="561B69D3" w14:textId="077E9CF8" w:rsidR="00972E70" w:rsidRPr="00456E02" w:rsidRDefault="00972E70" w:rsidP="00AA5905">
            <w:pPr>
              <w:pStyle w:val="p1a"/>
              <w:rPr>
                <w:i/>
                <w:sz w:val="18"/>
                <w:szCs w:val="18"/>
              </w:rPr>
            </w:pPr>
            <w:del w:id="223" w:author="Guanghui Liu" w:date="2021-01-07T12:15:00Z">
              <w:r w:rsidRPr="00456E02" w:rsidDel="0085105F">
                <w:rPr>
                  <w:i/>
                  <w:sz w:val="18"/>
                  <w:szCs w:val="18"/>
                </w:rPr>
                <w:delText>G</w:delText>
              </w:r>
              <w:r w:rsidRPr="00456E02" w:rsidDel="0085105F">
                <w:rPr>
                  <w:i/>
                  <w:sz w:val="18"/>
                  <w:szCs w:val="18"/>
                  <w:vertAlign w:val="subscript"/>
                </w:rPr>
                <w:delText>meth</w:delText>
              </w:r>
            </w:del>
          </w:p>
        </w:tc>
        <w:tc>
          <w:tcPr>
            <w:tcW w:w="1049" w:type="dxa"/>
            <w:tcBorders>
              <w:top w:val="nil"/>
              <w:left w:val="nil"/>
              <w:bottom w:val="nil"/>
              <w:right w:val="nil"/>
            </w:tcBorders>
            <w:shd w:val="clear" w:color="auto" w:fill="auto"/>
          </w:tcPr>
          <w:p w14:paraId="74B7B5FD" w14:textId="187EBB3E" w:rsidR="00972E70" w:rsidRPr="00456E02" w:rsidRDefault="00972E70" w:rsidP="00AA5905">
            <w:pPr>
              <w:pStyle w:val="p1a"/>
              <w:rPr>
                <w:sz w:val="18"/>
                <w:szCs w:val="18"/>
              </w:rPr>
            </w:pPr>
            <w:del w:id="224" w:author="Guanghui Liu" w:date="2021-01-07T12:15:00Z">
              <w:r w:rsidRPr="00456E02" w:rsidDel="0085105F">
                <w:rPr>
                  <w:rFonts w:hint="eastAsia"/>
                  <w:sz w:val="18"/>
                  <w:szCs w:val="18"/>
                </w:rPr>
                <w:delText>0.5</w:delText>
              </w:r>
              <w:r w:rsidDel="0085105F">
                <w:rPr>
                  <w:sz w:val="18"/>
                  <w:szCs w:val="18"/>
                </w:rPr>
                <w:delText>94</w:delText>
              </w:r>
              <w:r w:rsidRPr="00456E02" w:rsidDel="0085105F">
                <w:rPr>
                  <w:rFonts w:hint="eastAsia"/>
                  <w:sz w:val="18"/>
                  <w:szCs w:val="18"/>
                </w:rPr>
                <w:delText>2</w:delText>
              </w:r>
            </w:del>
          </w:p>
        </w:tc>
      </w:tr>
      <w:tr w:rsidR="00972E70" w:rsidRPr="00456E02" w14:paraId="6F13181D" w14:textId="77777777" w:rsidTr="00086F84">
        <w:trPr>
          <w:trHeight w:hRule="exact" w:val="277"/>
        </w:trPr>
        <w:tc>
          <w:tcPr>
            <w:tcW w:w="2249" w:type="dxa"/>
            <w:tcBorders>
              <w:top w:val="nil"/>
              <w:left w:val="nil"/>
              <w:bottom w:val="single" w:sz="12" w:space="0" w:color="auto"/>
              <w:right w:val="nil"/>
            </w:tcBorders>
            <w:shd w:val="pct5" w:color="auto" w:fill="auto"/>
          </w:tcPr>
          <w:p w14:paraId="5C387D20" w14:textId="38E81217" w:rsidR="00972E70" w:rsidRPr="00456E02" w:rsidRDefault="00972E70" w:rsidP="00AA5905">
            <w:pPr>
              <w:pStyle w:val="p1a"/>
              <w:rPr>
                <w:i/>
                <w:sz w:val="18"/>
                <w:szCs w:val="18"/>
              </w:rPr>
            </w:pPr>
            <w:del w:id="225" w:author="Guanghui Liu" w:date="2021-01-07T12:15:00Z">
              <w:r w:rsidRPr="00456E02" w:rsidDel="0085105F">
                <w:rPr>
                  <w:i/>
                  <w:sz w:val="18"/>
                  <w:szCs w:val="18"/>
                </w:rPr>
                <w:delText>G</w:delText>
              </w:r>
              <w:r w:rsidRPr="00456E02" w:rsidDel="0085105F">
                <w:rPr>
                  <w:i/>
                  <w:sz w:val="18"/>
                  <w:szCs w:val="18"/>
                  <w:vertAlign w:val="subscript"/>
                </w:rPr>
                <w:delText>mRNA</w:delText>
              </w:r>
            </w:del>
          </w:p>
        </w:tc>
        <w:tc>
          <w:tcPr>
            <w:tcW w:w="1049" w:type="dxa"/>
            <w:tcBorders>
              <w:top w:val="nil"/>
              <w:left w:val="nil"/>
              <w:bottom w:val="single" w:sz="12" w:space="0" w:color="auto"/>
              <w:right w:val="nil"/>
            </w:tcBorders>
            <w:shd w:val="pct5" w:color="auto" w:fill="auto"/>
          </w:tcPr>
          <w:p w14:paraId="7E25113C" w14:textId="20581218" w:rsidR="00972E70" w:rsidRPr="00456E02" w:rsidRDefault="00972E70" w:rsidP="00AA5905">
            <w:pPr>
              <w:pStyle w:val="p1a"/>
              <w:rPr>
                <w:sz w:val="18"/>
                <w:szCs w:val="18"/>
              </w:rPr>
            </w:pPr>
            <w:del w:id="226" w:author="Guanghui Liu" w:date="2021-01-07T12:15:00Z">
              <w:r w:rsidRPr="00456E02" w:rsidDel="0085105F">
                <w:rPr>
                  <w:rFonts w:hint="eastAsia"/>
                  <w:sz w:val="18"/>
                  <w:szCs w:val="18"/>
                </w:rPr>
                <w:delText>0.5</w:delText>
              </w:r>
              <w:r w:rsidDel="0085105F">
                <w:rPr>
                  <w:sz w:val="18"/>
                  <w:szCs w:val="18"/>
                </w:rPr>
                <w:delText>673</w:delText>
              </w:r>
            </w:del>
          </w:p>
        </w:tc>
      </w:tr>
      <w:bookmarkEnd w:id="218"/>
    </w:tbl>
    <w:p w14:paraId="4A911156" w14:textId="77777777" w:rsidR="00972E70" w:rsidRDefault="00972E70" w:rsidP="00972E70"/>
    <w:p w14:paraId="3A52F35F" w14:textId="77777777" w:rsidR="00972E70" w:rsidRDefault="00972E70" w:rsidP="00972E70"/>
    <w:p w14:paraId="1B4F6944" w14:textId="77777777" w:rsidR="00972E70" w:rsidRDefault="00972E70" w:rsidP="00972E70"/>
    <w:p w14:paraId="508622CE" w14:textId="77777777" w:rsidR="00972E70" w:rsidRDefault="00972E70" w:rsidP="00972E70"/>
    <w:p w14:paraId="44F20F27" w14:textId="77777777" w:rsidR="00972E70" w:rsidRDefault="00972E70" w:rsidP="00972E70"/>
    <w:p w14:paraId="4B4BFB43" w14:textId="77777777" w:rsidR="00972E70" w:rsidRPr="00972E70" w:rsidRDefault="00972E70" w:rsidP="00972E70"/>
    <w:p w14:paraId="19061B59" w14:textId="77777777" w:rsidR="00086F84" w:rsidRDefault="00086F84" w:rsidP="00157427">
      <w:pPr>
        <w:pStyle w:val="p1a"/>
        <w:ind w:firstLineChars="150" w:firstLine="300"/>
      </w:pPr>
    </w:p>
    <w:tbl>
      <w:tblPr>
        <w:tblpPr w:leftFromText="180" w:rightFromText="180" w:vertAnchor="text" w:horzAnchor="margin" w:tblpXSpec="center" w:tblpY="17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9"/>
        <w:gridCol w:w="1049"/>
      </w:tblGrid>
      <w:tr w:rsidR="0085105F" w:rsidRPr="00456E02" w14:paraId="124E609F" w14:textId="77777777" w:rsidTr="00E80D81">
        <w:trPr>
          <w:trHeight w:hRule="exact" w:val="339"/>
          <w:ins w:id="227" w:author="Guanghui Liu" w:date="2021-01-07T12:15:00Z"/>
        </w:trPr>
        <w:tc>
          <w:tcPr>
            <w:tcW w:w="2249" w:type="dxa"/>
            <w:tcBorders>
              <w:top w:val="single" w:sz="12" w:space="0" w:color="auto"/>
              <w:left w:val="nil"/>
              <w:bottom w:val="single" w:sz="4" w:space="0" w:color="auto"/>
              <w:right w:val="nil"/>
            </w:tcBorders>
            <w:shd w:val="clear" w:color="auto" w:fill="auto"/>
          </w:tcPr>
          <w:p w14:paraId="70875A7C" w14:textId="0D624D5B" w:rsidR="0085105F" w:rsidRPr="00FD4DE5" w:rsidRDefault="00570B22" w:rsidP="00E80D81">
            <w:pPr>
              <w:pStyle w:val="p1a"/>
              <w:rPr>
                <w:ins w:id="228" w:author="Guanghui Liu" w:date="2021-01-07T12:15:00Z"/>
                <w:b/>
                <w:sz w:val="18"/>
                <w:szCs w:val="18"/>
              </w:rPr>
            </w:pPr>
            <w:ins w:id="229" w:author="Guanghui Liu" w:date="2021-01-08T15:59:00Z">
              <w:r w:rsidRPr="00570B22">
                <w:rPr>
                  <w:b/>
                  <w:sz w:val="18"/>
                  <w:szCs w:val="18"/>
                </w:rPr>
                <w:t>Feature S</w:t>
              </w:r>
              <w:r w:rsidRPr="009A73CC">
                <w:rPr>
                  <w:b/>
                  <w:sz w:val="18"/>
                  <w:szCs w:val="18"/>
                </w:rPr>
                <w:t>et</w:t>
              </w:r>
              <w:r w:rsidRPr="009A73CC">
                <w:rPr>
                  <w:rFonts w:asciiTheme="minorEastAsia" w:eastAsiaTheme="minorEastAsia" w:hAnsiTheme="minorEastAsia"/>
                  <w:b/>
                  <w:sz w:val="18"/>
                  <w:szCs w:val="18"/>
                  <w:lang w:eastAsia="zh-CN"/>
                </w:rPr>
                <w:t>s</w:t>
              </w:r>
            </w:ins>
          </w:p>
        </w:tc>
        <w:tc>
          <w:tcPr>
            <w:tcW w:w="1049" w:type="dxa"/>
            <w:tcBorders>
              <w:top w:val="single" w:sz="12" w:space="0" w:color="auto"/>
              <w:left w:val="nil"/>
              <w:bottom w:val="single" w:sz="4" w:space="0" w:color="auto"/>
              <w:right w:val="nil"/>
            </w:tcBorders>
            <w:shd w:val="clear" w:color="auto" w:fill="auto"/>
          </w:tcPr>
          <w:p w14:paraId="13A73FFC" w14:textId="77777777" w:rsidR="0085105F" w:rsidRPr="00456E02" w:rsidRDefault="0085105F" w:rsidP="00E80D81">
            <w:pPr>
              <w:pStyle w:val="p1a"/>
              <w:rPr>
                <w:ins w:id="230" w:author="Guanghui Liu" w:date="2021-01-07T12:15:00Z"/>
                <w:b/>
                <w:sz w:val="18"/>
                <w:szCs w:val="18"/>
              </w:rPr>
            </w:pPr>
            <w:ins w:id="231" w:author="Guanghui Liu" w:date="2021-01-07T12:15:00Z">
              <w:r w:rsidRPr="00456E02">
                <w:rPr>
                  <w:b/>
                  <w:sz w:val="18"/>
                  <w:szCs w:val="18"/>
                </w:rPr>
                <w:t>C-index</w:t>
              </w:r>
            </w:ins>
          </w:p>
        </w:tc>
      </w:tr>
      <w:tr w:rsidR="0085105F" w:rsidRPr="00456E02" w14:paraId="05373F91" w14:textId="77777777" w:rsidTr="00E80D81">
        <w:trPr>
          <w:trHeight w:hRule="exact" w:val="320"/>
          <w:ins w:id="232" w:author="Guanghui Liu" w:date="2021-01-07T12:15:00Z"/>
        </w:trPr>
        <w:tc>
          <w:tcPr>
            <w:tcW w:w="2249" w:type="dxa"/>
            <w:tcBorders>
              <w:top w:val="single" w:sz="4" w:space="0" w:color="auto"/>
              <w:left w:val="nil"/>
              <w:bottom w:val="nil"/>
              <w:right w:val="nil"/>
            </w:tcBorders>
            <w:shd w:val="pct5" w:color="auto" w:fill="auto"/>
          </w:tcPr>
          <w:p w14:paraId="63DD5E78" w14:textId="653DDB7A" w:rsidR="0085105F" w:rsidRPr="00456E02" w:rsidRDefault="000B794E" w:rsidP="00E80D81">
            <w:pPr>
              <w:pStyle w:val="p1a"/>
              <w:rPr>
                <w:ins w:id="233" w:author="Guanghui Liu" w:date="2021-01-07T12:15:00Z"/>
                <w:i/>
                <w:sz w:val="18"/>
                <w:szCs w:val="18"/>
              </w:rPr>
            </w:pPr>
            <w:ins w:id="234" w:author="Guanghui Liu" w:date="2021-01-08T15:55:00Z">
              <w:r w:rsidRPr="000B794E">
                <w:rPr>
                  <w:i/>
                  <w:sz w:val="18"/>
                  <w:szCs w:val="18"/>
                </w:rPr>
                <w:t>G</w:t>
              </w:r>
              <w:r w:rsidRPr="000B794E">
                <w:rPr>
                  <w:i/>
                  <w:sz w:val="18"/>
                  <w:szCs w:val="18"/>
                  <w:vertAlign w:val="subscript"/>
                  <w:rPrChange w:id="235" w:author="Guanghui Liu" w:date="2021-01-08T15:55:00Z">
                    <w:rPr>
                      <w:i/>
                      <w:sz w:val="18"/>
                      <w:szCs w:val="18"/>
                    </w:rPr>
                  </w:rPrChange>
                </w:rPr>
                <w:t>mRNA</w:t>
              </w:r>
            </w:ins>
            <w:ins w:id="236" w:author="Guanghui Liu" w:date="2021-01-08T17:30:00Z">
              <w:r w:rsidR="007C031C">
                <w:rPr>
                  <w:rFonts w:asciiTheme="minorEastAsia" w:eastAsiaTheme="minorEastAsia" w:hAnsiTheme="minorEastAsia" w:hint="eastAsia"/>
                  <w:i/>
                  <w:sz w:val="18"/>
                  <w:szCs w:val="18"/>
                  <w:vertAlign w:val="subscript"/>
                  <w:lang w:eastAsia="zh-CN"/>
                </w:rPr>
                <w:t>+</w:t>
              </w:r>
            </w:ins>
            <w:ins w:id="237" w:author="Guanghui Liu" w:date="2021-01-08T15:55:00Z">
              <w:r w:rsidRPr="000B794E">
                <w:rPr>
                  <w:i/>
                  <w:sz w:val="18"/>
                  <w:szCs w:val="18"/>
                  <w:vertAlign w:val="subscript"/>
                  <w:rPrChange w:id="238" w:author="Guanghui Liu" w:date="2021-01-08T15:55:00Z">
                    <w:rPr>
                      <w:i/>
                      <w:sz w:val="18"/>
                      <w:szCs w:val="18"/>
                    </w:rPr>
                  </w:rPrChange>
                </w:rPr>
                <w:t>meth</w:t>
              </w:r>
            </w:ins>
          </w:p>
        </w:tc>
        <w:tc>
          <w:tcPr>
            <w:tcW w:w="1049" w:type="dxa"/>
            <w:tcBorders>
              <w:top w:val="single" w:sz="4" w:space="0" w:color="auto"/>
              <w:left w:val="nil"/>
              <w:bottom w:val="nil"/>
              <w:right w:val="nil"/>
            </w:tcBorders>
            <w:shd w:val="pct5" w:color="auto" w:fill="auto"/>
          </w:tcPr>
          <w:p w14:paraId="3E7E0FF7" w14:textId="10AA0A7A" w:rsidR="0085105F" w:rsidRPr="00456E02" w:rsidRDefault="0085105F" w:rsidP="00E80D81">
            <w:pPr>
              <w:pStyle w:val="p1a"/>
              <w:rPr>
                <w:ins w:id="239" w:author="Guanghui Liu" w:date="2021-01-07T12:15:00Z"/>
                <w:sz w:val="18"/>
                <w:szCs w:val="18"/>
              </w:rPr>
            </w:pPr>
            <w:ins w:id="240" w:author="Guanghui Liu" w:date="2021-01-07T12:15:00Z">
              <w:r w:rsidRPr="00456E02">
                <w:rPr>
                  <w:sz w:val="18"/>
                  <w:szCs w:val="18"/>
                </w:rPr>
                <w:t>0.</w:t>
              </w:r>
            </w:ins>
            <w:ins w:id="241" w:author="Guanghui Liu" w:date="2021-01-08T14:53:00Z">
              <w:r w:rsidR="009A2293">
                <w:rPr>
                  <w:sz w:val="18"/>
                  <w:szCs w:val="18"/>
                </w:rPr>
                <w:t>6945</w:t>
              </w:r>
            </w:ins>
          </w:p>
        </w:tc>
      </w:tr>
      <w:tr w:rsidR="0085105F" w:rsidRPr="00456E02" w14:paraId="7ADEC06C" w14:textId="77777777" w:rsidTr="00E80D81">
        <w:trPr>
          <w:trHeight w:hRule="exact" w:val="329"/>
          <w:ins w:id="242" w:author="Guanghui Liu" w:date="2021-01-07T12:15:00Z"/>
        </w:trPr>
        <w:tc>
          <w:tcPr>
            <w:tcW w:w="2249" w:type="dxa"/>
            <w:tcBorders>
              <w:top w:val="nil"/>
              <w:left w:val="nil"/>
              <w:bottom w:val="nil"/>
              <w:right w:val="nil"/>
            </w:tcBorders>
            <w:shd w:val="clear" w:color="auto" w:fill="auto"/>
          </w:tcPr>
          <w:p w14:paraId="338E4012" w14:textId="757CE2B8" w:rsidR="0085105F" w:rsidRPr="00456E02" w:rsidRDefault="0085105F" w:rsidP="00E80D81">
            <w:pPr>
              <w:pStyle w:val="p1a"/>
              <w:rPr>
                <w:ins w:id="243" w:author="Guanghui Liu" w:date="2021-01-07T12:15:00Z"/>
                <w:i/>
                <w:sz w:val="18"/>
                <w:szCs w:val="18"/>
              </w:rPr>
            </w:pPr>
            <w:ins w:id="244" w:author="Guanghui Liu" w:date="2021-01-07T12:17:00Z">
              <w:r w:rsidRPr="00456E02">
                <w:rPr>
                  <w:i/>
                  <w:sz w:val="18"/>
                  <w:szCs w:val="18"/>
                </w:rPr>
                <w:t>G</w:t>
              </w:r>
              <w:r w:rsidRPr="00456E02">
                <w:rPr>
                  <w:i/>
                  <w:sz w:val="18"/>
                  <w:szCs w:val="18"/>
                  <w:vertAlign w:val="subscript"/>
                </w:rPr>
                <w:t>mRNA</w:t>
              </w:r>
            </w:ins>
          </w:p>
        </w:tc>
        <w:tc>
          <w:tcPr>
            <w:tcW w:w="1049" w:type="dxa"/>
            <w:tcBorders>
              <w:top w:val="nil"/>
              <w:left w:val="nil"/>
              <w:bottom w:val="nil"/>
              <w:right w:val="nil"/>
            </w:tcBorders>
            <w:shd w:val="clear" w:color="auto" w:fill="auto"/>
          </w:tcPr>
          <w:p w14:paraId="733CB453" w14:textId="267C6C8C" w:rsidR="0085105F" w:rsidRPr="00456E02" w:rsidRDefault="0085105F" w:rsidP="00E80D81">
            <w:pPr>
              <w:pStyle w:val="p1a"/>
              <w:rPr>
                <w:ins w:id="245" w:author="Guanghui Liu" w:date="2021-01-07T12:15:00Z"/>
                <w:sz w:val="18"/>
                <w:szCs w:val="18"/>
              </w:rPr>
            </w:pPr>
            <w:ins w:id="246" w:author="Guanghui Liu" w:date="2021-01-07T12:15:00Z">
              <w:r w:rsidRPr="00456E02">
                <w:rPr>
                  <w:rFonts w:hint="eastAsia"/>
                  <w:sz w:val="18"/>
                  <w:szCs w:val="18"/>
                </w:rPr>
                <w:t>0.</w:t>
              </w:r>
            </w:ins>
            <w:ins w:id="247" w:author="Guanghui Liu" w:date="2021-01-07T12:17:00Z">
              <w:r>
                <w:rPr>
                  <w:sz w:val="18"/>
                  <w:szCs w:val="18"/>
                </w:rPr>
                <w:t>6</w:t>
              </w:r>
            </w:ins>
            <w:ins w:id="248" w:author="Guanghui Liu" w:date="2021-01-08T15:57:00Z">
              <w:r w:rsidR="000B794E">
                <w:rPr>
                  <w:sz w:val="18"/>
                  <w:szCs w:val="18"/>
                </w:rPr>
                <w:t>7</w:t>
              </w:r>
            </w:ins>
            <w:ins w:id="249" w:author="Guanghui Liu" w:date="2021-01-07T12:18:00Z">
              <w:r>
                <w:rPr>
                  <w:sz w:val="18"/>
                  <w:szCs w:val="18"/>
                </w:rPr>
                <w:t>0</w:t>
              </w:r>
            </w:ins>
            <w:ins w:id="250" w:author="Guanghui Liu" w:date="2021-01-08T14:54:00Z">
              <w:r w:rsidR="009A2293">
                <w:rPr>
                  <w:sz w:val="18"/>
                  <w:szCs w:val="18"/>
                </w:rPr>
                <w:t>7</w:t>
              </w:r>
            </w:ins>
          </w:p>
        </w:tc>
      </w:tr>
      <w:tr w:rsidR="0085105F" w:rsidRPr="00456E02" w14:paraId="1E6D6D35" w14:textId="77777777" w:rsidTr="00E80D81">
        <w:trPr>
          <w:trHeight w:hRule="exact" w:val="277"/>
          <w:ins w:id="251" w:author="Guanghui Liu" w:date="2021-01-07T12:15:00Z"/>
        </w:trPr>
        <w:tc>
          <w:tcPr>
            <w:tcW w:w="2249" w:type="dxa"/>
            <w:tcBorders>
              <w:top w:val="nil"/>
              <w:left w:val="nil"/>
              <w:bottom w:val="single" w:sz="12" w:space="0" w:color="auto"/>
              <w:right w:val="nil"/>
            </w:tcBorders>
            <w:shd w:val="pct5" w:color="auto" w:fill="auto"/>
          </w:tcPr>
          <w:p w14:paraId="4E88DB35" w14:textId="394F2BDA" w:rsidR="0085105F" w:rsidRPr="00456E02" w:rsidRDefault="0085105F" w:rsidP="00E80D81">
            <w:pPr>
              <w:pStyle w:val="p1a"/>
              <w:rPr>
                <w:ins w:id="252" w:author="Guanghui Liu" w:date="2021-01-07T12:15:00Z"/>
                <w:i/>
                <w:sz w:val="18"/>
                <w:szCs w:val="18"/>
              </w:rPr>
            </w:pPr>
            <w:ins w:id="253" w:author="Guanghui Liu" w:date="2021-01-07T12:17:00Z">
              <w:r w:rsidRPr="00456E02">
                <w:rPr>
                  <w:i/>
                  <w:sz w:val="18"/>
                  <w:szCs w:val="18"/>
                </w:rPr>
                <w:t>G</w:t>
              </w:r>
              <w:r w:rsidRPr="00456E02">
                <w:rPr>
                  <w:i/>
                  <w:sz w:val="18"/>
                  <w:szCs w:val="18"/>
                  <w:vertAlign w:val="subscript"/>
                </w:rPr>
                <w:t>meth</w:t>
              </w:r>
            </w:ins>
          </w:p>
        </w:tc>
        <w:tc>
          <w:tcPr>
            <w:tcW w:w="1049" w:type="dxa"/>
            <w:tcBorders>
              <w:top w:val="nil"/>
              <w:left w:val="nil"/>
              <w:bottom w:val="single" w:sz="12" w:space="0" w:color="auto"/>
              <w:right w:val="nil"/>
            </w:tcBorders>
            <w:shd w:val="pct5" w:color="auto" w:fill="auto"/>
          </w:tcPr>
          <w:p w14:paraId="734E5059" w14:textId="69A6CA7D" w:rsidR="0085105F" w:rsidRPr="00456E02" w:rsidRDefault="0085105F" w:rsidP="00E80D81">
            <w:pPr>
              <w:pStyle w:val="p1a"/>
              <w:rPr>
                <w:ins w:id="254" w:author="Guanghui Liu" w:date="2021-01-07T12:15:00Z"/>
                <w:sz w:val="18"/>
                <w:szCs w:val="18"/>
              </w:rPr>
            </w:pPr>
            <w:ins w:id="255" w:author="Guanghui Liu" w:date="2021-01-07T12:15:00Z">
              <w:r w:rsidRPr="00456E02">
                <w:rPr>
                  <w:rFonts w:hint="eastAsia"/>
                  <w:sz w:val="18"/>
                  <w:szCs w:val="18"/>
                </w:rPr>
                <w:t>0.5</w:t>
              </w:r>
            </w:ins>
            <w:ins w:id="256" w:author="Guanghui Liu" w:date="2021-01-07T12:18:00Z">
              <w:r>
                <w:rPr>
                  <w:sz w:val="18"/>
                  <w:szCs w:val="18"/>
                </w:rPr>
                <w:t>5</w:t>
              </w:r>
            </w:ins>
            <w:ins w:id="257" w:author="Guanghui Liu" w:date="2021-01-07T12:15:00Z">
              <w:r>
                <w:rPr>
                  <w:sz w:val="18"/>
                  <w:szCs w:val="18"/>
                </w:rPr>
                <w:t>73</w:t>
              </w:r>
            </w:ins>
          </w:p>
        </w:tc>
      </w:tr>
    </w:tbl>
    <w:p w14:paraId="49193841" w14:textId="67033BEE" w:rsidR="0085105F" w:rsidRDefault="0085105F" w:rsidP="00157427">
      <w:pPr>
        <w:pStyle w:val="p1a"/>
        <w:ind w:firstLineChars="150" w:firstLine="300"/>
        <w:rPr>
          <w:ins w:id="258" w:author="Guanghui Liu" w:date="2021-01-07T12:15:00Z"/>
        </w:rPr>
      </w:pPr>
    </w:p>
    <w:p w14:paraId="021F03B7" w14:textId="7ADE2652" w:rsidR="0085105F" w:rsidRDefault="0085105F" w:rsidP="0085105F">
      <w:pPr>
        <w:rPr>
          <w:ins w:id="259" w:author="Guanghui Liu" w:date="2021-01-07T12:15:00Z"/>
        </w:rPr>
      </w:pPr>
    </w:p>
    <w:p w14:paraId="37710364" w14:textId="059BD797" w:rsidR="0085105F" w:rsidRDefault="0085105F" w:rsidP="0085105F">
      <w:pPr>
        <w:rPr>
          <w:ins w:id="260" w:author="Guanghui Liu" w:date="2021-01-07T12:15:00Z"/>
        </w:rPr>
      </w:pPr>
    </w:p>
    <w:p w14:paraId="46AA818A" w14:textId="16386221" w:rsidR="0085105F" w:rsidRDefault="0085105F" w:rsidP="0085105F">
      <w:pPr>
        <w:rPr>
          <w:ins w:id="261" w:author="Guanghui Liu" w:date="2021-01-07T12:15:00Z"/>
        </w:rPr>
      </w:pPr>
    </w:p>
    <w:p w14:paraId="0C193B0C" w14:textId="3EFAF188" w:rsidR="0085105F" w:rsidRDefault="0085105F" w:rsidP="0085105F">
      <w:pPr>
        <w:rPr>
          <w:ins w:id="262" w:author="Guanghui Liu" w:date="2021-01-07T12:15:00Z"/>
        </w:rPr>
      </w:pPr>
    </w:p>
    <w:p w14:paraId="3C10D4C2" w14:textId="77777777" w:rsidR="0085105F" w:rsidRPr="0085105F" w:rsidRDefault="0085105F">
      <w:pPr>
        <w:rPr>
          <w:ins w:id="263" w:author="Guanghui Liu" w:date="2021-01-07T12:15:00Z"/>
        </w:rPr>
        <w:pPrChange w:id="264" w:author="Guanghui Liu" w:date="2021-01-07T12:15:00Z">
          <w:pPr>
            <w:pStyle w:val="p1a"/>
            <w:ind w:firstLineChars="150" w:firstLine="300"/>
          </w:pPr>
        </w:pPrChange>
      </w:pPr>
    </w:p>
    <w:p w14:paraId="1929B812" w14:textId="77777777" w:rsidR="0085105F" w:rsidRDefault="0085105F" w:rsidP="00157427">
      <w:pPr>
        <w:pStyle w:val="p1a"/>
        <w:ind w:firstLineChars="150" w:firstLine="300"/>
        <w:rPr>
          <w:ins w:id="265" w:author="Guanghui Liu" w:date="2021-01-07T12:15:00Z"/>
        </w:rPr>
      </w:pPr>
    </w:p>
    <w:p w14:paraId="1EE721F1" w14:textId="5FEEC4C6" w:rsidR="00456E02" w:rsidRPr="00456E02" w:rsidRDefault="00456E02" w:rsidP="00157427">
      <w:pPr>
        <w:pStyle w:val="p1a"/>
        <w:ind w:firstLineChars="150" w:firstLine="300"/>
      </w:pPr>
      <w:r w:rsidRPr="00456E02">
        <w:t xml:space="preserve">As demonstrated in Table 3, in the </w:t>
      </w:r>
      <w:r w:rsidR="001B2CCF" w:rsidRPr="001B2CCF">
        <w:t xml:space="preserve">10-fold </w:t>
      </w:r>
      <w:r w:rsidRPr="00456E02">
        <w:t xml:space="preserve">cross validation on standard data sets, the </w:t>
      </w:r>
      <w:r w:rsidRPr="00456E02">
        <w:rPr>
          <w:i/>
        </w:rPr>
        <w:t>G</w:t>
      </w:r>
      <w:r w:rsidRPr="00456E02">
        <w:rPr>
          <w:i/>
          <w:vertAlign w:val="subscript"/>
        </w:rPr>
        <w:t>mRNA</w:t>
      </w:r>
      <w:del w:id="266" w:author="Guanghui Liu" w:date="2021-01-08T17:30:00Z">
        <w:r w:rsidRPr="00456E02" w:rsidDel="007C031C">
          <w:rPr>
            <w:rFonts w:asciiTheme="minorEastAsia" w:eastAsiaTheme="minorEastAsia" w:hAnsiTheme="minorEastAsia" w:hint="eastAsia"/>
            <w:i/>
            <w:vertAlign w:val="subscript"/>
            <w:lang w:eastAsia="zh-CN"/>
          </w:rPr>
          <w:delText>-</w:delText>
        </w:r>
      </w:del>
      <w:ins w:id="267" w:author="Guanghui Liu" w:date="2021-01-08T17:30:00Z">
        <w:r w:rsidR="007C031C">
          <w:rPr>
            <w:rFonts w:asciiTheme="minorEastAsia" w:eastAsiaTheme="minorEastAsia" w:hAnsiTheme="minorEastAsia" w:hint="eastAsia"/>
            <w:i/>
            <w:vertAlign w:val="subscript"/>
            <w:lang w:eastAsia="zh-CN"/>
          </w:rPr>
          <w:t>+</w:t>
        </w:r>
      </w:ins>
      <w:r w:rsidRPr="00456E02">
        <w:rPr>
          <w:i/>
          <w:vertAlign w:val="subscript"/>
        </w:rPr>
        <w:t>meth</w:t>
      </w:r>
      <w:r w:rsidRPr="00456E02">
        <w:t xml:space="preserve"> is superior to the two single feature sets. </w:t>
      </w:r>
      <w:bookmarkStart w:id="268" w:name="_Hlk61374310"/>
      <w:r w:rsidRPr="00456E02">
        <w:t xml:space="preserve">Compared with them, </w:t>
      </w:r>
      <w:r w:rsidRPr="00456E02">
        <w:rPr>
          <w:i/>
        </w:rPr>
        <w:t>G</w:t>
      </w:r>
      <w:r w:rsidRPr="00456E02">
        <w:rPr>
          <w:i/>
          <w:vertAlign w:val="subscript"/>
        </w:rPr>
        <w:t>meth</w:t>
      </w:r>
      <w:r w:rsidRPr="00456E02">
        <w:t xml:space="preserve"> and </w:t>
      </w:r>
      <w:r w:rsidRPr="00456E02">
        <w:rPr>
          <w:i/>
        </w:rPr>
        <w:t>G</w:t>
      </w:r>
      <w:r w:rsidRPr="00456E02">
        <w:rPr>
          <w:i/>
          <w:vertAlign w:val="subscript"/>
        </w:rPr>
        <w:t>mRNA</w:t>
      </w:r>
      <w:r w:rsidRPr="00456E02">
        <w:t xml:space="preserve">, the C-index of the </w:t>
      </w:r>
      <w:r w:rsidRPr="00456E02">
        <w:rPr>
          <w:i/>
        </w:rPr>
        <w:t>G</w:t>
      </w:r>
      <w:r w:rsidRPr="00456E02">
        <w:rPr>
          <w:i/>
          <w:vertAlign w:val="subscript"/>
        </w:rPr>
        <w:t>mRNA</w:t>
      </w:r>
      <w:del w:id="269" w:author="Guanghui Liu" w:date="2021-01-08T17:31:00Z">
        <w:r w:rsidRPr="00456E02" w:rsidDel="007C031C">
          <w:rPr>
            <w:rFonts w:asciiTheme="minorEastAsia" w:eastAsiaTheme="minorEastAsia" w:hAnsiTheme="minorEastAsia" w:hint="eastAsia"/>
            <w:i/>
            <w:vertAlign w:val="subscript"/>
            <w:lang w:eastAsia="zh-CN"/>
          </w:rPr>
          <w:delText>-</w:delText>
        </w:r>
      </w:del>
      <w:ins w:id="270" w:author="Guanghui Liu" w:date="2021-01-08T17:31:00Z">
        <w:r w:rsidR="007C031C">
          <w:rPr>
            <w:rFonts w:asciiTheme="minorEastAsia" w:eastAsiaTheme="minorEastAsia" w:hAnsiTheme="minorEastAsia" w:hint="eastAsia"/>
            <w:i/>
            <w:vertAlign w:val="subscript"/>
            <w:lang w:eastAsia="zh-CN"/>
          </w:rPr>
          <w:t>+</w:t>
        </w:r>
      </w:ins>
      <w:r w:rsidRPr="00456E02">
        <w:rPr>
          <w:i/>
          <w:vertAlign w:val="subscript"/>
        </w:rPr>
        <w:t>meth</w:t>
      </w:r>
      <w:r w:rsidRPr="00456E02">
        <w:t xml:space="preserve"> is improved by </w:t>
      </w:r>
      <w:del w:id="271" w:author="Guanghui Liu" w:date="2021-01-08T15:57:00Z">
        <w:r w:rsidR="00176D07" w:rsidDel="000B794E">
          <w:delText>6</w:delText>
        </w:r>
      </w:del>
      <w:ins w:id="272" w:author="Guanghui Liu" w:date="2021-01-08T15:57:00Z">
        <w:r w:rsidR="000B794E">
          <w:t>2</w:t>
        </w:r>
      </w:ins>
      <w:r w:rsidRPr="00456E02">
        <w:t>.</w:t>
      </w:r>
      <w:del w:id="273" w:author="Guanghui Liu" w:date="2021-01-08T15:57:00Z">
        <w:r w:rsidR="00176D07" w:rsidDel="000B794E">
          <w:delText>14</w:delText>
        </w:r>
      </w:del>
      <w:ins w:id="274" w:author="Guanghui Liu" w:date="2021-01-08T15:57:00Z">
        <w:r w:rsidR="000B794E">
          <w:t>38</w:t>
        </w:r>
      </w:ins>
      <w:r w:rsidRPr="00456E02">
        <w:t xml:space="preserve">% and </w:t>
      </w:r>
      <w:del w:id="275" w:author="Guanghui Liu" w:date="2021-01-08T15:58:00Z">
        <w:r w:rsidR="00176D07" w:rsidDel="000B794E">
          <w:delText>7</w:delText>
        </w:r>
      </w:del>
      <w:ins w:id="276" w:author="Guanghui Liu" w:date="2021-01-08T15:58:00Z">
        <w:r w:rsidR="000B794E">
          <w:t>13</w:t>
        </w:r>
      </w:ins>
      <w:r w:rsidRPr="00456E02">
        <w:t>.</w:t>
      </w:r>
      <w:del w:id="277" w:author="Guanghui Liu" w:date="2021-01-08T15:58:00Z">
        <w:r w:rsidR="00176D07" w:rsidDel="000B794E">
          <w:delText>8</w:delText>
        </w:r>
        <w:r w:rsidRPr="00456E02" w:rsidDel="000B794E">
          <w:delText>3</w:delText>
        </w:r>
      </w:del>
      <w:ins w:id="278" w:author="Guanghui Liu" w:date="2021-01-08T15:58:00Z">
        <w:r w:rsidR="000B794E">
          <w:t>72</w:t>
        </w:r>
      </w:ins>
      <w:r w:rsidRPr="00456E02">
        <w:t xml:space="preserve">%. </w:t>
      </w:r>
      <w:bookmarkEnd w:id="268"/>
      <w:r w:rsidRPr="00456E02">
        <w:t>The integrated feature, by leveraging the combination of the single feature, can effectively improve the performance.</w:t>
      </w:r>
    </w:p>
    <w:p w14:paraId="787EE1E4" w14:textId="05062365" w:rsidR="00086F84" w:rsidRDefault="00C2200C" w:rsidP="00086F84">
      <w:pPr>
        <w:pStyle w:val="p1a"/>
        <w:spacing w:line="240" w:lineRule="exact"/>
        <w:ind w:firstLineChars="150" w:firstLine="300"/>
      </w:pPr>
      <w:bookmarkStart w:id="279" w:name="_Hlk47478488"/>
      <w:r>
        <w:t>Figure</w:t>
      </w:r>
      <w:r w:rsidR="00086F84">
        <w:t xml:space="preserve"> 2 </w:t>
      </w:r>
      <w:bookmarkEnd w:id="279"/>
      <w:r w:rsidR="00086F84">
        <w:t>reflects the l</w:t>
      </w:r>
      <w:r w:rsidR="00086F84" w:rsidRPr="00B87A6B">
        <w:t xml:space="preserve">oss </w:t>
      </w:r>
      <w:r w:rsidR="00086F84">
        <w:t>decrease</w:t>
      </w:r>
      <w:r w:rsidR="00086F84" w:rsidRPr="00B87A6B">
        <w:t xml:space="preserve"> </w:t>
      </w:r>
      <w:bookmarkStart w:id="280" w:name="_Hlk61364510"/>
      <w:r w:rsidR="00086F84" w:rsidRPr="00B87A6B">
        <w:t>during training</w:t>
      </w:r>
      <w:r w:rsidR="00086F84">
        <w:t xml:space="preserve"> phase </w:t>
      </w:r>
      <w:bookmarkEnd w:id="280"/>
      <w:r w:rsidR="00086F84" w:rsidRPr="00B87A6B">
        <w:t>by applying different feature sets.</w:t>
      </w:r>
      <w:r w:rsidR="00086F84">
        <w:t xml:space="preserve"> </w:t>
      </w:r>
      <w:r w:rsidR="00086F84" w:rsidRPr="00B87A6B">
        <w:t>From th</w:t>
      </w:r>
      <w:r w:rsidR="00086F84">
        <w:t>e</w:t>
      </w:r>
      <w:r w:rsidR="00086F84" w:rsidRPr="00B87A6B">
        <w:t xml:space="preserve"> </w:t>
      </w:r>
      <w:r w:rsidR="00086F84">
        <w:t>figure</w:t>
      </w:r>
      <w:r w:rsidR="00086F84" w:rsidRPr="00B87A6B">
        <w:t xml:space="preserve">, we found that </w:t>
      </w:r>
      <w:ins w:id="281" w:author="Guanghui Liu" w:date="2021-01-12T17:58:00Z">
        <w:r w:rsidR="00D563E7">
          <w:t>a</w:t>
        </w:r>
        <w:r w:rsidR="00D563E7" w:rsidRPr="00D563E7">
          <w:t>s the number of iterations increases</w:t>
        </w:r>
        <w:r w:rsidR="00D563E7">
          <w:t>,</w:t>
        </w:r>
        <w:r w:rsidR="00D563E7" w:rsidRPr="00D563E7">
          <w:t xml:space="preserve"> </w:t>
        </w:r>
      </w:ins>
      <w:r w:rsidR="00086F84" w:rsidRPr="004D6739">
        <w:t xml:space="preserve">the training loss of </w:t>
      </w:r>
      <w:r w:rsidR="00086F84" w:rsidRPr="00B87A6B">
        <w:t xml:space="preserve">the </w:t>
      </w:r>
      <w:r w:rsidR="00086F84">
        <w:t>m</w:t>
      </w:r>
      <w:r w:rsidR="00086F84" w:rsidRPr="00415FDA">
        <w:t xml:space="preserve">ulti-feature fusion </w:t>
      </w:r>
      <w:r w:rsidR="00086F84">
        <w:t>methods (</w:t>
      </w:r>
      <w:r w:rsidR="00086F84" w:rsidRPr="00456E02">
        <w:rPr>
          <w:i/>
        </w:rPr>
        <w:t>G</w:t>
      </w:r>
      <w:r w:rsidR="00086F84" w:rsidRPr="00456E02">
        <w:rPr>
          <w:i/>
          <w:vertAlign w:val="subscript"/>
        </w:rPr>
        <w:t>mRNA</w:t>
      </w:r>
      <w:del w:id="282" w:author="Guanghui Liu" w:date="2021-01-08T17:30:00Z">
        <w:r w:rsidR="00086F84" w:rsidRPr="00456E02" w:rsidDel="007C031C">
          <w:rPr>
            <w:rFonts w:asciiTheme="minorEastAsia" w:eastAsiaTheme="minorEastAsia" w:hAnsiTheme="minorEastAsia" w:hint="eastAsia"/>
            <w:i/>
            <w:vertAlign w:val="subscript"/>
            <w:lang w:eastAsia="zh-CN"/>
          </w:rPr>
          <w:delText>-</w:delText>
        </w:r>
      </w:del>
      <w:ins w:id="283" w:author="Guanghui Liu" w:date="2021-01-08T17:30:00Z">
        <w:r w:rsidR="007C031C">
          <w:rPr>
            <w:rFonts w:asciiTheme="minorEastAsia" w:eastAsiaTheme="minorEastAsia" w:hAnsiTheme="minorEastAsia" w:hint="eastAsia"/>
            <w:i/>
            <w:vertAlign w:val="subscript"/>
            <w:lang w:eastAsia="zh-CN"/>
          </w:rPr>
          <w:t>+</w:t>
        </w:r>
      </w:ins>
      <w:r w:rsidR="00086F84" w:rsidRPr="00456E02">
        <w:rPr>
          <w:i/>
          <w:vertAlign w:val="subscript"/>
        </w:rPr>
        <w:t>meth</w:t>
      </w:r>
      <w:r w:rsidR="00086F84">
        <w:rPr>
          <w:iCs/>
        </w:rPr>
        <w:t>)</w:t>
      </w:r>
      <w:r w:rsidR="00086F84" w:rsidRPr="00B87A6B">
        <w:t xml:space="preserve"> </w:t>
      </w:r>
      <w:del w:id="284" w:author="Guanghui Liu" w:date="2021-01-12T18:03:00Z">
        <w:r w:rsidR="00086F84" w:rsidRPr="00B87A6B" w:rsidDel="00D563E7">
          <w:delText xml:space="preserve">is </w:delText>
        </w:r>
      </w:del>
      <w:ins w:id="285" w:author="Guanghui Liu" w:date="2021-01-12T18:03:00Z">
        <w:r w:rsidR="00D563E7" w:rsidRPr="00D563E7">
          <w:t xml:space="preserve">decreases </w:t>
        </w:r>
      </w:ins>
      <w:r w:rsidR="00086F84" w:rsidRPr="00B87A6B">
        <w:t xml:space="preserve">obviously </w:t>
      </w:r>
      <w:ins w:id="286" w:author="Guanghui Liu" w:date="2021-01-12T18:04:00Z">
        <w:r w:rsidR="00D563E7" w:rsidRPr="00D563E7">
          <w:t>faster</w:t>
        </w:r>
        <w:r w:rsidR="00D563E7">
          <w:t xml:space="preserve"> </w:t>
        </w:r>
      </w:ins>
      <w:del w:id="287" w:author="Guanghui Liu" w:date="2021-01-12T18:04:00Z">
        <w:r w:rsidR="00086F84" w:rsidDel="00D563E7">
          <w:delText>lower</w:delText>
        </w:r>
        <w:r w:rsidR="00086F84" w:rsidRPr="00B87A6B" w:rsidDel="00D563E7">
          <w:delText xml:space="preserve"> </w:delText>
        </w:r>
      </w:del>
      <w:r w:rsidR="00086F84" w:rsidRPr="00B87A6B">
        <w:t xml:space="preserve">than that of </w:t>
      </w:r>
      <w:r w:rsidR="00086F84">
        <w:t xml:space="preserve">the other </w:t>
      </w:r>
      <w:r w:rsidR="00086F84" w:rsidRPr="00086F84">
        <w:rPr>
          <w:rFonts w:hint="eastAsia"/>
        </w:rPr>
        <w:t>two</w:t>
      </w:r>
      <w:r w:rsidR="00086F84" w:rsidRPr="005C22B3">
        <w:t xml:space="preserve"> </w:t>
      </w:r>
      <w:r w:rsidR="00086F84">
        <w:t xml:space="preserve">single </w:t>
      </w:r>
      <w:r w:rsidR="00086F84" w:rsidRPr="005C22B3">
        <w:t>feature set met</w:t>
      </w:r>
      <w:r w:rsidR="00086F84">
        <w:t>h</w:t>
      </w:r>
      <w:r w:rsidR="00086F84" w:rsidRPr="005C22B3">
        <w:t>ods</w:t>
      </w:r>
      <w:r w:rsidR="00086F84">
        <w:t xml:space="preserve"> </w:t>
      </w:r>
      <w:r w:rsidR="00086F84" w:rsidRPr="00415FDA">
        <w:t xml:space="preserve">(i.e., </w:t>
      </w:r>
      <w:r w:rsidR="00086F84" w:rsidRPr="00456E02">
        <w:rPr>
          <w:i/>
        </w:rPr>
        <w:t>G</w:t>
      </w:r>
      <w:r w:rsidR="00086F84" w:rsidRPr="00456E02">
        <w:rPr>
          <w:i/>
          <w:vertAlign w:val="subscript"/>
        </w:rPr>
        <w:t>meth</w:t>
      </w:r>
      <w:r w:rsidR="00086F84" w:rsidRPr="00456E02">
        <w:t xml:space="preserve"> and </w:t>
      </w:r>
      <w:r w:rsidR="00086F84" w:rsidRPr="00456E02">
        <w:rPr>
          <w:i/>
        </w:rPr>
        <w:t>G</w:t>
      </w:r>
      <w:r w:rsidR="00086F84" w:rsidRPr="00456E02">
        <w:rPr>
          <w:i/>
          <w:vertAlign w:val="subscript"/>
        </w:rPr>
        <w:t>mRNA</w:t>
      </w:r>
      <w:r w:rsidR="00086F84" w:rsidRPr="00415FDA">
        <w:t>)</w:t>
      </w:r>
      <w:r w:rsidR="00086F84" w:rsidRPr="00B87A6B">
        <w:t>.</w:t>
      </w:r>
      <w:r w:rsidR="00086F84">
        <w:t xml:space="preserve"> </w:t>
      </w:r>
      <w:ins w:id="288" w:author="Guanghui Liu" w:date="2021-01-12T18:44:00Z">
        <w:r w:rsidR="008E5034">
          <w:t>The f</w:t>
        </w:r>
      </w:ins>
      <w:ins w:id="289" w:author="Guanghui Liu" w:date="2021-01-12T18:41:00Z">
        <w:r w:rsidR="008E5034" w:rsidRPr="008E5034">
          <w:t xml:space="preserve">aster gradient descent helps the training </w:t>
        </w:r>
      </w:ins>
      <w:ins w:id="290" w:author="Guanghui Liu" w:date="2021-01-12T18:45:00Z">
        <w:r w:rsidR="00D5757D">
          <w:t>loss</w:t>
        </w:r>
      </w:ins>
      <w:ins w:id="291" w:author="Guanghui Liu" w:date="2021-01-12T18:41:00Z">
        <w:r w:rsidR="008E5034" w:rsidRPr="008E5034">
          <w:t xml:space="preserve"> converge to the optimal solution</w:t>
        </w:r>
        <w:r w:rsidR="008E5034">
          <w:t>.</w:t>
        </w:r>
        <w:r w:rsidR="008E5034" w:rsidRPr="008E5034">
          <w:t xml:space="preserve"> </w:t>
        </w:r>
      </w:ins>
      <w:r w:rsidR="00086F84">
        <w:t xml:space="preserve">It </w:t>
      </w:r>
      <w:r w:rsidR="00086F84" w:rsidRPr="00A26706">
        <w:t>demonstrates the advantage of the integrated patterns of sequential mRNA data and methylation data.</w:t>
      </w:r>
      <w:ins w:id="292" w:author="Guanghui Liu" w:date="2021-01-12T19:06:00Z">
        <w:r w:rsidR="00B034EF" w:rsidRPr="00B034EF">
          <w:t xml:space="preserve"> </w:t>
        </w:r>
        <w:r w:rsidR="00B034EF" w:rsidRPr="000F274F">
          <w:t>It is worth noting that</w:t>
        </w:r>
        <w:r w:rsidR="00B034EF">
          <w:t xml:space="preserve"> t</w:t>
        </w:r>
        <w:r w:rsidR="00B034EF" w:rsidRPr="00B034EF">
          <w:t xml:space="preserve">he continuous decay of the learning rate makes the </w:t>
        </w:r>
        <w:r w:rsidR="00B034EF">
          <w:t>training loss</w:t>
        </w:r>
        <w:r w:rsidR="00B034EF" w:rsidRPr="00B034EF">
          <w:t xml:space="preserve"> curve finally converge</w:t>
        </w:r>
        <w:r w:rsidR="00B034EF">
          <w:t>.</w:t>
        </w:r>
      </w:ins>
    </w:p>
    <w:p w14:paraId="482143C6" w14:textId="6089B62C" w:rsidR="00A305FE" w:rsidRDefault="00B8448B" w:rsidP="00972E70">
      <w:pPr>
        <w:jc w:val="center"/>
        <w:rPr>
          <w:ins w:id="293" w:author="Guanghui Liu" w:date="2021-01-07T12:13:00Z"/>
          <w:color w:val="C00000"/>
        </w:rPr>
      </w:pPr>
      <w:del w:id="294" w:author="Guanghui Liu" w:date="2021-01-07T12:13:00Z">
        <w:r w:rsidRPr="00D164BB" w:rsidDel="0085105F">
          <w:rPr>
            <w:rFonts w:ascii="Calibri" w:eastAsia="DengXian" w:hAnsi="Calibri"/>
            <w:noProof/>
            <w:color w:val="C00000"/>
            <w:sz w:val="22"/>
            <w:szCs w:val="22"/>
            <w:lang w:eastAsia="zh-CN"/>
          </w:rPr>
          <w:lastRenderedPageBreak/>
          <w:drawing>
            <wp:inline distT="0" distB="0" distL="0" distR="0" wp14:anchorId="5D825DD1" wp14:editId="4DB2D45C">
              <wp:extent cx="2647916" cy="1844040"/>
              <wp:effectExtent l="0" t="0" r="635"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711613" cy="1888400"/>
                      </a:xfrm>
                      <a:prstGeom prst="rect">
                        <a:avLst/>
                      </a:prstGeom>
                    </pic:spPr>
                  </pic:pic>
                </a:graphicData>
              </a:graphic>
            </wp:inline>
          </w:drawing>
        </w:r>
      </w:del>
    </w:p>
    <w:p w14:paraId="1E1E8D47" w14:textId="4BE93BD4" w:rsidR="0085105F" w:rsidRDefault="0085105F" w:rsidP="00972E70">
      <w:pPr>
        <w:jc w:val="center"/>
        <w:rPr>
          <w:ins w:id="295" w:author="Guanghui Liu" w:date="2021-01-07T12:13:00Z"/>
          <w:color w:val="C00000"/>
        </w:rPr>
      </w:pPr>
    </w:p>
    <w:p w14:paraId="4DA9046A" w14:textId="681B2C86" w:rsidR="0085105F" w:rsidRDefault="0085105F" w:rsidP="00972E70">
      <w:pPr>
        <w:jc w:val="center"/>
        <w:rPr>
          <w:ins w:id="296" w:author="Guanghui Liu" w:date="2021-01-07T12:13:00Z"/>
          <w:color w:val="C00000"/>
        </w:rPr>
      </w:pPr>
    </w:p>
    <w:p w14:paraId="7587FE99" w14:textId="161F4763" w:rsidR="0085105F" w:rsidRPr="00D164BB" w:rsidRDefault="00FE025E" w:rsidP="00972E70">
      <w:pPr>
        <w:jc w:val="center"/>
        <w:rPr>
          <w:color w:val="C00000"/>
        </w:rPr>
      </w:pPr>
      <w:ins w:id="297" w:author="Guanghui Liu" w:date="2021-01-08T17:29:00Z">
        <w:r>
          <w:rPr>
            <w:noProof/>
            <w:color w:val="C00000"/>
          </w:rPr>
          <w:drawing>
            <wp:inline distT="0" distB="0" distL="0" distR="0" wp14:anchorId="49026C44" wp14:editId="5DA1E18C">
              <wp:extent cx="3112770" cy="2286000"/>
              <wp:effectExtent l="0" t="0" r="0" b="0"/>
              <wp:docPr id="9" name="Picture 9"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 line chart&#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112770" cy="2286000"/>
                      </a:xfrm>
                      <a:prstGeom prst="rect">
                        <a:avLst/>
                      </a:prstGeom>
                    </pic:spPr>
                  </pic:pic>
                </a:graphicData>
              </a:graphic>
            </wp:inline>
          </w:drawing>
        </w:r>
      </w:ins>
    </w:p>
    <w:p w14:paraId="6FF6E97A" w14:textId="69CB5A1A" w:rsidR="00AA5905" w:rsidRPr="00D164BB" w:rsidRDefault="00C2200C" w:rsidP="00AA5905">
      <w:pPr>
        <w:pStyle w:val="p1a"/>
        <w:spacing w:before="120" w:after="240" w:line="220" w:lineRule="atLeast"/>
        <w:jc w:val="center"/>
        <w:rPr>
          <w:color w:val="C00000"/>
          <w:sz w:val="18"/>
          <w:szCs w:val="18"/>
        </w:rPr>
      </w:pPr>
      <w:r w:rsidRPr="00D164BB">
        <w:rPr>
          <w:b/>
          <w:color w:val="C00000"/>
          <w:sz w:val="18"/>
          <w:szCs w:val="18"/>
        </w:rPr>
        <w:t>Figure</w:t>
      </w:r>
      <w:r w:rsidR="00AA5905" w:rsidRPr="00D164BB">
        <w:rPr>
          <w:b/>
          <w:color w:val="C00000"/>
          <w:sz w:val="18"/>
          <w:szCs w:val="18"/>
        </w:rPr>
        <w:t xml:space="preserve"> 2.</w:t>
      </w:r>
      <w:r w:rsidR="00AA5905" w:rsidRPr="00D164BB">
        <w:rPr>
          <w:color w:val="C00000"/>
          <w:sz w:val="18"/>
          <w:szCs w:val="18"/>
        </w:rPr>
        <w:t xml:space="preserve"> The training loss curves </w:t>
      </w:r>
      <w:bookmarkStart w:id="298" w:name="_Hlk47476998"/>
      <w:r w:rsidR="00AA5905" w:rsidRPr="00D164BB">
        <w:rPr>
          <w:color w:val="C00000"/>
          <w:sz w:val="18"/>
          <w:szCs w:val="18"/>
        </w:rPr>
        <w:t>by applying different feature sets.</w:t>
      </w:r>
      <w:bookmarkEnd w:id="298"/>
    </w:p>
    <w:p w14:paraId="6C85F867" w14:textId="216896A0" w:rsidR="00CC7073" w:rsidRPr="00CC7073" w:rsidRDefault="006F3CB8" w:rsidP="00CC7073">
      <w:pPr>
        <w:pStyle w:val="heading2"/>
      </w:pPr>
      <w:r>
        <w:t>M</w:t>
      </w:r>
      <w:r w:rsidR="00CC7073" w:rsidRPr="00CC7073">
        <w:t xml:space="preserve">ulti-task losses </w:t>
      </w:r>
      <w:r>
        <w:t xml:space="preserve">method </w:t>
      </w:r>
      <w:r w:rsidR="00C116CF" w:rsidRPr="00C116CF">
        <w:t>perform</w:t>
      </w:r>
      <w:r w:rsidR="00C116CF">
        <w:t>s</w:t>
      </w:r>
      <w:r w:rsidR="00C116CF" w:rsidRPr="00C116CF">
        <w:t xml:space="preserve"> better than</w:t>
      </w:r>
      <w:r w:rsidR="00CC7073" w:rsidRPr="00CC7073">
        <w:t xml:space="preserve"> </w:t>
      </w:r>
      <w:bookmarkStart w:id="299" w:name="_Hlk61017138"/>
      <w:r w:rsidR="00CC7073" w:rsidRPr="00CC7073">
        <w:t xml:space="preserve">only </w:t>
      </w:r>
      <w:del w:id="300" w:author="Guanghui Liu" w:date="2021-01-12T14:39:00Z">
        <w:r w:rsidR="00CC7073" w:rsidRPr="00CC7073" w:rsidDel="00C52C0B">
          <w:delText xml:space="preserve">main </w:delText>
        </w:r>
      </w:del>
      <w:ins w:id="301" w:author="Guanghui Liu" w:date="2021-01-12T14:39:00Z">
        <w:r w:rsidR="00C52C0B">
          <w:t>single</w:t>
        </w:r>
        <w:r w:rsidR="00C52C0B" w:rsidRPr="00CC7073">
          <w:t xml:space="preserve"> </w:t>
        </w:r>
      </w:ins>
      <w:r w:rsidR="00CC7073" w:rsidRPr="00CC7073">
        <w:t>task loss</w:t>
      </w:r>
      <w:bookmarkEnd w:id="299"/>
    </w:p>
    <w:p w14:paraId="17E1D72F" w14:textId="6B28BDAF" w:rsidR="00A305FE" w:rsidRDefault="00781BA3" w:rsidP="00781BA3">
      <w:pPr>
        <w:ind w:firstLine="0"/>
      </w:pPr>
      <w:r>
        <w:t>W</w:t>
      </w:r>
      <w:r w:rsidR="00804D29" w:rsidRPr="007F4B1D">
        <w:t xml:space="preserve">e compare the proposed </w:t>
      </w:r>
      <w:ins w:id="302" w:author="Guanghui Liu" w:date="2021-01-08T16:55:00Z">
        <w:r w:rsidR="00E766BA">
          <w:t>m</w:t>
        </w:r>
        <w:r w:rsidR="00E766BA" w:rsidRPr="00E766BA">
          <w:t>ulti-task losses method</w:t>
        </w:r>
        <w:r w:rsidR="00E766BA">
          <w:t xml:space="preserve"> (i.e.</w:t>
        </w:r>
        <w:r w:rsidR="00E766BA" w:rsidRPr="00E766BA">
          <w:t xml:space="preserve"> </w:t>
        </w:r>
      </w:ins>
      <w:r w:rsidR="00804D29">
        <w:t>ML_</w:t>
      </w:r>
      <w:r w:rsidR="00804D29" w:rsidRPr="0032333C">
        <w:t>ordCOX</w:t>
      </w:r>
      <w:ins w:id="303" w:author="Guanghui Liu" w:date="2021-01-08T16:55:00Z">
        <w:r w:rsidR="00E766BA">
          <w:t>)</w:t>
        </w:r>
      </w:ins>
      <w:del w:id="304" w:author="Guanghui Liu" w:date="2021-01-08T16:55:00Z">
        <w:r w:rsidR="00804D29" w:rsidRPr="007F4B1D" w:rsidDel="00E766BA">
          <w:delText xml:space="preserve"> method</w:delText>
        </w:r>
      </w:del>
      <w:r w:rsidR="00804D29" w:rsidRPr="007F4B1D">
        <w:t>, which combines the main loss (</w:t>
      </w:r>
      <w:r w:rsidR="00804D29" w:rsidRPr="00456E02">
        <w:rPr>
          <w:i/>
        </w:rPr>
        <w:t>L</w:t>
      </w:r>
      <w:r w:rsidR="00804D29" w:rsidRPr="00456E02">
        <w:rPr>
          <w:i/>
          <w:vertAlign w:val="subscript"/>
        </w:rPr>
        <w:t>main</w:t>
      </w:r>
      <w:r w:rsidR="00804D29" w:rsidRPr="007F4B1D">
        <w:t>) with the auxiliary loss (</w:t>
      </w:r>
      <w:r w:rsidR="00804D29" w:rsidRPr="007F4B1D">
        <w:rPr>
          <w:i/>
        </w:rPr>
        <w:t>L</w:t>
      </w:r>
      <w:r w:rsidR="00804D29" w:rsidRPr="007F4B1D">
        <w:rPr>
          <w:i/>
          <w:vertAlign w:val="subscript"/>
        </w:rPr>
        <w:t>aux</w:t>
      </w:r>
      <w:r w:rsidR="00804D29" w:rsidRPr="007F4B1D">
        <w:t xml:space="preserve">) from the auxiliary task, with </w:t>
      </w:r>
      <w:ins w:id="305" w:author="Guanghui Liu" w:date="2021-01-12T19:30:00Z">
        <w:r w:rsidR="00054D11">
          <w:t xml:space="preserve">two </w:t>
        </w:r>
      </w:ins>
      <w:r w:rsidR="00804D29" w:rsidRPr="007F4B1D">
        <w:t xml:space="preserve">only </w:t>
      </w:r>
      <w:del w:id="306" w:author="Guanghui Liu" w:date="2021-01-12T19:30:00Z">
        <w:r w:rsidR="00804D29" w:rsidRPr="007F4B1D" w:rsidDel="00054D11">
          <w:delText xml:space="preserve">the </w:delText>
        </w:r>
      </w:del>
      <w:del w:id="307" w:author="Guanghui Liu" w:date="2021-01-12T19:28:00Z">
        <w:r w:rsidR="00804D29" w:rsidRPr="007F4B1D" w:rsidDel="00054D11">
          <w:delText xml:space="preserve">main </w:delText>
        </w:r>
      </w:del>
      <w:ins w:id="308" w:author="Guanghui Liu" w:date="2021-01-12T19:28:00Z">
        <w:r w:rsidR="00054D11">
          <w:t>single</w:t>
        </w:r>
        <w:r w:rsidR="00054D11" w:rsidRPr="007F4B1D">
          <w:t xml:space="preserve"> </w:t>
        </w:r>
      </w:ins>
      <w:ins w:id="309" w:author="Guanghui Liu" w:date="2021-01-08T16:47:00Z">
        <w:r w:rsidR="006D5DBA">
          <w:t xml:space="preserve">task </w:t>
        </w:r>
      </w:ins>
      <w:r w:rsidR="00804D29" w:rsidRPr="007F4B1D">
        <w:t>loss</w:t>
      </w:r>
      <w:ins w:id="310" w:author="Guanghui Liu" w:date="2021-01-08T16:47:00Z">
        <w:r w:rsidR="006D5DBA">
          <w:t xml:space="preserve"> method</w:t>
        </w:r>
      </w:ins>
      <w:ins w:id="311" w:author="Guanghui Liu" w:date="2021-01-12T19:30:00Z">
        <w:r w:rsidR="00054D11">
          <w:t xml:space="preserve">s (i.e. </w:t>
        </w:r>
      </w:ins>
      <w:ins w:id="312" w:author="Guanghui Liu" w:date="2021-01-12T19:31:00Z">
        <w:r w:rsidR="00054D11">
          <w:t xml:space="preserve">only </w:t>
        </w:r>
      </w:ins>
      <w:ins w:id="313" w:author="Guanghui Liu" w:date="2021-01-12T19:32:00Z">
        <w:r w:rsidR="00054D11">
          <w:t>main task loss and only auxiliary task loss)</w:t>
        </w:r>
      </w:ins>
      <w:r w:rsidR="00804D29" w:rsidRPr="007F4B1D">
        <w:t>.</w:t>
      </w:r>
      <w:r w:rsidR="00804D29">
        <w:t xml:space="preserve"> </w:t>
      </w:r>
      <w:r w:rsidR="00C116CF">
        <w:t>In 3.2</w:t>
      </w:r>
      <w:r w:rsidR="00C116CF" w:rsidRPr="00804D29">
        <w:t xml:space="preserve"> section experiments</w:t>
      </w:r>
      <w:r w:rsidR="00C116CF">
        <w:t xml:space="preserve">, </w:t>
      </w:r>
      <w:bookmarkStart w:id="314" w:name="_Hlk47967777"/>
      <w:r w:rsidR="00C116CF" w:rsidRPr="00456E02">
        <w:rPr>
          <w:i/>
        </w:rPr>
        <w:t>G</w:t>
      </w:r>
      <w:r w:rsidR="00C116CF" w:rsidRPr="00456E02">
        <w:rPr>
          <w:i/>
          <w:vertAlign w:val="subscript"/>
        </w:rPr>
        <w:t>mRNA</w:t>
      </w:r>
      <w:del w:id="315" w:author="Guanghui Liu" w:date="2021-01-08T17:31:00Z">
        <w:r w:rsidR="00C116CF" w:rsidRPr="00456E02" w:rsidDel="004E01A1">
          <w:rPr>
            <w:rFonts w:asciiTheme="minorEastAsia" w:eastAsiaTheme="minorEastAsia" w:hAnsiTheme="minorEastAsia" w:hint="eastAsia"/>
            <w:i/>
            <w:vertAlign w:val="subscript"/>
            <w:lang w:eastAsia="zh-CN"/>
          </w:rPr>
          <w:delText>-</w:delText>
        </w:r>
      </w:del>
      <w:ins w:id="316" w:author="Guanghui Liu" w:date="2021-01-08T17:31:00Z">
        <w:r w:rsidR="004E01A1">
          <w:rPr>
            <w:rFonts w:asciiTheme="minorEastAsia" w:eastAsiaTheme="minorEastAsia" w:hAnsiTheme="minorEastAsia" w:hint="eastAsia"/>
            <w:i/>
            <w:vertAlign w:val="subscript"/>
            <w:lang w:eastAsia="zh-CN"/>
          </w:rPr>
          <w:t>+</w:t>
        </w:r>
      </w:ins>
      <w:r w:rsidR="00C116CF" w:rsidRPr="00456E02">
        <w:rPr>
          <w:i/>
          <w:vertAlign w:val="subscript"/>
        </w:rPr>
        <w:t>meth</w:t>
      </w:r>
      <w:r w:rsidR="00C116CF">
        <w:rPr>
          <w:i/>
          <w:vertAlign w:val="subscript"/>
        </w:rPr>
        <w:t xml:space="preserve"> </w:t>
      </w:r>
      <w:bookmarkEnd w:id="314"/>
      <w:r w:rsidR="00C116CF">
        <w:rPr>
          <w:iCs/>
        </w:rPr>
        <w:t xml:space="preserve">is </w:t>
      </w:r>
      <w:r w:rsidR="00C116CF">
        <w:t>the best</w:t>
      </w:r>
      <w:r w:rsidR="00C116CF" w:rsidRPr="00456E02">
        <w:t xml:space="preserve"> feature</w:t>
      </w:r>
      <w:del w:id="317" w:author="Guanghui Liu" w:date="2021-01-08T16:48:00Z">
        <w:r w:rsidR="00C116CF" w:rsidRPr="00456E02" w:rsidDel="006D5DBA">
          <w:delText xml:space="preserve"> set</w:delText>
        </w:r>
        <w:r w:rsidR="00C116CF" w:rsidDel="006D5DBA">
          <w:delText xml:space="preserve"> </w:delText>
        </w:r>
        <w:r w:rsidDel="006D5DBA">
          <w:delText>with only main task</w:delText>
        </w:r>
      </w:del>
      <w:r>
        <w:t xml:space="preserve">. So, </w:t>
      </w:r>
      <w:r w:rsidRPr="00781BA3">
        <w:t xml:space="preserve">we </w:t>
      </w:r>
      <w:r>
        <w:t xml:space="preserve">use </w:t>
      </w:r>
      <w:r w:rsidRPr="00456E02">
        <w:rPr>
          <w:i/>
        </w:rPr>
        <w:t>G</w:t>
      </w:r>
      <w:r w:rsidRPr="00456E02">
        <w:rPr>
          <w:i/>
          <w:vertAlign w:val="subscript"/>
        </w:rPr>
        <w:t>mRNA</w:t>
      </w:r>
      <w:del w:id="318" w:author="Guanghui Liu" w:date="2021-01-08T17:30:00Z">
        <w:r w:rsidRPr="00456E02" w:rsidDel="007C031C">
          <w:rPr>
            <w:rFonts w:asciiTheme="minorEastAsia" w:eastAsiaTheme="minorEastAsia" w:hAnsiTheme="minorEastAsia" w:hint="eastAsia"/>
            <w:i/>
            <w:vertAlign w:val="subscript"/>
            <w:lang w:eastAsia="zh-CN"/>
          </w:rPr>
          <w:delText>-</w:delText>
        </w:r>
      </w:del>
      <w:ins w:id="319" w:author="Guanghui Liu" w:date="2021-01-08T17:30:00Z">
        <w:r w:rsidR="007C031C">
          <w:rPr>
            <w:rFonts w:asciiTheme="minorEastAsia" w:eastAsiaTheme="minorEastAsia" w:hAnsiTheme="minorEastAsia" w:hint="eastAsia"/>
            <w:i/>
            <w:vertAlign w:val="subscript"/>
            <w:lang w:eastAsia="zh-CN"/>
          </w:rPr>
          <w:t>+</w:t>
        </w:r>
      </w:ins>
      <w:r w:rsidRPr="00456E02">
        <w:rPr>
          <w:i/>
          <w:vertAlign w:val="subscript"/>
        </w:rPr>
        <w:t>meth</w:t>
      </w:r>
      <w:r>
        <w:rPr>
          <w:i/>
          <w:vertAlign w:val="subscript"/>
        </w:rPr>
        <w:t xml:space="preserve"> </w:t>
      </w:r>
      <w:ins w:id="320" w:author="Guanghui Liu" w:date="2021-01-08T16:50:00Z">
        <w:r w:rsidR="00E766BA">
          <w:rPr>
            <w:iCs/>
          </w:rPr>
          <w:t>as</w:t>
        </w:r>
      </w:ins>
      <w:ins w:id="321" w:author="Guanghui Liu" w:date="2021-01-12T19:33:00Z">
        <w:r w:rsidR="00054D11">
          <w:rPr>
            <w:iCs/>
          </w:rPr>
          <w:t xml:space="preserve"> </w:t>
        </w:r>
      </w:ins>
      <w:ins w:id="322" w:author="Guanghui Liu" w:date="2021-01-12T19:34:00Z">
        <w:r w:rsidR="00054D11">
          <w:rPr>
            <w:iCs/>
          </w:rPr>
          <w:t>input</w:t>
        </w:r>
      </w:ins>
      <w:ins w:id="323" w:author="Guanghui Liu" w:date="2021-01-08T16:50:00Z">
        <w:r w:rsidR="00E766BA">
          <w:rPr>
            <w:iCs/>
          </w:rPr>
          <w:t xml:space="preserve"> feature set </w:t>
        </w:r>
      </w:ins>
      <w:r>
        <w:rPr>
          <w:iCs/>
        </w:rPr>
        <w:t xml:space="preserve">to </w:t>
      </w:r>
      <w:r w:rsidRPr="00781BA3">
        <w:t>evaluate the performance concerning the proposed method</w:t>
      </w:r>
      <w:r>
        <w:t xml:space="preserve">. </w:t>
      </w:r>
      <w:r w:rsidR="00804D29" w:rsidRPr="00456E02">
        <w:t xml:space="preserve">Table </w:t>
      </w:r>
      <w:r>
        <w:t>4</w:t>
      </w:r>
      <w:r w:rsidR="00804D29" w:rsidRPr="00456E02">
        <w:t xml:space="preserve"> </w:t>
      </w:r>
      <w:r w:rsidR="00424013">
        <w:t>present</w:t>
      </w:r>
      <w:r w:rsidR="00804D29" w:rsidRPr="00456E02">
        <w:t xml:space="preserve">s the performance comparison of the </w:t>
      </w:r>
      <w:r w:rsidR="00804D29">
        <w:t>ML_</w:t>
      </w:r>
      <w:r w:rsidR="00804D29" w:rsidRPr="0032333C">
        <w:t>ordCOX</w:t>
      </w:r>
      <w:r w:rsidR="00804D29" w:rsidRPr="007F4B1D">
        <w:t xml:space="preserve"> </w:t>
      </w:r>
      <w:r w:rsidR="00804D29">
        <w:t xml:space="preserve">and </w:t>
      </w:r>
      <w:ins w:id="324" w:author="Guanghui Liu" w:date="2021-01-08T16:51:00Z">
        <w:r w:rsidR="00E766BA">
          <w:t xml:space="preserve">the </w:t>
        </w:r>
      </w:ins>
      <w:ins w:id="325" w:author="Guanghui Liu" w:date="2021-01-12T19:37:00Z">
        <w:r w:rsidR="00220A1A">
          <w:t xml:space="preserve">two </w:t>
        </w:r>
      </w:ins>
      <w:ins w:id="326" w:author="Guanghui Liu" w:date="2021-01-08T17:06:00Z">
        <w:r w:rsidR="007667C0">
          <w:t>single</w:t>
        </w:r>
      </w:ins>
      <w:ins w:id="327" w:author="Guanghui Liu" w:date="2021-01-08T16:52:00Z">
        <w:r w:rsidR="00E766BA" w:rsidRPr="00E766BA">
          <w:t xml:space="preserve"> task loss</w:t>
        </w:r>
        <w:r w:rsidR="00E766BA">
          <w:t xml:space="preserve"> method</w:t>
        </w:r>
      </w:ins>
      <w:ins w:id="328" w:author="Guanghui Liu" w:date="2021-01-12T19:37:00Z">
        <w:r w:rsidR="00220A1A">
          <w:t>s</w:t>
        </w:r>
      </w:ins>
      <w:ins w:id="329" w:author="Guanghui Liu" w:date="2021-01-08T16:52:00Z">
        <w:r w:rsidR="00E766BA" w:rsidRPr="00E766BA">
          <w:t xml:space="preserve"> </w:t>
        </w:r>
      </w:ins>
      <w:del w:id="330" w:author="Guanghui Liu" w:date="2021-01-08T16:52:00Z">
        <w:r w:rsidRPr="00456E02" w:rsidDel="00E766BA">
          <w:rPr>
            <w:i/>
          </w:rPr>
          <w:delText>G</w:delText>
        </w:r>
        <w:r w:rsidRPr="00456E02" w:rsidDel="00E766BA">
          <w:rPr>
            <w:i/>
            <w:vertAlign w:val="subscript"/>
          </w:rPr>
          <w:delText>mRNA-meth</w:delText>
        </w:r>
        <w:r w:rsidR="00804D29" w:rsidRPr="00456E02" w:rsidDel="00E766BA">
          <w:delText xml:space="preserve"> </w:delText>
        </w:r>
      </w:del>
      <w:r w:rsidR="00804D29" w:rsidRPr="00456E02">
        <w:t>with the values of the C-index.</w:t>
      </w:r>
      <w:r w:rsidR="00424013">
        <w:t xml:space="preserve"> </w:t>
      </w:r>
      <w:r w:rsidR="00C2200C">
        <w:t>Figure</w:t>
      </w:r>
      <w:r w:rsidR="00424013">
        <w:t xml:space="preserve"> 3 shows the </w:t>
      </w:r>
      <w:r w:rsidR="00424013" w:rsidRPr="00424013">
        <w:t xml:space="preserve">training loss curves </w:t>
      </w:r>
      <w:del w:id="331" w:author="Guanghui Liu" w:date="2021-01-12T19:58:00Z">
        <w:r w:rsidR="00424013" w:rsidRPr="00424013" w:rsidDel="001A23CD">
          <w:delText xml:space="preserve">between </w:delText>
        </w:r>
      </w:del>
      <w:ins w:id="332" w:author="Guanghui Liu" w:date="2021-01-12T19:58:00Z">
        <w:r w:rsidR="001A23CD">
          <w:t>of</w:t>
        </w:r>
        <w:r w:rsidR="001A23CD" w:rsidRPr="00424013">
          <w:t xml:space="preserve"> </w:t>
        </w:r>
      </w:ins>
      <w:del w:id="333" w:author="Guanghui Liu" w:date="2021-01-12T19:58:00Z">
        <w:r w:rsidR="00424013" w:rsidDel="001A23CD">
          <w:delText xml:space="preserve">the </w:delText>
        </w:r>
      </w:del>
      <w:del w:id="334" w:author="Guanghui Liu" w:date="2021-01-12T19:38:00Z">
        <w:r w:rsidR="00424013" w:rsidRPr="00424013" w:rsidDel="00220A1A">
          <w:delText xml:space="preserve">two </w:delText>
        </w:r>
      </w:del>
      <w:ins w:id="335" w:author="Guanghui Liu" w:date="2021-01-12T19:38:00Z">
        <w:r w:rsidR="00220A1A">
          <w:t>three</w:t>
        </w:r>
        <w:r w:rsidR="00220A1A" w:rsidRPr="00424013">
          <w:t xml:space="preserve"> </w:t>
        </w:r>
      </w:ins>
      <w:r w:rsidR="00424013" w:rsidRPr="00424013">
        <w:t>different loss methods</w:t>
      </w:r>
      <w:r w:rsidR="00424013" w:rsidRPr="00B87A6B">
        <w:t>.</w:t>
      </w:r>
    </w:p>
    <w:p w14:paraId="4C2EE14B" w14:textId="610C8720" w:rsidR="00F56D39" w:rsidRPr="00456E02" w:rsidRDefault="00F56D39" w:rsidP="00F56D39">
      <w:pPr>
        <w:pStyle w:val="p1a"/>
        <w:spacing w:before="240" w:after="120" w:line="220" w:lineRule="atLeast"/>
        <w:rPr>
          <w:sz w:val="18"/>
          <w:szCs w:val="18"/>
        </w:rPr>
      </w:pPr>
      <w:r w:rsidRPr="00456E02">
        <w:rPr>
          <w:rFonts w:hint="eastAsia"/>
          <w:b/>
          <w:sz w:val="18"/>
          <w:szCs w:val="18"/>
        </w:rPr>
        <w:t xml:space="preserve">Table </w:t>
      </w:r>
      <w:r w:rsidRPr="00456E02">
        <w:rPr>
          <w:b/>
          <w:sz w:val="18"/>
          <w:szCs w:val="18"/>
        </w:rPr>
        <w:t>4</w:t>
      </w:r>
      <w:r w:rsidRPr="009F17C0">
        <w:rPr>
          <w:b/>
          <w:sz w:val="18"/>
          <w:szCs w:val="18"/>
        </w:rPr>
        <w:t>.</w:t>
      </w:r>
      <w:r w:rsidRPr="00456E02">
        <w:rPr>
          <w:rFonts w:hint="eastAsia"/>
          <w:sz w:val="18"/>
          <w:szCs w:val="18"/>
        </w:rPr>
        <w:t xml:space="preserve"> </w:t>
      </w:r>
      <w:r w:rsidRPr="00456E02">
        <w:rPr>
          <w:sz w:val="18"/>
          <w:szCs w:val="18"/>
        </w:rPr>
        <w:t xml:space="preserve">Performance comparison </w:t>
      </w:r>
      <w:bookmarkStart w:id="336" w:name="_Hlk47968462"/>
      <w:r w:rsidRPr="00456E02">
        <w:rPr>
          <w:sz w:val="18"/>
          <w:szCs w:val="18"/>
        </w:rPr>
        <w:t xml:space="preserve">between two different loss methods </w:t>
      </w:r>
      <w:bookmarkEnd w:id="336"/>
      <w:r w:rsidRPr="00456E02">
        <w:rPr>
          <w:sz w:val="18"/>
          <w:szCs w:val="18"/>
        </w:rPr>
        <w:t>with C-index</w:t>
      </w:r>
      <w:r>
        <w:rPr>
          <w:sz w:val="18"/>
          <w:szCs w:val="18"/>
        </w:rPr>
        <w:t>.</w:t>
      </w:r>
      <w:r w:rsidRPr="00456E02">
        <w:rPr>
          <w:sz w:val="18"/>
          <w:szCs w:val="18"/>
        </w:rPr>
        <w:t xml:space="preserve"> </w:t>
      </w:r>
    </w:p>
    <w:p w14:paraId="7E8579ED" w14:textId="61A387FC" w:rsidR="00A305FE" w:rsidRDefault="00A305FE" w:rsidP="00A305FE"/>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7"/>
        <w:gridCol w:w="992"/>
      </w:tblGrid>
      <w:tr w:rsidR="007A1370" w:rsidRPr="00456E02" w14:paraId="0478F4E5" w14:textId="77777777" w:rsidTr="005F2ECB">
        <w:trPr>
          <w:trHeight w:hRule="exact" w:val="278"/>
          <w:jc w:val="center"/>
        </w:trPr>
        <w:tc>
          <w:tcPr>
            <w:tcW w:w="2127" w:type="dxa"/>
            <w:tcBorders>
              <w:top w:val="single" w:sz="12" w:space="0" w:color="auto"/>
              <w:left w:val="nil"/>
              <w:bottom w:val="single" w:sz="4" w:space="0" w:color="auto"/>
              <w:right w:val="nil"/>
            </w:tcBorders>
            <w:shd w:val="clear" w:color="auto" w:fill="auto"/>
          </w:tcPr>
          <w:p w14:paraId="2400A325" w14:textId="06A6ACF0" w:rsidR="007A1370" w:rsidRPr="00456E02" w:rsidRDefault="007A1370" w:rsidP="005F2ECB">
            <w:pPr>
              <w:pStyle w:val="p1a"/>
              <w:rPr>
                <w:b/>
                <w:sz w:val="18"/>
                <w:szCs w:val="18"/>
              </w:rPr>
            </w:pPr>
            <w:del w:id="337" w:author="Guanghui Liu" w:date="2021-01-07T12:18:00Z">
              <w:r w:rsidRPr="00456E02" w:rsidDel="0085105F">
                <w:rPr>
                  <w:b/>
                  <w:sz w:val="18"/>
                  <w:szCs w:val="18"/>
                </w:rPr>
                <w:delText>Methods</w:delText>
              </w:r>
            </w:del>
          </w:p>
        </w:tc>
        <w:tc>
          <w:tcPr>
            <w:tcW w:w="992" w:type="dxa"/>
            <w:tcBorders>
              <w:top w:val="single" w:sz="12" w:space="0" w:color="auto"/>
              <w:left w:val="nil"/>
              <w:bottom w:val="single" w:sz="4" w:space="0" w:color="auto"/>
              <w:right w:val="nil"/>
            </w:tcBorders>
            <w:shd w:val="clear" w:color="auto" w:fill="auto"/>
          </w:tcPr>
          <w:p w14:paraId="477F94B6" w14:textId="04C7BB42" w:rsidR="007A1370" w:rsidRPr="00456E02" w:rsidRDefault="007A1370" w:rsidP="005F2ECB">
            <w:pPr>
              <w:pStyle w:val="p1a"/>
              <w:rPr>
                <w:b/>
                <w:sz w:val="18"/>
                <w:szCs w:val="18"/>
              </w:rPr>
            </w:pPr>
            <w:del w:id="338" w:author="Guanghui Liu" w:date="2021-01-07T12:18:00Z">
              <w:r w:rsidRPr="00456E02" w:rsidDel="0085105F">
                <w:rPr>
                  <w:b/>
                  <w:sz w:val="18"/>
                  <w:szCs w:val="18"/>
                </w:rPr>
                <w:delText>C-index</w:delText>
              </w:r>
            </w:del>
          </w:p>
        </w:tc>
      </w:tr>
      <w:tr w:rsidR="007A1370" w:rsidRPr="00456E02" w14:paraId="26EEE536" w14:textId="77777777" w:rsidTr="005F2ECB">
        <w:trPr>
          <w:trHeight w:hRule="exact" w:val="262"/>
          <w:jc w:val="center"/>
        </w:trPr>
        <w:tc>
          <w:tcPr>
            <w:tcW w:w="2127" w:type="dxa"/>
            <w:tcBorders>
              <w:top w:val="single" w:sz="4" w:space="0" w:color="auto"/>
              <w:left w:val="nil"/>
              <w:bottom w:val="nil"/>
              <w:right w:val="nil"/>
            </w:tcBorders>
            <w:shd w:val="pct5" w:color="auto" w:fill="auto"/>
          </w:tcPr>
          <w:p w14:paraId="2F57A273" w14:textId="576965AB" w:rsidR="007A1370" w:rsidRPr="00462F96" w:rsidRDefault="007A1370" w:rsidP="005F2ECB">
            <w:pPr>
              <w:pStyle w:val="p1a"/>
              <w:rPr>
                <w:i/>
                <w:sz w:val="18"/>
                <w:szCs w:val="18"/>
              </w:rPr>
            </w:pPr>
            <w:del w:id="339" w:author="Guanghui Liu" w:date="2021-01-07T12:18:00Z">
              <w:r w:rsidRPr="00462F96" w:rsidDel="0085105F">
                <w:rPr>
                  <w:sz w:val="18"/>
                  <w:szCs w:val="18"/>
                </w:rPr>
                <w:delText>ML_ordCOX</w:delText>
              </w:r>
            </w:del>
          </w:p>
        </w:tc>
        <w:tc>
          <w:tcPr>
            <w:tcW w:w="992" w:type="dxa"/>
            <w:tcBorders>
              <w:top w:val="single" w:sz="4" w:space="0" w:color="auto"/>
              <w:left w:val="nil"/>
              <w:bottom w:val="nil"/>
              <w:right w:val="nil"/>
            </w:tcBorders>
            <w:shd w:val="pct5" w:color="auto" w:fill="auto"/>
          </w:tcPr>
          <w:p w14:paraId="4FFFE487" w14:textId="50368A6D" w:rsidR="007A1370" w:rsidRPr="00456E02" w:rsidRDefault="007A1370" w:rsidP="005F2ECB">
            <w:pPr>
              <w:pStyle w:val="p1a"/>
              <w:rPr>
                <w:sz w:val="18"/>
                <w:szCs w:val="18"/>
              </w:rPr>
            </w:pPr>
            <w:del w:id="340" w:author="Guanghui Liu" w:date="2021-01-07T12:18:00Z">
              <w:r w:rsidRPr="00456E02" w:rsidDel="0085105F">
                <w:rPr>
                  <w:sz w:val="18"/>
                  <w:szCs w:val="18"/>
                </w:rPr>
                <w:delText>0.6</w:delText>
              </w:r>
              <w:r w:rsidDel="0085105F">
                <w:rPr>
                  <w:sz w:val="18"/>
                  <w:szCs w:val="18"/>
                </w:rPr>
                <w:delText>945</w:delText>
              </w:r>
            </w:del>
          </w:p>
        </w:tc>
      </w:tr>
      <w:tr w:rsidR="007A1370" w:rsidRPr="00456E02" w14:paraId="4A6895F3" w14:textId="77777777" w:rsidTr="005F2ECB">
        <w:trPr>
          <w:trHeight w:hRule="exact" w:val="227"/>
          <w:jc w:val="center"/>
        </w:trPr>
        <w:tc>
          <w:tcPr>
            <w:tcW w:w="2127" w:type="dxa"/>
            <w:tcBorders>
              <w:top w:val="nil"/>
              <w:left w:val="nil"/>
              <w:bottom w:val="single" w:sz="12" w:space="0" w:color="auto"/>
              <w:right w:val="nil"/>
            </w:tcBorders>
            <w:shd w:val="clear" w:color="auto" w:fill="auto"/>
          </w:tcPr>
          <w:p w14:paraId="0A66F838" w14:textId="40B70C4E" w:rsidR="007A1370" w:rsidRPr="00456E02" w:rsidRDefault="007A1370" w:rsidP="007A1370">
            <w:pPr>
              <w:pStyle w:val="p1a"/>
              <w:rPr>
                <w:i/>
                <w:sz w:val="18"/>
                <w:szCs w:val="18"/>
              </w:rPr>
            </w:pPr>
            <w:del w:id="341" w:author="Guanghui Liu" w:date="2021-01-07T12:18:00Z">
              <w:r w:rsidRPr="00456E02" w:rsidDel="0085105F">
                <w:rPr>
                  <w:i/>
                  <w:sz w:val="18"/>
                  <w:szCs w:val="18"/>
                </w:rPr>
                <w:delText>G</w:delText>
              </w:r>
              <w:r w:rsidRPr="00456E02" w:rsidDel="0085105F">
                <w:rPr>
                  <w:i/>
                  <w:sz w:val="18"/>
                  <w:szCs w:val="18"/>
                  <w:vertAlign w:val="subscript"/>
                </w:rPr>
                <w:delText>mRNA-meth</w:delText>
              </w:r>
            </w:del>
          </w:p>
        </w:tc>
        <w:tc>
          <w:tcPr>
            <w:tcW w:w="992" w:type="dxa"/>
            <w:tcBorders>
              <w:top w:val="nil"/>
              <w:left w:val="nil"/>
              <w:bottom w:val="single" w:sz="12" w:space="0" w:color="auto"/>
              <w:right w:val="nil"/>
            </w:tcBorders>
            <w:shd w:val="clear" w:color="auto" w:fill="auto"/>
          </w:tcPr>
          <w:p w14:paraId="2B4D2A9D" w14:textId="7978DC4A" w:rsidR="007A1370" w:rsidRPr="00456E02" w:rsidRDefault="007A1370" w:rsidP="007A1370">
            <w:pPr>
              <w:pStyle w:val="p1a"/>
              <w:rPr>
                <w:sz w:val="18"/>
                <w:szCs w:val="18"/>
              </w:rPr>
            </w:pPr>
            <w:del w:id="342" w:author="Guanghui Liu" w:date="2021-01-07T12:18:00Z">
              <w:r w:rsidRPr="00456E02" w:rsidDel="0085105F">
                <w:rPr>
                  <w:sz w:val="18"/>
                  <w:szCs w:val="18"/>
                </w:rPr>
                <w:delText>0.6</w:delText>
              </w:r>
              <w:r w:rsidDel="0085105F">
                <w:rPr>
                  <w:sz w:val="18"/>
                  <w:szCs w:val="18"/>
                </w:rPr>
                <w:delText>456</w:delText>
              </w:r>
            </w:del>
          </w:p>
        </w:tc>
      </w:tr>
    </w:tbl>
    <w:p w14:paraId="59A4B75F" w14:textId="423FB923" w:rsidR="00A305FE" w:rsidRDefault="00A305FE" w:rsidP="00A305FE"/>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Change w:id="343" w:author="Guanghui Liu" w:date="2021-01-08T17:02:00Z">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PrChange>
      </w:tblPr>
      <w:tblGrid>
        <w:gridCol w:w="2610"/>
        <w:gridCol w:w="1170"/>
        <w:tblGridChange w:id="344">
          <w:tblGrid>
            <w:gridCol w:w="2127"/>
            <w:gridCol w:w="483"/>
            <w:gridCol w:w="509"/>
            <w:gridCol w:w="661"/>
          </w:tblGrid>
        </w:tblGridChange>
      </w:tblGrid>
      <w:tr w:rsidR="0085105F" w:rsidRPr="00456E02" w14:paraId="30454305" w14:textId="77777777" w:rsidTr="007C7894">
        <w:trPr>
          <w:trHeight w:hRule="exact" w:val="278"/>
          <w:jc w:val="center"/>
          <w:ins w:id="345" w:author="Guanghui Liu" w:date="2021-01-07T12:19:00Z"/>
          <w:trPrChange w:id="346" w:author="Guanghui Liu" w:date="2021-01-08T17:02:00Z">
            <w:trPr>
              <w:gridAfter w:val="0"/>
              <w:trHeight w:hRule="exact" w:val="278"/>
              <w:jc w:val="center"/>
            </w:trPr>
          </w:trPrChange>
        </w:trPr>
        <w:tc>
          <w:tcPr>
            <w:tcW w:w="2610" w:type="dxa"/>
            <w:tcBorders>
              <w:top w:val="single" w:sz="12" w:space="0" w:color="auto"/>
              <w:left w:val="nil"/>
              <w:bottom w:val="single" w:sz="4" w:space="0" w:color="auto"/>
              <w:right w:val="nil"/>
            </w:tcBorders>
            <w:shd w:val="clear" w:color="auto" w:fill="auto"/>
            <w:tcPrChange w:id="347" w:author="Guanghui Liu" w:date="2021-01-08T17:02:00Z">
              <w:tcPr>
                <w:tcW w:w="2127" w:type="dxa"/>
                <w:tcBorders>
                  <w:top w:val="single" w:sz="12" w:space="0" w:color="auto"/>
                  <w:left w:val="nil"/>
                  <w:bottom w:val="single" w:sz="4" w:space="0" w:color="auto"/>
                  <w:right w:val="nil"/>
                </w:tcBorders>
                <w:shd w:val="clear" w:color="auto" w:fill="auto"/>
              </w:tcPr>
            </w:tcPrChange>
          </w:tcPr>
          <w:p w14:paraId="03AA968C" w14:textId="77777777" w:rsidR="0085105F" w:rsidRPr="00456E02" w:rsidRDefault="0085105F" w:rsidP="00E80D81">
            <w:pPr>
              <w:pStyle w:val="p1a"/>
              <w:rPr>
                <w:ins w:id="348" w:author="Guanghui Liu" w:date="2021-01-07T12:19:00Z"/>
                <w:b/>
                <w:sz w:val="18"/>
                <w:szCs w:val="18"/>
              </w:rPr>
            </w:pPr>
            <w:ins w:id="349" w:author="Guanghui Liu" w:date="2021-01-07T12:19:00Z">
              <w:r w:rsidRPr="00456E02">
                <w:rPr>
                  <w:b/>
                  <w:sz w:val="18"/>
                  <w:szCs w:val="18"/>
                </w:rPr>
                <w:t>Methods</w:t>
              </w:r>
            </w:ins>
          </w:p>
        </w:tc>
        <w:tc>
          <w:tcPr>
            <w:tcW w:w="1170" w:type="dxa"/>
            <w:tcBorders>
              <w:top w:val="single" w:sz="12" w:space="0" w:color="auto"/>
              <w:left w:val="nil"/>
              <w:bottom w:val="single" w:sz="4" w:space="0" w:color="auto"/>
              <w:right w:val="nil"/>
            </w:tcBorders>
            <w:shd w:val="clear" w:color="auto" w:fill="auto"/>
            <w:tcPrChange w:id="350" w:author="Guanghui Liu" w:date="2021-01-08T17:02:00Z">
              <w:tcPr>
                <w:tcW w:w="992" w:type="dxa"/>
                <w:gridSpan w:val="2"/>
                <w:tcBorders>
                  <w:top w:val="single" w:sz="12" w:space="0" w:color="auto"/>
                  <w:left w:val="nil"/>
                  <w:bottom w:val="single" w:sz="4" w:space="0" w:color="auto"/>
                  <w:right w:val="nil"/>
                </w:tcBorders>
                <w:shd w:val="clear" w:color="auto" w:fill="auto"/>
              </w:tcPr>
            </w:tcPrChange>
          </w:tcPr>
          <w:p w14:paraId="425E21D8" w14:textId="77777777" w:rsidR="0085105F" w:rsidRPr="00456E02" w:rsidRDefault="0085105F" w:rsidP="00E80D81">
            <w:pPr>
              <w:pStyle w:val="p1a"/>
              <w:rPr>
                <w:ins w:id="351" w:author="Guanghui Liu" w:date="2021-01-07T12:19:00Z"/>
                <w:b/>
                <w:sz w:val="18"/>
                <w:szCs w:val="18"/>
              </w:rPr>
            </w:pPr>
            <w:ins w:id="352" w:author="Guanghui Liu" w:date="2021-01-07T12:19:00Z">
              <w:r w:rsidRPr="00456E02">
                <w:rPr>
                  <w:b/>
                  <w:sz w:val="18"/>
                  <w:szCs w:val="18"/>
                </w:rPr>
                <w:t>C-index</w:t>
              </w:r>
            </w:ins>
          </w:p>
        </w:tc>
      </w:tr>
      <w:tr w:rsidR="0085105F" w:rsidRPr="00456E02" w14:paraId="58D75340" w14:textId="77777777" w:rsidTr="00CC2FA6">
        <w:trPr>
          <w:trHeight w:hRule="exact" w:val="262"/>
          <w:jc w:val="center"/>
          <w:ins w:id="353" w:author="Guanghui Liu" w:date="2021-01-07T12:19:00Z"/>
          <w:trPrChange w:id="354" w:author="Guanghui Liu" w:date="2021-01-12T19:42:00Z">
            <w:trPr>
              <w:gridAfter w:val="0"/>
              <w:trHeight w:hRule="exact" w:val="262"/>
              <w:jc w:val="center"/>
            </w:trPr>
          </w:trPrChange>
        </w:trPr>
        <w:tc>
          <w:tcPr>
            <w:tcW w:w="2610" w:type="dxa"/>
            <w:tcBorders>
              <w:top w:val="single" w:sz="4" w:space="0" w:color="auto"/>
              <w:left w:val="nil"/>
              <w:bottom w:val="single" w:sz="4" w:space="0" w:color="auto"/>
              <w:right w:val="nil"/>
            </w:tcBorders>
            <w:shd w:val="pct5" w:color="auto" w:fill="auto"/>
            <w:tcPrChange w:id="355" w:author="Guanghui Liu" w:date="2021-01-12T19:42:00Z">
              <w:tcPr>
                <w:tcW w:w="2127" w:type="dxa"/>
                <w:tcBorders>
                  <w:top w:val="single" w:sz="4" w:space="0" w:color="auto"/>
                  <w:left w:val="nil"/>
                  <w:bottom w:val="nil"/>
                  <w:right w:val="nil"/>
                </w:tcBorders>
                <w:shd w:val="pct5" w:color="auto" w:fill="auto"/>
              </w:tcPr>
            </w:tcPrChange>
          </w:tcPr>
          <w:p w14:paraId="6C28F1B4" w14:textId="1347786A" w:rsidR="0085105F" w:rsidRPr="00462F96" w:rsidRDefault="007C7894">
            <w:pPr>
              <w:pStyle w:val="p1a"/>
              <w:jc w:val="left"/>
              <w:rPr>
                <w:ins w:id="356" w:author="Guanghui Liu" w:date="2021-01-07T12:19:00Z"/>
                <w:i/>
                <w:sz w:val="18"/>
                <w:szCs w:val="18"/>
              </w:rPr>
              <w:pPrChange w:id="357" w:author="Guanghui Liu" w:date="2021-01-08T17:00:00Z">
                <w:pPr>
                  <w:pStyle w:val="p1a"/>
                </w:pPr>
              </w:pPrChange>
            </w:pPr>
            <w:ins w:id="358" w:author="Guanghui Liu" w:date="2021-01-08T17:01:00Z">
              <w:r>
                <w:rPr>
                  <w:i/>
                  <w:iCs/>
                  <w:sz w:val="18"/>
                  <w:szCs w:val="18"/>
                </w:rPr>
                <w:t>M</w:t>
              </w:r>
            </w:ins>
            <w:ins w:id="359" w:author="Guanghui Liu" w:date="2021-01-08T17:00:00Z">
              <w:r w:rsidRPr="007C7894">
                <w:rPr>
                  <w:i/>
                  <w:iCs/>
                  <w:sz w:val="18"/>
                  <w:szCs w:val="18"/>
                  <w:rPrChange w:id="360" w:author="Guanghui Liu" w:date="2021-01-08T17:00:00Z">
                    <w:rPr>
                      <w:sz w:val="18"/>
                      <w:szCs w:val="18"/>
                    </w:rPr>
                  </w:rPrChange>
                </w:rPr>
                <w:t>ulti-task losses</w:t>
              </w:r>
              <w:r w:rsidRPr="007C7894">
                <w:rPr>
                  <w:sz w:val="18"/>
                  <w:szCs w:val="18"/>
                </w:rPr>
                <w:t xml:space="preserve"> </w:t>
              </w:r>
            </w:ins>
            <w:ins w:id="361" w:author="Guanghui Liu" w:date="2021-01-08T17:02:00Z">
              <w:r w:rsidRPr="004E01A1">
                <w:rPr>
                  <w:i/>
                  <w:iCs/>
                  <w:sz w:val="18"/>
                  <w:szCs w:val="18"/>
                  <w:rPrChange w:id="362" w:author="Guanghui Liu" w:date="2021-01-08T17:34:00Z">
                    <w:rPr>
                      <w:sz w:val="18"/>
                      <w:szCs w:val="18"/>
                    </w:rPr>
                  </w:rPrChange>
                </w:rPr>
                <w:t>(</w:t>
              </w:r>
            </w:ins>
            <w:ins w:id="363" w:author="Guanghui Liu" w:date="2021-01-07T12:19:00Z">
              <w:r w:rsidR="0085105F" w:rsidRPr="004E01A1">
                <w:rPr>
                  <w:i/>
                  <w:iCs/>
                  <w:sz w:val="18"/>
                  <w:szCs w:val="18"/>
                  <w:rPrChange w:id="364" w:author="Guanghui Liu" w:date="2021-01-08T17:34:00Z">
                    <w:rPr>
                      <w:sz w:val="18"/>
                      <w:szCs w:val="18"/>
                    </w:rPr>
                  </w:rPrChange>
                </w:rPr>
                <w:t>ML_ordCOX</w:t>
              </w:r>
            </w:ins>
            <w:ins w:id="365" w:author="Guanghui Liu" w:date="2021-01-08T17:02:00Z">
              <w:r w:rsidRPr="004E01A1">
                <w:rPr>
                  <w:i/>
                  <w:iCs/>
                  <w:sz w:val="18"/>
                  <w:szCs w:val="18"/>
                  <w:rPrChange w:id="366" w:author="Guanghui Liu" w:date="2021-01-08T17:34:00Z">
                    <w:rPr>
                      <w:sz w:val="18"/>
                      <w:szCs w:val="18"/>
                    </w:rPr>
                  </w:rPrChange>
                </w:rPr>
                <w:t>)</w:t>
              </w:r>
            </w:ins>
          </w:p>
        </w:tc>
        <w:tc>
          <w:tcPr>
            <w:tcW w:w="1170" w:type="dxa"/>
            <w:tcBorders>
              <w:top w:val="single" w:sz="4" w:space="0" w:color="auto"/>
              <w:left w:val="nil"/>
              <w:bottom w:val="single" w:sz="4" w:space="0" w:color="auto"/>
              <w:right w:val="nil"/>
            </w:tcBorders>
            <w:shd w:val="pct5" w:color="auto" w:fill="auto"/>
            <w:tcPrChange w:id="367" w:author="Guanghui Liu" w:date="2021-01-12T19:42:00Z">
              <w:tcPr>
                <w:tcW w:w="992" w:type="dxa"/>
                <w:gridSpan w:val="2"/>
                <w:tcBorders>
                  <w:top w:val="single" w:sz="4" w:space="0" w:color="auto"/>
                  <w:left w:val="nil"/>
                  <w:bottom w:val="nil"/>
                  <w:right w:val="nil"/>
                </w:tcBorders>
                <w:shd w:val="pct5" w:color="auto" w:fill="auto"/>
              </w:tcPr>
            </w:tcPrChange>
          </w:tcPr>
          <w:p w14:paraId="79CD6CE4" w14:textId="37E33CAC" w:rsidR="0085105F" w:rsidRPr="00456E02" w:rsidRDefault="0085105F" w:rsidP="00E80D81">
            <w:pPr>
              <w:pStyle w:val="p1a"/>
              <w:rPr>
                <w:ins w:id="368" w:author="Guanghui Liu" w:date="2021-01-07T12:19:00Z"/>
                <w:sz w:val="18"/>
                <w:szCs w:val="18"/>
              </w:rPr>
            </w:pPr>
            <w:ins w:id="369" w:author="Guanghui Liu" w:date="2021-01-07T12:19:00Z">
              <w:r w:rsidRPr="00456E02">
                <w:rPr>
                  <w:sz w:val="18"/>
                  <w:szCs w:val="18"/>
                </w:rPr>
                <w:t>0.</w:t>
              </w:r>
            </w:ins>
            <w:ins w:id="370" w:author="Guanghui Liu" w:date="2021-01-08T17:02:00Z">
              <w:r w:rsidR="007C7894">
                <w:rPr>
                  <w:sz w:val="18"/>
                  <w:szCs w:val="18"/>
                </w:rPr>
                <w:t>6</w:t>
              </w:r>
            </w:ins>
            <w:ins w:id="371" w:author="Guanghui Liu" w:date="2021-01-08T16:54:00Z">
              <w:r w:rsidR="00E766BA">
                <w:rPr>
                  <w:sz w:val="18"/>
                  <w:szCs w:val="18"/>
                </w:rPr>
                <w:t>945</w:t>
              </w:r>
            </w:ins>
          </w:p>
        </w:tc>
      </w:tr>
      <w:tr w:rsidR="00023102" w:rsidRPr="00456E02" w14:paraId="23C89B4A" w14:textId="77777777" w:rsidTr="00CC2FA6">
        <w:trPr>
          <w:trHeight w:hRule="exact" w:val="262"/>
          <w:jc w:val="center"/>
          <w:ins w:id="372" w:author="Guanghui Liu" w:date="2021-01-12T19:26:00Z"/>
          <w:trPrChange w:id="373" w:author="Guanghui Liu" w:date="2021-01-12T19:42:00Z">
            <w:trPr>
              <w:trHeight w:hRule="exact" w:val="262"/>
              <w:jc w:val="center"/>
            </w:trPr>
          </w:trPrChange>
        </w:trPr>
        <w:tc>
          <w:tcPr>
            <w:tcW w:w="2610" w:type="dxa"/>
            <w:tcBorders>
              <w:top w:val="single" w:sz="4" w:space="0" w:color="auto"/>
              <w:left w:val="nil"/>
              <w:bottom w:val="nil"/>
              <w:right w:val="nil"/>
            </w:tcBorders>
            <w:shd w:val="clear" w:color="auto" w:fill="auto"/>
            <w:tcPrChange w:id="374" w:author="Guanghui Liu" w:date="2021-01-12T19:42:00Z">
              <w:tcPr>
                <w:tcW w:w="2610" w:type="dxa"/>
                <w:gridSpan w:val="2"/>
                <w:tcBorders>
                  <w:top w:val="single" w:sz="4" w:space="0" w:color="auto"/>
                  <w:left w:val="nil"/>
                  <w:bottom w:val="nil"/>
                  <w:right w:val="nil"/>
                </w:tcBorders>
                <w:shd w:val="pct5" w:color="auto" w:fill="auto"/>
              </w:tcPr>
            </w:tcPrChange>
          </w:tcPr>
          <w:p w14:paraId="2A307053" w14:textId="53AB8495" w:rsidR="00023102" w:rsidRDefault="00023102">
            <w:pPr>
              <w:pStyle w:val="p1a"/>
              <w:jc w:val="left"/>
              <w:rPr>
                <w:ins w:id="375" w:author="Guanghui Liu" w:date="2021-01-12T19:26:00Z"/>
                <w:i/>
                <w:iCs/>
                <w:sz w:val="18"/>
                <w:szCs w:val="18"/>
              </w:rPr>
            </w:pPr>
            <w:ins w:id="376" w:author="Guanghui Liu" w:date="2021-01-12T19:26:00Z">
              <w:r>
                <w:rPr>
                  <w:i/>
                  <w:sz w:val="18"/>
                  <w:szCs w:val="18"/>
                </w:rPr>
                <w:t>O</w:t>
              </w:r>
              <w:r w:rsidRPr="00E766BA">
                <w:rPr>
                  <w:i/>
                  <w:sz w:val="18"/>
                  <w:szCs w:val="18"/>
                </w:rPr>
                <w:t>nly main task loss</w:t>
              </w:r>
            </w:ins>
          </w:p>
        </w:tc>
        <w:tc>
          <w:tcPr>
            <w:tcW w:w="1170" w:type="dxa"/>
            <w:tcBorders>
              <w:top w:val="single" w:sz="4" w:space="0" w:color="auto"/>
              <w:left w:val="nil"/>
              <w:bottom w:val="nil"/>
              <w:right w:val="nil"/>
            </w:tcBorders>
            <w:shd w:val="clear" w:color="auto" w:fill="auto"/>
            <w:tcPrChange w:id="377" w:author="Guanghui Liu" w:date="2021-01-12T19:42:00Z">
              <w:tcPr>
                <w:tcW w:w="1170" w:type="dxa"/>
                <w:gridSpan w:val="2"/>
                <w:tcBorders>
                  <w:top w:val="single" w:sz="4" w:space="0" w:color="auto"/>
                  <w:left w:val="nil"/>
                  <w:bottom w:val="nil"/>
                  <w:right w:val="nil"/>
                </w:tcBorders>
                <w:shd w:val="pct5" w:color="auto" w:fill="auto"/>
              </w:tcPr>
            </w:tcPrChange>
          </w:tcPr>
          <w:p w14:paraId="1F51E4F0" w14:textId="192E7182" w:rsidR="00023102" w:rsidRPr="00456E02" w:rsidRDefault="00023102" w:rsidP="00E80D81">
            <w:pPr>
              <w:pStyle w:val="p1a"/>
              <w:rPr>
                <w:ins w:id="378" w:author="Guanghui Liu" w:date="2021-01-12T19:26:00Z"/>
                <w:sz w:val="18"/>
                <w:szCs w:val="18"/>
              </w:rPr>
            </w:pPr>
            <w:ins w:id="379" w:author="Guanghui Liu" w:date="2021-01-12T19:26:00Z">
              <w:r>
                <w:rPr>
                  <w:sz w:val="18"/>
                  <w:szCs w:val="18"/>
                </w:rPr>
                <w:t>0.6456</w:t>
              </w:r>
            </w:ins>
          </w:p>
        </w:tc>
      </w:tr>
      <w:tr w:rsidR="0085105F" w:rsidRPr="00456E02" w14:paraId="2E0C331E" w14:textId="77777777" w:rsidTr="00CC2FA6">
        <w:trPr>
          <w:trHeight w:hRule="exact" w:val="227"/>
          <w:jc w:val="center"/>
          <w:ins w:id="380" w:author="Guanghui Liu" w:date="2021-01-07T12:19:00Z"/>
          <w:trPrChange w:id="381" w:author="Guanghui Liu" w:date="2021-01-12T19:42:00Z">
            <w:trPr>
              <w:gridAfter w:val="0"/>
              <w:trHeight w:hRule="exact" w:val="227"/>
              <w:jc w:val="center"/>
            </w:trPr>
          </w:trPrChange>
        </w:trPr>
        <w:tc>
          <w:tcPr>
            <w:tcW w:w="2610" w:type="dxa"/>
            <w:tcBorders>
              <w:top w:val="nil"/>
              <w:left w:val="nil"/>
              <w:bottom w:val="single" w:sz="12" w:space="0" w:color="auto"/>
              <w:right w:val="nil"/>
            </w:tcBorders>
            <w:shd w:val="pct5" w:color="auto" w:fill="auto"/>
            <w:tcPrChange w:id="382" w:author="Guanghui Liu" w:date="2021-01-12T19:42:00Z">
              <w:tcPr>
                <w:tcW w:w="2127" w:type="dxa"/>
                <w:tcBorders>
                  <w:top w:val="nil"/>
                  <w:left w:val="nil"/>
                  <w:bottom w:val="single" w:sz="12" w:space="0" w:color="auto"/>
                  <w:right w:val="nil"/>
                </w:tcBorders>
                <w:shd w:val="clear" w:color="auto" w:fill="auto"/>
              </w:tcPr>
            </w:tcPrChange>
          </w:tcPr>
          <w:p w14:paraId="57A191CB" w14:textId="6700CFB2" w:rsidR="0085105F" w:rsidRPr="00456E02" w:rsidRDefault="00E766BA" w:rsidP="00E80D81">
            <w:pPr>
              <w:pStyle w:val="p1a"/>
              <w:rPr>
                <w:ins w:id="383" w:author="Guanghui Liu" w:date="2021-01-07T12:19:00Z"/>
                <w:i/>
                <w:sz w:val="18"/>
                <w:szCs w:val="18"/>
              </w:rPr>
            </w:pPr>
            <w:ins w:id="384" w:author="Guanghui Liu" w:date="2021-01-08T16:53:00Z">
              <w:r>
                <w:rPr>
                  <w:i/>
                  <w:sz w:val="18"/>
                  <w:szCs w:val="18"/>
                </w:rPr>
                <w:t>O</w:t>
              </w:r>
              <w:r w:rsidRPr="00E766BA">
                <w:rPr>
                  <w:i/>
                  <w:sz w:val="18"/>
                  <w:szCs w:val="18"/>
                </w:rPr>
                <w:t xml:space="preserve">nly </w:t>
              </w:r>
            </w:ins>
            <w:ins w:id="385" w:author="Guanghui Liu" w:date="2021-01-12T19:38:00Z">
              <w:r w:rsidR="00220A1A">
                <w:rPr>
                  <w:i/>
                  <w:sz w:val="18"/>
                  <w:szCs w:val="18"/>
                </w:rPr>
                <w:t>auxiliary</w:t>
              </w:r>
            </w:ins>
            <w:ins w:id="386" w:author="Guanghui Liu" w:date="2021-01-08T16:53:00Z">
              <w:r w:rsidRPr="00E766BA">
                <w:rPr>
                  <w:i/>
                  <w:sz w:val="18"/>
                  <w:szCs w:val="18"/>
                </w:rPr>
                <w:t xml:space="preserve"> task loss</w:t>
              </w:r>
              <w:r>
                <w:rPr>
                  <w:i/>
                  <w:sz w:val="18"/>
                  <w:szCs w:val="18"/>
                </w:rPr>
                <w:t xml:space="preserve"> </w:t>
              </w:r>
            </w:ins>
          </w:p>
        </w:tc>
        <w:tc>
          <w:tcPr>
            <w:tcW w:w="1170" w:type="dxa"/>
            <w:tcBorders>
              <w:top w:val="nil"/>
              <w:left w:val="nil"/>
              <w:bottom w:val="single" w:sz="12" w:space="0" w:color="auto"/>
              <w:right w:val="nil"/>
            </w:tcBorders>
            <w:shd w:val="pct5" w:color="auto" w:fill="auto"/>
            <w:tcPrChange w:id="387" w:author="Guanghui Liu" w:date="2021-01-12T19:42:00Z">
              <w:tcPr>
                <w:tcW w:w="992" w:type="dxa"/>
                <w:gridSpan w:val="2"/>
                <w:tcBorders>
                  <w:top w:val="nil"/>
                  <w:left w:val="nil"/>
                  <w:bottom w:val="single" w:sz="12" w:space="0" w:color="auto"/>
                  <w:right w:val="nil"/>
                </w:tcBorders>
                <w:shd w:val="clear" w:color="auto" w:fill="auto"/>
              </w:tcPr>
            </w:tcPrChange>
          </w:tcPr>
          <w:p w14:paraId="6C6306E3" w14:textId="74A5E3BD" w:rsidR="0085105F" w:rsidRPr="00456E02" w:rsidRDefault="0085105F" w:rsidP="00E80D81">
            <w:pPr>
              <w:pStyle w:val="p1a"/>
              <w:rPr>
                <w:ins w:id="388" w:author="Guanghui Liu" w:date="2021-01-07T12:19:00Z"/>
                <w:sz w:val="18"/>
                <w:szCs w:val="18"/>
              </w:rPr>
            </w:pPr>
            <w:ins w:id="389" w:author="Guanghui Liu" w:date="2021-01-07T12:19:00Z">
              <w:r w:rsidRPr="00456E02">
                <w:rPr>
                  <w:sz w:val="18"/>
                  <w:szCs w:val="18"/>
                </w:rPr>
                <w:t>0.</w:t>
              </w:r>
            </w:ins>
            <w:ins w:id="390" w:author="Guanghui Liu" w:date="2021-01-12T19:42:00Z">
              <w:r w:rsidR="00CC2FA6">
                <w:rPr>
                  <w:sz w:val="18"/>
                  <w:szCs w:val="18"/>
                </w:rPr>
                <w:t>5056</w:t>
              </w:r>
            </w:ins>
          </w:p>
        </w:tc>
      </w:tr>
    </w:tbl>
    <w:p w14:paraId="21AE51AD" w14:textId="77777777" w:rsidR="00B8448B" w:rsidRPr="00D164BB" w:rsidRDefault="00B8448B" w:rsidP="00A305FE">
      <w:pPr>
        <w:rPr>
          <w:color w:val="0070C0"/>
        </w:rPr>
      </w:pPr>
    </w:p>
    <w:p w14:paraId="7CB5590C" w14:textId="77777777" w:rsidR="0085105F" w:rsidRDefault="00B8448B" w:rsidP="00B8448B">
      <w:pPr>
        <w:jc w:val="left"/>
        <w:rPr>
          <w:ins w:id="391" w:author="Guanghui Liu" w:date="2021-01-07T12:18:00Z"/>
          <w:color w:val="0070C0"/>
        </w:rPr>
      </w:pPr>
      <w:r w:rsidRPr="00D164BB">
        <w:rPr>
          <w:color w:val="0070C0"/>
        </w:rPr>
        <w:t xml:space="preserve">  </w:t>
      </w:r>
    </w:p>
    <w:p w14:paraId="52A9681A" w14:textId="77777777" w:rsidR="0085105F" w:rsidRDefault="0085105F" w:rsidP="00B8448B">
      <w:pPr>
        <w:jc w:val="left"/>
        <w:rPr>
          <w:ins w:id="392" w:author="Guanghui Liu" w:date="2021-01-07T12:18:00Z"/>
          <w:color w:val="0070C0"/>
        </w:rPr>
      </w:pPr>
    </w:p>
    <w:p w14:paraId="7C467937" w14:textId="77777777" w:rsidR="0085105F" w:rsidRDefault="0085105F" w:rsidP="00B8448B">
      <w:pPr>
        <w:jc w:val="left"/>
        <w:rPr>
          <w:ins w:id="393" w:author="Guanghui Liu" w:date="2021-01-07T12:19:00Z"/>
          <w:color w:val="0070C0"/>
        </w:rPr>
      </w:pPr>
    </w:p>
    <w:p w14:paraId="7A89C52A" w14:textId="77777777" w:rsidR="0085105F" w:rsidRDefault="0085105F" w:rsidP="00B8448B">
      <w:pPr>
        <w:jc w:val="left"/>
        <w:rPr>
          <w:ins w:id="394" w:author="Guanghui Liu" w:date="2021-01-07T12:19:00Z"/>
          <w:color w:val="0070C0"/>
        </w:rPr>
      </w:pPr>
    </w:p>
    <w:p w14:paraId="36D98170" w14:textId="77777777" w:rsidR="0085105F" w:rsidRDefault="0085105F" w:rsidP="00B8448B">
      <w:pPr>
        <w:jc w:val="left"/>
        <w:rPr>
          <w:ins w:id="395" w:author="Guanghui Liu" w:date="2021-01-07T12:19:00Z"/>
          <w:color w:val="0070C0"/>
        </w:rPr>
      </w:pPr>
    </w:p>
    <w:p w14:paraId="5A5CBDF9" w14:textId="48E552FF" w:rsidR="00FF287A" w:rsidRDefault="00B8448B" w:rsidP="00B8448B">
      <w:pPr>
        <w:jc w:val="left"/>
        <w:rPr>
          <w:ins w:id="396" w:author="Guanghui Liu" w:date="2021-01-07T12:20:00Z"/>
          <w:color w:val="0070C0"/>
        </w:rPr>
      </w:pPr>
      <w:r w:rsidRPr="00D164BB">
        <w:rPr>
          <w:color w:val="0070C0"/>
        </w:rPr>
        <w:t xml:space="preserve">                      </w:t>
      </w:r>
      <w:del w:id="397" w:author="Guanghui Liu" w:date="2021-01-07T12:20:00Z">
        <w:r w:rsidRPr="00D164BB" w:rsidDel="0085105F">
          <w:rPr>
            <w:rFonts w:ascii="Calibri" w:eastAsia="DengXian" w:hAnsi="Calibri"/>
            <w:noProof/>
            <w:color w:val="C00000"/>
            <w:sz w:val="22"/>
            <w:szCs w:val="22"/>
            <w:lang w:eastAsia="zh-CN"/>
          </w:rPr>
          <w:drawing>
            <wp:inline distT="0" distB="0" distL="0" distR="0" wp14:anchorId="3EA06426" wp14:editId="26568EB4">
              <wp:extent cx="2529840" cy="1771525"/>
              <wp:effectExtent l="0" t="0" r="381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553195" cy="1787880"/>
                      </a:xfrm>
                      <a:prstGeom prst="rect">
                        <a:avLst/>
                      </a:prstGeom>
                    </pic:spPr>
                  </pic:pic>
                </a:graphicData>
              </a:graphic>
            </wp:inline>
          </w:drawing>
        </w:r>
      </w:del>
    </w:p>
    <w:p w14:paraId="20ADD947" w14:textId="620ACCBD" w:rsidR="0085105F" w:rsidRDefault="0085105F" w:rsidP="00B8448B">
      <w:pPr>
        <w:jc w:val="left"/>
        <w:rPr>
          <w:ins w:id="398" w:author="Guanghui Liu" w:date="2021-01-07T12:20:00Z"/>
          <w:color w:val="0070C0"/>
        </w:rPr>
      </w:pPr>
    </w:p>
    <w:p w14:paraId="535D4C65" w14:textId="28969B9A" w:rsidR="0085105F" w:rsidRPr="00227D7B" w:rsidRDefault="008C386E" w:rsidP="00B8448B">
      <w:pPr>
        <w:jc w:val="left"/>
        <w:rPr>
          <w:rFonts w:eastAsiaTheme="minorEastAsia"/>
          <w:color w:val="C00000"/>
          <w:lang w:eastAsia="zh-CN"/>
          <w:rPrChange w:id="399" w:author="Guanghui Liu" w:date="2021-01-07T16:23:00Z">
            <w:rPr>
              <w:color w:val="C00000"/>
            </w:rPr>
          </w:rPrChange>
        </w:rPr>
      </w:pPr>
      <w:ins w:id="400" w:author="Guanghui Liu" w:date="2021-01-12T19:51:00Z">
        <w:r>
          <w:rPr>
            <w:rFonts w:eastAsiaTheme="minorEastAsia"/>
            <w:noProof/>
            <w:color w:val="C00000"/>
            <w:lang w:eastAsia="zh-CN"/>
          </w:rPr>
          <w:drawing>
            <wp:inline distT="0" distB="0" distL="0" distR="0" wp14:anchorId="34DC3AFD" wp14:editId="26E4211E">
              <wp:extent cx="3299460" cy="2199640"/>
              <wp:effectExtent l="0" t="0" r="0" b="0"/>
              <wp:docPr id="4" name="Picture 4"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299460" cy="2199640"/>
                      </a:xfrm>
                      <a:prstGeom prst="rect">
                        <a:avLst/>
                      </a:prstGeom>
                    </pic:spPr>
                  </pic:pic>
                </a:graphicData>
              </a:graphic>
            </wp:inline>
          </w:drawing>
        </w:r>
      </w:ins>
    </w:p>
    <w:p w14:paraId="63F5610C" w14:textId="304C87A7" w:rsidR="00E32F50" w:rsidRDefault="00C2200C" w:rsidP="00E32F50">
      <w:pPr>
        <w:pStyle w:val="p1a"/>
        <w:spacing w:before="120" w:after="240" w:line="220" w:lineRule="atLeast"/>
        <w:jc w:val="center"/>
        <w:rPr>
          <w:ins w:id="401" w:author="Guanghui Liu" w:date="2021-01-07T12:37:00Z"/>
          <w:color w:val="C00000"/>
          <w:sz w:val="18"/>
          <w:szCs w:val="18"/>
        </w:rPr>
      </w:pPr>
      <w:r w:rsidRPr="00D164BB">
        <w:rPr>
          <w:b/>
          <w:color w:val="C00000"/>
          <w:sz w:val="18"/>
          <w:szCs w:val="18"/>
        </w:rPr>
        <w:t>Figure</w:t>
      </w:r>
      <w:r w:rsidR="00E32F50" w:rsidRPr="00D164BB">
        <w:rPr>
          <w:b/>
          <w:color w:val="C00000"/>
          <w:sz w:val="18"/>
          <w:szCs w:val="18"/>
        </w:rPr>
        <w:t xml:space="preserve"> 3.</w:t>
      </w:r>
      <w:r w:rsidR="00E32F50" w:rsidRPr="00D164BB">
        <w:rPr>
          <w:color w:val="C00000"/>
          <w:sz w:val="18"/>
          <w:szCs w:val="18"/>
        </w:rPr>
        <w:t xml:space="preserve"> The training loss curves </w:t>
      </w:r>
      <w:ins w:id="402" w:author="Guanghui Liu" w:date="2021-01-12T19:54:00Z">
        <w:r w:rsidR="008006C5">
          <w:rPr>
            <w:color w:val="C00000"/>
            <w:sz w:val="18"/>
            <w:szCs w:val="18"/>
          </w:rPr>
          <w:t xml:space="preserve">of </w:t>
        </w:r>
      </w:ins>
      <w:del w:id="403" w:author="Guanghui Liu" w:date="2021-01-12T19:54:00Z">
        <w:r w:rsidR="00E32F50" w:rsidRPr="00D164BB" w:rsidDel="008006C5">
          <w:rPr>
            <w:color w:val="C00000"/>
            <w:sz w:val="18"/>
            <w:szCs w:val="18"/>
          </w:rPr>
          <w:delText xml:space="preserve">between </w:delText>
        </w:r>
      </w:del>
      <w:del w:id="404" w:author="Guanghui Liu" w:date="2021-01-12T19:52:00Z">
        <w:r w:rsidR="00E32F50" w:rsidRPr="00D164BB" w:rsidDel="00E91923">
          <w:rPr>
            <w:color w:val="C00000"/>
            <w:sz w:val="18"/>
            <w:szCs w:val="18"/>
          </w:rPr>
          <w:delText xml:space="preserve">two </w:delText>
        </w:r>
      </w:del>
      <w:ins w:id="405" w:author="Guanghui Liu" w:date="2021-01-12T19:52:00Z">
        <w:r w:rsidR="00E91923">
          <w:rPr>
            <w:color w:val="C00000"/>
            <w:sz w:val="18"/>
            <w:szCs w:val="18"/>
          </w:rPr>
          <w:t>three</w:t>
        </w:r>
        <w:r w:rsidR="00E91923" w:rsidRPr="00D164BB">
          <w:rPr>
            <w:color w:val="C00000"/>
            <w:sz w:val="18"/>
            <w:szCs w:val="18"/>
          </w:rPr>
          <w:t xml:space="preserve"> </w:t>
        </w:r>
      </w:ins>
      <w:r w:rsidR="00E32F50" w:rsidRPr="00D164BB">
        <w:rPr>
          <w:color w:val="C00000"/>
          <w:sz w:val="18"/>
          <w:szCs w:val="18"/>
        </w:rPr>
        <w:t xml:space="preserve">different </w:t>
      </w:r>
      <w:ins w:id="406" w:author="Guanghui Liu" w:date="2021-01-12T19:55:00Z">
        <w:r w:rsidR="008A66E2">
          <w:rPr>
            <w:color w:val="C00000"/>
            <w:sz w:val="18"/>
            <w:szCs w:val="18"/>
          </w:rPr>
          <w:t xml:space="preserve">task </w:t>
        </w:r>
      </w:ins>
      <w:r w:rsidR="00E32F50" w:rsidRPr="00D164BB">
        <w:rPr>
          <w:color w:val="C00000"/>
          <w:sz w:val="18"/>
          <w:szCs w:val="18"/>
        </w:rPr>
        <w:t>loss methods</w:t>
      </w:r>
      <w:del w:id="407" w:author="Guanghui Liu" w:date="2021-01-08T17:35:00Z">
        <w:r w:rsidR="00E32F50" w:rsidRPr="00D164BB" w:rsidDel="00B16E08">
          <w:rPr>
            <w:color w:val="C00000"/>
            <w:sz w:val="18"/>
            <w:szCs w:val="18"/>
          </w:rPr>
          <w:delText>.</w:delText>
        </w:r>
      </w:del>
    </w:p>
    <w:p w14:paraId="611FCECB" w14:textId="1C4D2A46" w:rsidR="00064FF8" w:rsidRDefault="00064FF8" w:rsidP="00064FF8">
      <w:pPr>
        <w:rPr>
          <w:ins w:id="408" w:author="Guanghui Liu" w:date="2021-01-07T12:37:00Z"/>
        </w:rPr>
      </w:pPr>
    </w:p>
    <w:p w14:paraId="575B81D1" w14:textId="2246127C" w:rsidR="00064FF8" w:rsidRDefault="00064FF8" w:rsidP="00064FF8">
      <w:pPr>
        <w:rPr>
          <w:ins w:id="409" w:author="Guanghui Liu" w:date="2021-01-07T12:37:00Z"/>
        </w:rPr>
      </w:pPr>
    </w:p>
    <w:p w14:paraId="753FE09B" w14:textId="13097A11" w:rsidR="00064FF8" w:rsidRPr="00064FF8" w:rsidRDefault="00064FF8">
      <w:pPr>
        <w:rPr>
          <w:rPrChange w:id="410" w:author="Guanghui Liu" w:date="2021-01-07T12:37:00Z">
            <w:rPr>
              <w:color w:val="C00000"/>
              <w:sz w:val="18"/>
              <w:szCs w:val="18"/>
            </w:rPr>
          </w:rPrChange>
        </w:rPr>
        <w:pPrChange w:id="411" w:author="Guanghui Liu" w:date="2021-01-07T12:37:00Z">
          <w:pPr>
            <w:pStyle w:val="p1a"/>
            <w:spacing w:before="120" w:after="240" w:line="220" w:lineRule="atLeast"/>
            <w:jc w:val="center"/>
          </w:pPr>
        </w:pPrChange>
      </w:pPr>
      <w:ins w:id="412" w:author="Guanghui Liu" w:date="2021-01-07T12:37:00Z">
        <w:r>
          <w:rPr>
            <w:noProof/>
          </w:rPr>
          <w:drawing>
            <wp:inline distT="0" distB="0" distL="0" distR="0" wp14:anchorId="38D90AEA" wp14:editId="1075DE9A">
              <wp:extent cx="2198370" cy="2209800"/>
              <wp:effectExtent l="0" t="0" r="0" b="0"/>
              <wp:docPr id="14" name="Picture 14"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Chart&#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198370" cy="2209800"/>
                      </a:xfrm>
                      <a:prstGeom prst="rect">
                        <a:avLst/>
                      </a:prstGeom>
                    </pic:spPr>
                  </pic:pic>
                </a:graphicData>
              </a:graphic>
            </wp:inline>
          </w:drawing>
        </w:r>
      </w:ins>
      <w:ins w:id="413" w:author="Guanghui Liu" w:date="2021-01-07T12:46:00Z">
        <w:r w:rsidR="003F52FC">
          <w:rPr>
            <w:noProof/>
          </w:rPr>
          <w:drawing>
            <wp:inline distT="0" distB="0" distL="0" distR="0" wp14:anchorId="6D9C9F5C" wp14:editId="2842E6D6">
              <wp:extent cx="2019300" cy="2205990"/>
              <wp:effectExtent l="0" t="0" r="0" b="3810"/>
              <wp:docPr id="15" name="Picture 15"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Chart&#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019300" cy="2205990"/>
                      </a:xfrm>
                      <a:prstGeom prst="rect">
                        <a:avLst/>
                      </a:prstGeom>
                    </pic:spPr>
                  </pic:pic>
                </a:graphicData>
              </a:graphic>
            </wp:inline>
          </w:drawing>
        </w:r>
      </w:ins>
    </w:p>
    <w:p w14:paraId="5FD4580F" w14:textId="1E96AAD5" w:rsidR="00064FF8" w:rsidRDefault="003F52FC">
      <w:pPr>
        <w:pStyle w:val="p1a"/>
        <w:numPr>
          <w:ilvl w:val="0"/>
          <w:numId w:val="14"/>
        </w:numPr>
        <w:spacing w:line="240" w:lineRule="exact"/>
        <w:rPr>
          <w:ins w:id="414" w:author="Guanghui Liu" w:date="2021-01-07T12:36:00Z"/>
        </w:rPr>
        <w:pPrChange w:id="415" w:author="Guanghui Liu" w:date="2021-01-07T12:44:00Z">
          <w:pPr>
            <w:pStyle w:val="p1a"/>
            <w:spacing w:line="240" w:lineRule="exact"/>
            <w:ind w:firstLineChars="150" w:firstLine="300"/>
          </w:pPr>
        </w:pPrChange>
      </w:pPr>
      <w:bookmarkStart w:id="416" w:name="_Hlk57933519"/>
      <w:ins w:id="417" w:author="Guanghui Liu" w:date="2021-01-07T12:48:00Z">
        <w:r w:rsidRPr="003F52FC">
          <w:rPr>
            <w:rFonts w:asciiTheme="minorEastAsia" w:eastAsiaTheme="minorEastAsia" w:hAnsiTheme="minorEastAsia"/>
            <w:sz w:val="18"/>
            <w:szCs w:val="18"/>
            <w:lang w:eastAsia="zh-CN"/>
            <w:rPrChange w:id="418" w:author="Guanghui Liu" w:date="2021-01-07T12:48:00Z">
              <w:rPr>
                <w:rFonts w:asciiTheme="minorEastAsia" w:eastAsiaTheme="minorEastAsia" w:hAnsiTheme="minorEastAsia"/>
                <w:lang w:eastAsia="zh-CN"/>
              </w:rPr>
            </w:rPrChange>
          </w:rPr>
          <w:t>Lambda valuve w</w:t>
        </w:r>
      </w:ins>
      <w:ins w:id="419" w:author="Guanghui Liu" w:date="2021-01-07T12:43:00Z">
        <w:r w:rsidR="00064FF8" w:rsidRPr="003F52FC">
          <w:rPr>
            <w:rFonts w:asciiTheme="minorEastAsia" w:eastAsiaTheme="minorEastAsia" w:hAnsiTheme="minorEastAsia"/>
            <w:sz w:val="18"/>
            <w:szCs w:val="18"/>
            <w:lang w:eastAsia="zh-CN"/>
            <w:rPrChange w:id="420" w:author="Guanghui Liu" w:date="2021-01-07T12:48:00Z">
              <w:rPr>
                <w:rFonts w:asciiTheme="minorEastAsia" w:eastAsiaTheme="minorEastAsia" w:hAnsiTheme="minorEastAsia"/>
                <w:lang w:eastAsia="zh-CN"/>
              </w:rPr>
            </w:rPrChange>
          </w:rPr>
          <w:t>i</w:t>
        </w:r>
        <w:r w:rsidR="003C6003" w:rsidRPr="003F52FC">
          <w:rPr>
            <w:sz w:val="18"/>
            <w:szCs w:val="18"/>
            <w:rPrChange w:id="421" w:author="Guanghui Liu" w:date="2021-01-07T12:48:00Z">
              <w:rPr/>
            </w:rPrChange>
          </w:rPr>
          <w:t>tho</w:t>
        </w:r>
      </w:ins>
      <w:ins w:id="422" w:author="Guanghui Liu" w:date="2021-01-07T12:44:00Z">
        <w:r w:rsidR="003C6003" w:rsidRPr="003F52FC">
          <w:rPr>
            <w:sz w:val="18"/>
            <w:szCs w:val="18"/>
            <w:rPrChange w:id="423" w:author="Guanghui Liu" w:date="2021-01-07T12:48:00Z">
              <w:rPr/>
            </w:rPrChange>
          </w:rPr>
          <w:t xml:space="preserve">ut penalty </w:t>
        </w:r>
        <w:r w:rsidR="003C6003">
          <w:t>term</w:t>
        </w:r>
      </w:ins>
      <w:ins w:id="424" w:author="Guanghui Liu" w:date="2021-01-07T12:47:00Z">
        <w:r>
          <w:t xml:space="preserve">    </w:t>
        </w:r>
      </w:ins>
      <w:ins w:id="425" w:author="Guanghui Liu" w:date="2021-01-07T12:48:00Z">
        <w:r>
          <w:t xml:space="preserve">     2.   </w:t>
        </w:r>
      </w:ins>
      <w:ins w:id="426" w:author="Guanghui Liu" w:date="2021-01-07T12:49:00Z">
        <w:r w:rsidRPr="003E79A0">
          <w:rPr>
            <w:rFonts w:asciiTheme="minorEastAsia" w:eastAsiaTheme="minorEastAsia" w:hAnsiTheme="minorEastAsia"/>
            <w:sz w:val="18"/>
            <w:szCs w:val="18"/>
            <w:lang w:eastAsia="zh-CN"/>
          </w:rPr>
          <w:t xml:space="preserve">Lambda valuve </w:t>
        </w:r>
        <w:r>
          <w:rPr>
            <w:rFonts w:asciiTheme="minorEastAsia" w:eastAsiaTheme="minorEastAsia" w:hAnsiTheme="minorEastAsia"/>
            <w:sz w:val="18"/>
            <w:szCs w:val="18"/>
            <w:lang w:eastAsia="zh-CN"/>
          </w:rPr>
          <w:t>with</w:t>
        </w:r>
        <w:r w:rsidRPr="003E79A0">
          <w:rPr>
            <w:sz w:val="18"/>
            <w:szCs w:val="18"/>
          </w:rPr>
          <w:t xml:space="preserve"> penalty </w:t>
        </w:r>
        <w:r>
          <w:t xml:space="preserve">term           </w:t>
        </w:r>
      </w:ins>
    </w:p>
    <w:p w14:paraId="70432B49" w14:textId="77777777" w:rsidR="00064FF8" w:rsidRDefault="00064FF8" w:rsidP="00064FF8">
      <w:pPr>
        <w:rPr>
          <w:ins w:id="427" w:author="Guanghui Liu" w:date="2021-01-07T12:36:00Z"/>
        </w:rPr>
      </w:pPr>
    </w:p>
    <w:p w14:paraId="5BE088AD" w14:textId="77777777" w:rsidR="00064FF8" w:rsidRPr="00064FF8" w:rsidRDefault="00064FF8" w:rsidP="00064FF8">
      <w:pPr>
        <w:rPr>
          <w:ins w:id="428" w:author="Guanghui Liu" w:date="2021-01-07T12:36:00Z"/>
          <w:rFonts w:eastAsiaTheme="minorEastAsia"/>
          <w:lang w:eastAsia="zh-CN"/>
          <w:rPrChange w:id="429" w:author="Guanghui Liu" w:date="2021-01-07T12:43:00Z">
            <w:rPr>
              <w:ins w:id="430" w:author="Guanghui Liu" w:date="2021-01-07T12:36:00Z"/>
            </w:rPr>
          </w:rPrChange>
        </w:rPr>
      </w:pPr>
    </w:p>
    <w:p w14:paraId="4FE84A1C" w14:textId="77777777" w:rsidR="00064FF8" w:rsidRDefault="00064FF8" w:rsidP="00064FF8">
      <w:pPr>
        <w:rPr>
          <w:ins w:id="431" w:author="Guanghui Liu" w:date="2021-01-07T12:36:00Z"/>
        </w:rPr>
      </w:pPr>
    </w:p>
    <w:p w14:paraId="1D6FF847" w14:textId="77777777" w:rsidR="00064FF8" w:rsidRDefault="00064FF8" w:rsidP="00064FF8">
      <w:pPr>
        <w:rPr>
          <w:ins w:id="432" w:author="Guanghui Liu" w:date="2021-01-07T12:36:00Z"/>
        </w:rPr>
      </w:pPr>
    </w:p>
    <w:p w14:paraId="6B94890B" w14:textId="77777777" w:rsidR="00064FF8" w:rsidRDefault="00064FF8" w:rsidP="00064FF8">
      <w:pPr>
        <w:rPr>
          <w:ins w:id="433" w:author="Guanghui Liu" w:date="2021-01-07T12:36:00Z"/>
        </w:rPr>
      </w:pPr>
    </w:p>
    <w:p w14:paraId="3C5A4F40" w14:textId="77777777" w:rsidR="00064FF8" w:rsidRDefault="00064FF8" w:rsidP="00064FF8">
      <w:pPr>
        <w:rPr>
          <w:ins w:id="434" w:author="Guanghui Liu" w:date="2021-01-07T12:36:00Z"/>
        </w:rPr>
      </w:pPr>
    </w:p>
    <w:p w14:paraId="6F9F2596" w14:textId="77777777" w:rsidR="00064FF8" w:rsidRDefault="00064FF8" w:rsidP="00064FF8">
      <w:pPr>
        <w:rPr>
          <w:ins w:id="435" w:author="Guanghui Liu" w:date="2021-01-07T12:36:00Z"/>
        </w:rPr>
      </w:pPr>
    </w:p>
    <w:p w14:paraId="4771D571" w14:textId="77777777" w:rsidR="00064FF8" w:rsidRDefault="00064FF8" w:rsidP="00064FF8">
      <w:pPr>
        <w:rPr>
          <w:ins w:id="436" w:author="Guanghui Liu" w:date="2021-01-07T12:36:00Z"/>
        </w:rPr>
      </w:pPr>
    </w:p>
    <w:p w14:paraId="751623E5" w14:textId="77777777" w:rsidR="00064FF8" w:rsidRDefault="00064FF8" w:rsidP="00064FF8">
      <w:pPr>
        <w:rPr>
          <w:ins w:id="437" w:author="Guanghui Liu" w:date="2021-01-07T12:36:00Z"/>
        </w:rPr>
      </w:pPr>
    </w:p>
    <w:p w14:paraId="6D6BEBD8" w14:textId="77777777" w:rsidR="00064FF8" w:rsidRDefault="00064FF8" w:rsidP="00064FF8">
      <w:pPr>
        <w:rPr>
          <w:ins w:id="438" w:author="Guanghui Liu" w:date="2021-01-07T12:36:00Z"/>
        </w:rPr>
      </w:pPr>
    </w:p>
    <w:p w14:paraId="6043ADC9" w14:textId="77777777" w:rsidR="00064FF8" w:rsidRDefault="00064FF8" w:rsidP="00064FF8">
      <w:pPr>
        <w:rPr>
          <w:ins w:id="439" w:author="Guanghui Liu" w:date="2021-01-07T12:36:00Z"/>
        </w:rPr>
      </w:pPr>
    </w:p>
    <w:p w14:paraId="1F6EDCA7" w14:textId="77777777" w:rsidR="00064FF8" w:rsidRDefault="00064FF8" w:rsidP="00064FF8">
      <w:pPr>
        <w:rPr>
          <w:ins w:id="440" w:author="Guanghui Liu" w:date="2021-01-07T12:36:00Z"/>
        </w:rPr>
      </w:pPr>
    </w:p>
    <w:p w14:paraId="7B13A3F8" w14:textId="77777777" w:rsidR="00064FF8" w:rsidRDefault="00064FF8" w:rsidP="00064FF8">
      <w:pPr>
        <w:rPr>
          <w:ins w:id="441" w:author="Guanghui Liu" w:date="2021-01-07T12:36:00Z"/>
        </w:rPr>
      </w:pPr>
    </w:p>
    <w:p w14:paraId="3B864EDD" w14:textId="77777777" w:rsidR="00064FF8" w:rsidRDefault="00064FF8" w:rsidP="00064FF8">
      <w:pPr>
        <w:rPr>
          <w:ins w:id="442" w:author="Guanghui Liu" w:date="2021-01-07T12:36:00Z"/>
        </w:rPr>
      </w:pPr>
    </w:p>
    <w:p w14:paraId="2A8C522C" w14:textId="77777777" w:rsidR="00064FF8" w:rsidRDefault="00064FF8" w:rsidP="00064FF8">
      <w:pPr>
        <w:rPr>
          <w:ins w:id="443" w:author="Guanghui Liu" w:date="2021-01-07T12:36:00Z"/>
        </w:rPr>
      </w:pPr>
    </w:p>
    <w:p w14:paraId="64392C50" w14:textId="77777777" w:rsidR="00064FF8" w:rsidRDefault="00064FF8" w:rsidP="00064FF8">
      <w:pPr>
        <w:rPr>
          <w:ins w:id="444" w:author="Guanghui Liu" w:date="2021-01-07T12:36:00Z"/>
        </w:rPr>
      </w:pPr>
    </w:p>
    <w:p w14:paraId="0065DA19" w14:textId="77777777" w:rsidR="00064FF8" w:rsidRDefault="00064FF8" w:rsidP="00064FF8">
      <w:pPr>
        <w:rPr>
          <w:ins w:id="445" w:author="Guanghui Liu" w:date="2021-01-07T12:36:00Z"/>
        </w:rPr>
      </w:pPr>
    </w:p>
    <w:p w14:paraId="5E6CAD2C" w14:textId="77777777" w:rsidR="00064FF8" w:rsidRDefault="00064FF8" w:rsidP="00064FF8">
      <w:pPr>
        <w:rPr>
          <w:ins w:id="446" w:author="Guanghui Liu" w:date="2021-01-07T12:36:00Z"/>
        </w:rPr>
      </w:pPr>
    </w:p>
    <w:p w14:paraId="0A3C64C1" w14:textId="77777777" w:rsidR="00064FF8" w:rsidRDefault="00064FF8" w:rsidP="00064FF8">
      <w:pPr>
        <w:rPr>
          <w:ins w:id="447" w:author="Guanghui Liu" w:date="2021-01-07T12:36:00Z"/>
        </w:rPr>
      </w:pPr>
    </w:p>
    <w:p w14:paraId="49F1F3F7" w14:textId="77777777" w:rsidR="00064FF8" w:rsidRDefault="00064FF8" w:rsidP="00064FF8">
      <w:pPr>
        <w:rPr>
          <w:ins w:id="448" w:author="Guanghui Liu" w:date="2021-01-07T12:36:00Z"/>
        </w:rPr>
      </w:pPr>
    </w:p>
    <w:p w14:paraId="622918E1" w14:textId="77777777" w:rsidR="00064FF8" w:rsidRDefault="00064FF8" w:rsidP="00064FF8">
      <w:pPr>
        <w:rPr>
          <w:ins w:id="449" w:author="Guanghui Liu" w:date="2021-01-07T12:36:00Z"/>
        </w:rPr>
      </w:pPr>
    </w:p>
    <w:p w14:paraId="5DAC5AE2" w14:textId="77777777" w:rsidR="00064FF8" w:rsidRDefault="00064FF8" w:rsidP="00064FF8">
      <w:pPr>
        <w:rPr>
          <w:ins w:id="450" w:author="Guanghui Liu" w:date="2021-01-07T12:36:00Z"/>
        </w:rPr>
      </w:pPr>
    </w:p>
    <w:p w14:paraId="38278690" w14:textId="77777777" w:rsidR="00064FF8" w:rsidRPr="00064FF8" w:rsidRDefault="00064FF8">
      <w:pPr>
        <w:rPr>
          <w:ins w:id="451" w:author="Guanghui Liu" w:date="2021-01-07T12:36:00Z"/>
        </w:rPr>
        <w:pPrChange w:id="452" w:author="Guanghui Liu" w:date="2021-01-07T12:36:00Z">
          <w:pPr>
            <w:pStyle w:val="p1a"/>
            <w:spacing w:line="240" w:lineRule="exact"/>
            <w:ind w:firstLineChars="150" w:firstLine="300"/>
          </w:pPr>
        </w:pPrChange>
      </w:pPr>
    </w:p>
    <w:p w14:paraId="5F6222D2" w14:textId="77777777" w:rsidR="00064FF8" w:rsidRDefault="00064FF8" w:rsidP="0057078E">
      <w:pPr>
        <w:pStyle w:val="p1a"/>
        <w:spacing w:line="240" w:lineRule="exact"/>
        <w:ind w:firstLineChars="150" w:firstLine="300"/>
        <w:rPr>
          <w:ins w:id="453" w:author="Guanghui Liu" w:date="2021-01-07T12:36:00Z"/>
        </w:rPr>
      </w:pPr>
    </w:p>
    <w:p w14:paraId="0CFD1403" w14:textId="344BA2BD" w:rsidR="00E32F50" w:rsidRPr="00A305FE" w:rsidRDefault="00064FF8" w:rsidP="0057078E">
      <w:pPr>
        <w:pStyle w:val="p1a"/>
        <w:spacing w:line="240" w:lineRule="exact"/>
        <w:ind w:firstLineChars="150" w:firstLine="300"/>
      </w:pPr>
      <w:r>
        <w:t>From Table 4, we</w:t>
      </w:r>
      <w:bookmarkEnd w:id="416"/>
      <w:r w:rsidR="0057078E">
        <w:t xml:space="preserve"> can find that the </w:t>
      </w:r>
      <w:bookmarkStart w:id="454" w:name="_Hlk47477378"/>
      <w:ins w:id="455" w:author="Guanghui Liu" w:date="2021-01-12T20:00:00Z">
        <w:r w:rsidR="001A23CD">
          <w:t xml:space="preserve">multi_task </w:t>
        </w:r>
      </w:ins>
      <w:bookmarkStart w:id="456" w:name="_Hlk61374368"/>
      <w:r w:rsidR="0057078E" w:rsidRPr="00882515">
        <w:t>ML_ordCOX</w:t>
      </w:r>
      <w:r w:rsidR="0057078E">
        <w:t xml:space="preserve"> </w:t>
      </w:r>
      <w:bookmarkEnd w:id="454"/>
      <w:bookmarkEnd w:id="456"/>
      <w:r w:rsidR="0057078E">
        <w:t xml:space="preserve">method has </w:t>
      </w:r>
      <w:ins w:id="457" w:author="Guanghui Liu" w:date="2021-01-12T19:59:00Z">
        <w:r w:rsidR="001A23CD">
          <w:t xml:space="preserve">the </w:t>
        </w:r>
      </w:ins>
      <w:del w:id="458" w:author="Guanghui Liu" w:date="2021-01-12T19:59:00Z">
        <w:r w:rsidR="0057078E" w:rsidDel="001A23CD">
          <w:delText xml:space="preserve">better </w:delText>
        </w:r>
      </w:del>
      <w:ins w:id="459" w:author="Guanghui Liu" w:date="2021-01-12T19:59:00Z">
        <w:r w:rsidR="001A23CD">
          <w:t>be</w:t>
        </w:r>
        <w:r w:rsidR="001A23CD">
          <w:t>st</w:t>
        </w:r>
        <w:r w:rsidR="001A23CD">
          <w:t xml:space="preserve"> </w:t>
        </w:r>
      </w:ins>
      <w:r w:rsidR="0057078E" w:rsidRPr="00882515">
        <w:t>performance</w:t>
      </w:r>
      <w:r w:rsidR="0057078E">
        <w:t xml:space="preserve"> than </w:t>
      </w:r>
      <w:ins w:id="460" w:author="Guanghui Liu" w:date="2021-01-12T20:00:00Z">
        <w:r w:rsidR="001A23CD">
          <w:t>the other two</w:t>
        </w:r>
      </w:ins>
      <w:ins w:id="461" w:author="Guanghui Liu" w:date="2021-01-12T20:01:00Z">
        <w:r w:rsidR="001A23CD">
          <w:t xml:space="preserve"> single task methods</w:t>
        </w:r>
      </w:ins>
      <w:ins w:id="462" w:author="Guanghui Liu" w:date="2021-01-12T20:04:00Z">
        <w:r w:rsidR="001A23CD">
          <w:t>.</w:t>
        </w:r>
      </w:ins>
      <w:del w:id="463" w:author="Guanghui Liu" w:date="2021-01-12T20:01:00Z">
        <w:r w:rsidR="0057078E" w:rsidRPr="00456E02" w:rsidDel="001A23CD">
          <w:rPr>
            <w:i/>
          </w:rPr>
          <w:delText>G</w:delText>
        </w:r>
        <w:r w:rsidR="0057078E" w:rsidRPr="00456E02" w:rsidDel="001A23CD">
          <w:rPr>
            <w:i/>
            <w:vertAlign w:val="subscript"/>
          </w:rPr>
          <w:delText>mRNA-</w:delText>
        </w:r>
      </w:del>
      <w:ins w:id="464" w:author="Guanghui Liu" w:date="2021-01-12T20:04:00Z">
        <w:r w:rsidR="001A23CD" w:rsidRPr="00456E02" w:rsidDel="001A23CD">
          <w:rPr>
            <w:i/>
            <w:vertAlign w:val="subscript"/>
          </w:rPr>
          <w:t xml:space="preserve"> </w:t>
        </w:r>
      </w:ins>
      <w:del w:id="465" w:author="Guanghui Liu" w:date="2021-01-12T20:01:00Z">
        <w:r w:rsidR="0057078E" w:rsidRPr="00456E02" w:rsidDel="001A23CD">
          <w:rPr>
            <w:i/>
            <w:vertAlign w:val="subscript"/>
          </w:rPr>
          <w:delText>meth</w:delText>
        </w:r>
      </w:del>
      <w:del w:id="466" w:author="Guanghui Liu" w:date="2021-01-12T20:04:00Z">
        <w:r w:rsidR="0057078E" w:rsidDel="001A23CD">
          <w:delText xml:space="preserve"> and </w:delText>
        </w:r>
      </w:del>
      <w:ins w:id="467" w:author="Guanghui Liu" w:date="2021-01-12T20:04:00Z">
        <w:r w:rsidR="001A23CD">
          <w:t xml:space="preserve"> </w:t>
        </w:r>
        <w:r w:rsidR="001A23CD" w:rsidRPr="001A23CD">
          <w:t xml:space="preserve">Compared with </w:t>
        </w:r>
      </w:ins>
      <w:ins w:id="468" w:author="Guanghui Liu" w:date="2021-01-12T20:05:00Z">
        <w:r w:rsidR="001A23CD" w:rsidRPr="001A23CD">
          <w:t>only main task loss and only auxiliary task loss</w:t>
        </w:r>
      </w:ins>
      <w:ins w:id="469" w:author="Guanghui Liu" w:date="2021-01-12T20:04:00Z">
        <w:r w:rsidR="001A23CD" w:rsidRPr="001A23CD">
          <w:t xml:space="preserve">, the C-index of the </w:t>
        </w:r>
      </w:ins>
      <w:ins w:id="470" w:author="Guanghui Liu" w:date="2021-01-12T20:05:00Z">
        <w:r w:rsidR="001A23CD" w:rsidRPr="00882515">
          <w:t>ML_ordCOX</w:t>
        </w:r>
        <w:r w:rsidR="001A23CD">
          <w:t xml:space="preserve"> </w:t>
        </w:r>
      </w:ins>
      <w:ins w:id="471" w:author="Guanghui Liu" w:date="2021-01-12T20:04:00Z">
        <w:r w:rsidR="001A23CD" w:rsidRPr="001A23CD">
          <w:t xml:space="preserve">is </w:t>
        </w:r>
        <w:r w:rsidR="001A23CD" w:rsidRPr="001A23CD">
          <w:lastRenderedPageBreak/>
          <w:t xml:space="preserve">improved by </w:t>
        </w:r>
      </w:ins>
      <w:ins w:id="472" w:author="Guanghui Liu" w:date="2021-01-12T20:07:00Z">
        <w:r w:rsidR="001A23CD">
          <w:t>4.89 percent</w:t>
        </w:r>
      </w:ins>
      <w:ins w:id="473" w:author="Guanghui Liu" w:date="2021-01-12T20:04:00Z">
        <w:r w:rsidR="001A23CD" w:rsidRPr="001A23CD">
          <w:t xml:space="preserve"> and </w:t>
        </w:r>
      </w:ins>
      <w:ins w:id="474" w:author="Guanghui Liu" w:date="2021-01-12T20:07:00Z">
        <w:r w:rsidR="001A23CD">
          <w:t>18.89 percent</w:t>
        </w:r>
      </w:ins>
      <w:ins w:id="475" w:author="Guanghui Liu" w:date="2021-01-12T20:04:00Z">
        <w:r w:rsidR="001A23CD" w:rsidRPr="001A23CD">
          <w:t xml:space="preserve">. </w:t>
        </w:r>
      </w:ins>
      <w:del w:id="476" w:author="Guanghui Liu" w:date="2021-01-12T20:07:00Z">
        <w:r w:rsidR="0057078E" w:rsidDel="001A23CD">
          <w:delText xml:space="preserve">the </w:delText>
        </w:r>
        <w:r w:rsidR="0057078E" w:rsidRPr="00456E02" w:rsidDel="001A23CD">
          <w:delText>C-index</w:delText>
        </w:r>
        <w:r w:rsidR="0057078E" w:rsidDel="001A23CD">
          <w:delText xml:space="preserve"> is improved by 4.89 percent. </w:delText>
        </w:r>
      </w:del>
      <w:r w:rsidR="0057078E" w:rsidRPr="0042609B">
        <w:t xml:space="preserve">It means that </w:t>
      </w:r>
      <w:r w:rsidR="0057078E">
        <w:t>t</w:t>
      </w:r>
      <w:r w:rsidR="0057078E" w:rsidRPr="0042609B">
        <w:t xml:space="preserve">he proposed multi-task </w:t>
      </w:r>
      <w:r w:rsidR="0057078E">
        <w:t>method</w:t>
      </w:r>
      <w:r w:rsidR="0057078E" w:rsidRPr="0042609B">
        <w:t xml:space="preserve"> can dynamically adapt the weights for the </w:t>
      </w:r>
      <w:r w:rsidR="0057078E">
        <w:t>multiply</w:t>
      </w:r>
      <w:r w:rsidR="0057078E" w:rsidRPr="0042609B">
        <w:t xml:space="preserve"> task</w:t>
      </w:r>
      <w:r w:rsidR="0057078E">
        <w:t>s</w:t>
      </w:r>
      <w:r w:rsidR="0057078E" w:rsidRPr="0042609B">
        <w:t xml:space="preserve"> to </w:t>
      </w:r>
      <w:r w:rsidR="0057078E" w:rsidRPr="005C22B3">
        <w:rPr>
          <w:rFonts w:eastAsia="SimSun"/>
          <w:kern w:val="2"/>
          <w:lang w:eastAsia="zh-CN"/>
        </w:rPr>
        <w:t xml:space="preserve">perform better than or as well as the best </w:t>
      </w:r>
      <w:del w:id="477" w:author="Guanghui Liu" w:date="2021-01-12T20:08:00Z">
        <w:r w:rsidR="0057078E" w:rsidRPr="005C22B3" w:rsidDel="00236DCC">
          <w:rPr>
            <w:rFonts w:eastAsia="SimSun"/>
            <w:kern w:val="2"/>
            <w:lang w:eastAsia="zh-CN"/>
          </w:rPr>
          <w:delText xml:space="preserve">main </w:delText>
        </w:r>
      </w:del>
      <w:ins w:id="478" w:author="Guanghui Liu" w:date="2021-01-12T20:08:00Z">
        <w:r w:rsidR="00236DCC">
          <w:rPr>
            <w:rFonts w:eastAsia="SimSun"/>
            <w:kern w:val="2"/>
            <w:lang w:eastAsia="zh-CN"/>
          </w:rPr>
          <w:t>single</w:t>
        </w:r>
        <w:r w:rsidR="00236DCC" w:rsidRPr="005C22B3">
          <w:rPr>
            <w:rFonts w:eastAsia="SimSun"/>
            <w:kern w:val="2"/>
            <w:lang w:eastAsia="zh-CN"/>
          </w:rPr>
          <w:t xml:space="preserve"> </w:t>
        </w:r>
      </w:ins>
      <w:r w:rsidR="0057078E" w:rsidRPr="005C22B3">
        <w:rPr>
          <w:rFonts w:eastAsia="SimSun"/>
          <w:kern w:val="2"/>
          <w:lang w:eastAsia="zh-CN"/>
        </w:rPr>
        <w:t>task.</w:t>
      </w:r>
      <w:r w:rsidR="0057078E">
        <w:rPr>
          <w:rFonts w:eastAsia="SimSun"/>
          <w:kern w:val="2"/>
          <w:lang w:eastAsia="zh-CN"/>
        </w:rPr>
        <w:t xml:space="preserve"> </w:t>
      </w:r>
      <w:r w:rsidR="0057078E" w:rsidRPr="00B21100">
        <w:t xml:space="preserve">As </w:t>
      </w:r>
      <w:r w:rsidR="0057078E">
        <w:t xml:space="preserve">also </w:t>
      </w:r>
      <w:r w:rsidR="0057078E" w:rsidRPr="00B21100">
        <w:t xml:space="preserve">can be seen from </w:t>
      </w:r>
      <w:r w:rsidR="00C2200C">
        <w:t>Figure</w:t>
      </w:r>
      <w:r w:rsidR="0057078E" w:rsidRPr="00B21100">
        <w:t xml:space="preserve"> </w:t>
      </w:r>
      <w:r w:rsidR="0057078E">
        <w:t>3</w:t>
      </w:r>
      <w:r w:rsidR="0057078E" w:rsidRPr="00B21100">
        <w:t>,</w:t>
      </w:r>
      <w:r w:rsidR="0057078E">
        <w:t xml:space="preserve"> </w:t>
      </w:r>
      <w:r w:rsidR="0057078E" w:rsidRPr="004D6739">
        <w:t xml:space="preserve">the training loss of </w:t>
      </w:r>
      <w:r w:rsidR="0057078E" w:rsidRPr="00B87A6B">
        <w:t xml:space="preserve">the </w:t>
      </w:r>
      <w:r w:rsidR="0057078E" w:rsidRPr="005C22B3">
        <w:t xml:space="preserve">ML_ordCOX </w:t>
      </w:r>
      <w:r w:rsidR="0057078E" w:rsidRPr="00B87A6B">
        <w:t xml:space="preserve">method is </w:t>
      </w:r>
      <w:r w:rsidR="0057078E">
        <w:t>lower</w:t>
      </w:r>
      <w:r w:rsidR="0057078E" w:rsidRPr="00B87A6B">
        <w:t xml:space="preserve"> than that of </w:t>
      </w:r>
      <w:r w:rsidR="0057078E">
        <w:t xml:space="preserve">the other </w:t>
      </w:r>
      <w:r w:rsidR="0057078E" w:rsidRPr="005C22B3">
        <w:t>met</w:t>
      </w:r>
      <w:r w:rsidR="0057078E">
        <w:t>h</w:t>
      </w:r>
      <w:r w:rsidR="0057078E" w:rsidRPr="005C22B3">
        <w:t>od</w:t>
      </w:r>
      <w:r w:rsidR="0057078E" w:rsidRPr="00B87A6B">
        <w:t>.</w:t>
      </w:r>
      <w:r w:rsidR="0057078E">
        <w:t xml:space="preserve"> </w:t>
      </w:r>
      <w:r w:rsidR="0057078E" w:rsidRPr="004D6739">
        <w:t xml:space="preserve">This is because we added </w:t>
      </w:r>
      <w:r w:rsidR="0057078E">
        <w:t>an auxiliary</w:t>
      </w:r>
      <w:r w:rsidR="0057078E" w:rsidRPr="004D6739">
        <w:t xml:space="preserve"> loss </w:t>
      </w:r>
      <w:r w:rsidR="0057078E">
        <w:t xml:space="preserve">penalty </w:t>
      </w:r>
      <w:r w:rsidR="0057078E" w:rsidRPr="004D6739">
        <w:t xml:space="preserve">term to the total loss function. </w:t>
      </w:r>
    </w:p>
    <w:p w14:paraId="72AEE8D0" w14:textId="77777777" w:rsidR="00456E02" w:rsidRPr="00456E02" w:rsidRDefault="00456E02" w:rsidP="009045E3">
      <w:pPr>
        <w:pStyle w:val="heading2"/>
      </w:pPr>
      <w:r w:rsidRPr="00456E02">
        <w:t xml:space="preserve">Comparison with </w:t>
      </w:r>
      <w:r w:rsidR="001B2CCF">
        <w:t>existing</w:t>
      </w:r>
      <w:r w:rsidRPr="00456E02">
        <w:t xml:space="preserve"> </w:t>
      </w:r>
      <w:r w:rsidR="001B2CCF">
        <w:t>s</w:t>
      </w:r>
      <w:r w:rsidRPr="00456E02">
        <w:t xml:space="preserve">urvival </w:t>
      </w:r>
      <w:r w:rsidR="001B2CCF">
        <w:t>p</w:t>
      </w:r>
      <w:r w:rsidRPr="00456E02">
        <w:t xml:space="preserve">rediction </w:t>
      </w:r>
      <w:r w:rsidR="001B2CCF">
        <w:t>m</w:t>
      </w:r>
      <w:r w:rsidRPr="00456E02">
        <w:t xml:space="preserve">ethods over </w:t>
      </w:r>
      <w:r w:rsidR="001B2CCF">
        <w:t>c</w:t>
      </w:r>
      <w:r w:rsidRPr="00456E02">
        <w:t xml:space="preserve">ross-validation </w:t>
      </w:r>
      <w:r w:rsidR="001B2CCF">
        <w:t>t</w:t>
      </w:r>
      <w:r w:rsidRPr="00456E02">
        <w:t>est</w:t>
      </w:r>
    </w:p>
    <w:p w14:paraId="3B265C76" w14:textId="3D5B6C04" w:rsidR="00456E02" w:rsidRDefault="00456E02" w:rsidP="00456E02">
      <w:pPr>
        <w:pStyle w:val="p1a"/>
      </w:pPr>
      <w:r w:rsidRPr="00456E02">
        <w:t xml:space="preserve">We compare the prediction effects of our proposed </w:t>
      </w:r>
      <w:r w:rsidR="00134059">
        <w:t>ML_</w:t>
      </w:r>
      <w:r w:rsidR="00D34F21" w:rsidRPr="0032333C">
        <w:t>ordCOX</w:t>
      </w:r>
      <w:r w:rsidRPr="00456E02">
        <w:t xml:space="preserve"> method with five machine learning methods: RSF </w:t>
      </w:r>
      <w:r w:rsidRPr="00456E02">
        <w:fldChar w:fldCharType="begin"/>
      </w:r>
      <w:r w:rsidR="001D15D6">
        <w:instrText xml:space="preserve"> ADDIN EN.CITE &lt;EndNote&gt;&lt;Cite&gt;&lt;Author&gt;Ishwaran&lt;/Author&gt;&lt;Year&gt;2008&lt;/Year&gt;&lt;RecNum&gt;24&lt;/RecNum&gt;&lt;DisplayText&gt;(Ishwaran, et al., 2008)&lt;/DisplayText&gt;&lt;record&gt;&lt;rec-number&gt;24&lt;/rec-number&gt;&lt;foreign-keys&gt;&lt;key app="EN" db-id="wvsws5vr9adxabeftfipdvt4d9s5dw22fv2a"&gt;24&lt;/key&gt;&lt;/foreign-keys&gt;&lt;ref-type name="Journal Article"&gt;17&lt;/ref-type&gt;&lt;contributors&gt;&lt;authors&gt;&lt;author&gt;Ishwaran, Hemant&lt;/author&gt;&lt;author&gt;Kogalur, Udaya B&lt;/author&gt;&lt;author&gt;Blackstone, Eugene H&lt;/author&gt;&lt;author&gt;Lauer, Michael S&lt;/author&gt;&lt;/authors&gt;&lt;/contributors&gt;&lt;titles&gt;&lt;title&gt;Random survival forests&lt;/title&gt;&lt;secondary-title&gt;The annals of applied statistics&lt;/secondary-title&gt;&lt;/titles&gt;&lt;periodical&gt;&lt;full-title&gt;The annals of applied statistics&lt;/full-title&gt;&lt;/periodical&gt;&lt;pages&gt;841-860&lt;/pages&gt;&lt;volume&gt;2&lt;/volume&gt;&lt;number&gt;3&lt;/number&gt;&lt;dates&gt;&lt;year&gt;2008&lt;/year&gt;&lt;/dates&gt;&lt;isbn&gt;1932-6157&lt;/isbn&gt;&lt;urls&gt;&lt;/urls&gt;&lt;/record&gt;&lt;/Cite&gt;&lt;/EndNote&gt;</w:instrText>
      </w:r>
      <w:r w:rsidRPr="00456E02">
        <w:fldChar w:fldCharType="separate"/>
      </w:r>
      <w:r w:rsidR="001D15D6">
        <w:rPr>
          <w:noProof/>
        </w:rPr>
        <w:t>(</w:t>
      </w:r>
      <w:hyperlink w:anchor="_ENREF_8" w:tooltip="Ishwaran, 2008 #24" w:history="1">
        <w:r w:rsidR="00B85B03">
          <w:rPr>
            <w:noProof/>
          </w:rPr>
          <w:t>Ishwaran, et al., 2008</w:t>
        </w:r>
      </w:hyperlink>
      <w:r w:rsidR="001D15D6">
        <w:rPr>
          <w:noProof/>
        </w:rPr>
        <w:t>)</w:t>
      </w:r>
      <w:r w:rsidRPr="00456E02">
        <w:fldChar w:fldCharType="end"/>
      </w:r>
      <w:r w:rsidRPr="00456E02">
        <w:t xml:space="preserve">, LASSO </w:t>
      </w:r>
      <w:r w:rsidRPr="00456E02">
        <w:fldChar w:fldCharType="begin"/>
      </w:r>
      <w:r w:rsidR="001D15D6">
        <w:instrText xml:space="preserve"> ADDIN EN.CITE &lt;EndNote&gt;&lt;Cite&gt;&lt;Author&gt;Tibshirani&lt;/Author&gt;&lt;Year&gt;1997&lt;/Year&gt;&lt;RecNum&gt;17&lt;/RecNum&gt;&lt;DisplayText&gt;(Tibshirani, 1997)&lt;/DisplayText&gt;&lt;record&gt;&lt;rec-number&gt;17&lt;/rec-number&gt;&lt;foreign-keys&gt;&lt;key app="EN" db-id="wvsws5vr9adxabeftfipdvt4d9s5dw22fv2a"&gt;17&lt;/key&gt;&lt;/foreign-keys&gt;&lt;ref-type name="Journal Article"&gt;17&lt;/ref-type&gt;&lt;contributors&gt;&lt;authors&gt;&lt;author&gt;Tibshirani, Robert&lt;/author&gt;&lt;/authors&gt;&lt;/contributors&gt;&lt;titles&gt;&lt;title&gt;The lasso method for variable selection in the Cox model&lt;/title&gt;&lt;secondary-title&gt;Statistics in medicine&lt;/secondary-title&gt;&lt;/titles&gt;&lt;periodical&gt;&lt;full-title&gt;Statistics in medicine&lt;/full-title&gt;&lt;/periodical&gt;&lt;pages&gt;385-395&lt;/pages&gt;&lt;volume&gt;16&lt;/volume&gt;&lt;number&gt;4&lt;/number&gt;&lt;dates&gt;&lt;year&gt;1997&lt;/year&gt;&lt;/dates&gt;&lt;isbn&gt;0277-6715&lt;/isbn&gt;&lt;urls&gt;&lt;/urls&gt;&lt;/record&gt;&lt;/Cite&gt;&lt;/EndNote&gt;</w:instrText>
      </w:r>
      <w:r w:rsidRPr="00456E02">
        <w:fldChar w:fldCharType="separate"/>
      </w:r>
      <w:r w:rsidR="001D15D6">
        <w:rPr>
          <w:noProof/>
        </w:rPr>
        <w:t>(</w:t>
      </w:r>
      <w:hyperlink w:anchor="_ENREF_28" w:tooltip="Tibshirani, 1997 #17" w:history="1">
        <w:r w:rsidR="00B85B03">
          <w:rPr>
            <w:noProof/>
          </w:rPr>
          <w:t>Tibshirani, 1997</w:t>
        </w:r>
      </w:hyperlink>
      <w:r w:rsidR="001D15D6">
        <w:rPr>
          <w:noProof/>
        </w:rPr>
        <w:t>)</w:t>
      </w:r>
      <w:r w:rsidRPr="00456E02">
        <w:fldChar w:fldCharType="end"/>
      </w:r>
      <w:r w:rsidRPr="00456E02">
        <w:t xml:space="preserve">, MLP </w:t>
      </w:r>
      <w:r w:rsidRPr="00456E02">
        <w:fldChar w:fldCharType="begin"/>
      </w:r>
      <w:r w:rsidR="001D15D6">
        <w:instrText xml:space="preserve"> ADDIN EN.CITE &lt;EndNote&gt;&lt;Cite&gt;&lt;Author&gt;Amiri&lt;/Author&gt;&lt;Year&gt;2008&lt;/Year&gt;&lt;RecNum&gt;18&lt;/RecNum&gt;&lt;DisplayText&gt;(Amiri, et al., 2008)&lt;/DisplayText&gt;&lt;record&gt;&lt;rec-number&gt;18&lt;/rec-number&gt;&lt;foreign-keys&gt;&lt;key app="EN" db-id="wvsws5vr9adxabeftfipdvt4d9s5dw22fv2a"&gt;18&lt;/key&gt;&lt;/foreign-keys&gt;&lt;ref-type name="Journal Article"&gt;17&lt;/ref-type&gt;&lt;contributors&gt;&lt;authors&gt;&lt;author&gt;Amiri, Zohreh&lt;/author&gt;&lt;author&gt;Mohammad, Kazem&lt;/author&gt;&lt;author&gt;Mahmoudi, Mahmoud&lt;/author&gt;&lt;author&gt;Zeraati, Hojjat&lt;/author&gt;&lt;author&gt;Fotouhi, Akbar&lt;/author&gt;&lt;/authors&gt;&lt;/contributors&gt;&lt;titles&gt;&lt;title&gt;Assessment of gastric cancer survival: using an artificial hierarchical neural network&lt;/title&gt;&lt;secondary-title&gt;Pak J Biol Sci&lt;/secondary-title&gt;&lt;/titles&gt;&lt;periodical&gt;&lt;full-title&gt;Pak J Biol Sci&lt;/full-title&gt;&lt;/periodical&gt;&lt;pages&gt;1076-84&lt;/pages&gt;&lt;volume&gt;11&lt;/volume&gt;&lt;number&gt;8&lt;/number&gt;&lt;dates&gt;&lt;year&gt;2008&lt;/year&gt;&lt;/dates&gt;&lt;urls&gt;&lt;/urls&gt;&lt;/record&gt;&lt;/Cite&gt;&lt;/EndNote&gt;</w:instrText>
      </w:r>
      <w:r w:rsidRPr="00456E02">
        <w:fldChar w:fldCharType="separate"/>
      </w:r>
      <w:r w:rsidR="001D15D6">
        <w:rPr>
          <w:noProof/>
        </w:rPr>
        <w:t>(</w:t>
      </w:r>
      <w:hyperlink w:anchor="_ENREF_1" w:tooltip="Amiri, 2008 #18" w:history="1">
        <w:r w:rsidR="00B85B03">
          <w:rPr>
            <w:noProof/>
          </w:rPr>
          <w:t>Amiri, et al., 2008</w:t>
        </w:r>
      </w:hyperlink>
      <w:r w:rsidR="001D15D6">
        <w:rPr>
          <w:noProof/>
        </w:rPr>
        <w:t>)</w:t>
      </w:r>
      <w:r w:rsidRPr="00456E02">
        <w:fldChar w:fldCharType="end"/>
      </w:r>
      <w:r w:rsidRPr="00456E02">
        <w:t xml:space="preserve">, DeepSurv </w:t>
      </w:r>
      <w:r w:rsidRPr="00456E02">
        <w:fldChar w:fldCharType="begin"/>
      </w:r>
      <w:r w:rsidR="001D15D6">
        <w:instrText xml:space="preserve"> ADDIN EN.CITE &lt;EndNote&gt;&lt;Cite&gt;&lt;Author&gt;Katzman&lt;/Author&gt;&lt;Year&gt;2016&lt;/Year&gt;&lt;RecNum&gt;19&lt;/RecNum&gt;&lt;DisplayText&gt;(Katzman, et al., 2016)&lt;/DisplayText&gt;&lt;record&gt;&lt;rec-number&gt;19&lt;/rec-number&gt;&lt;foreign-keys&gt;&lt;key app="EN" db-id="wvsws5vr9adxabeftfipdvt4d9s5dw22fv2a"&gt;19&lt;/key&gt;&lt;/foreign-keys&gt;&lt;ref-type name="Journal Article"&gt;17&lt;/ref-type&gt;&lt;contributors&gt;&lt;authors&gt;&lt;author&gt;Katzman, Jared L&lt;/author&gt;&lt;author&gt;Shaham, Uri&lt;/author&gt;&lt;author&gt;Cloninger, Alexander&lt;/author&gt;&lt;author&gt;Bates, Jonathan&lt;/author&gt;&lt;author&gt;Jiang, Tingting&lt;/author&gt;&lt;author&gt;Kluger, Yuval&lt;/author&gt;&lt;/authors&gt;&lt;/contributors&gt;&lt;titles&gt;&lt;title&gt;Deep survival: A deep cox proportional hazards network&lt;/title&gt;&lt;secondary-title&gt;stat&lt;/secondary-title&gt;&lt;/titles&gt;&lt;periodical&gt;&lt;full-title&gt;stat&lt;/full-title&gt;&lt;/periodical&gt;&lt;pages&gt;2&lt;/pages&gt;&lt;volume&gt;1050&lt;/volume&gt;&lt;dates&gt;&lt;year&gt;2016&lt;/year&gt;&lt;/dates&gt;&lt;urls&gt;&lt;/urls&gt;&lt;/record&gt;&lt;/Cite&gt;&lt;/EndNote&gt;</w:instrText>
      </w:r>
      <w:r w:rsidRPr="00456E02">
        <w:fldChar w:fldCharType="separate"/>
      </w:r>
      <w:r w:rsidR="001D15D6">
        <w:rPr>
          <w:noProof/>
        </w:rPr>
        <w:t>(</w:t>
      </w:r>
      <w:hyperlink w:anchor="_ENREF_11" w:tooltip="Katzman, 2016 #19" w:history="1">
        <w:r w:rsidR="00B85B03">
          <w:rPr>
            <w:noProof/>
          </w:rPr>
          <w:t>Katzman, et al., 2016</w:t>
        </w:r>
      </w:hyperlink>
      <w:r w:rsidR="001D15D6">
        <w:rPr>
          <w:noProof/>
        </w:rPr>
        <w:t>)</w:t>
      </w:r>
      <w:r w:rsidRPr="00456E02">
        <w:fldChar w:fldCharType="end"/>
      </w:r>
      <w:r w:rsidRPr="00456E02">
        <w:t xml:space="preserve">, and MTLSA </w:t>
      </w:r>
      <w:r w:rsidRPr="00456E02">
        <w:fldChar w:fldCharType="begin"/>
      </w:r>
      <w:r w:rsidR="001D15D6">
        <w:instrText xml:space="preserve"> ADDIN EN.CITE &lt;EndNote&gt;&lt;Cite&gt;&lt;Author&gt;Li&lt;/Author&gt;&lt;Year&gt;2016&lt;/Year&gt;&lt;RecNum&gt;54&lt;/RecNum&gt;&lt;DisplayText&gt;(Li, et al., 2016)&lt;/DisplayText&gt;&lt;record&gt;&lt;rec-number&gt;54&lt;/rec-number&gt;&lt;foreign-keys&gt;&lt;key app="EN" db-id="wvsws5vr9adxabeftfipdvt4d9s5dw22fv2a"&gt;54&lt;/key&gt;&lt;/foreign-keys&gt;&lt;ref-type name="Conference Proceedings"&gt;10&lt;/ref-type&gt;&lt;contributors&gt;&lt;authors&gt;&lt;author&gt;Li, Yan&lt;/author&gt;&lt;author&gt;Wang, Jie&lt;/author&gt;&lt;author&gt;Ye, Jieping&lt;/author&gt;&lt;author&gt;Reddy, Chandan K&lt;/author&gt;&lt;/authors&gt;&lt;/contributors&gt;&lt;titles&gt;&lt;title&gt;A multi-task learning formulation for survival analysis&lt;/title&gt;&lt;secondary-title&gt;Proceedings of the 22nd ACM SIGKDD International Conference on Knowledge Discovery and Data Mining&lt;/secondary-title&gt;&lt;/titles&gt;&lt;pages&gt;1715-1724&lt;/pages&gt;&lt;dates&gt;&lt;year&gt;2016&lt;/year&gt;&lt;/dates&gt;&lt;urls&gt;&lt;/urls&gt;&lt;/record&gt;&lt;/Cite&gt;&lt;/EndNote&gt;</w:instrText>
      </w:r>
      <w:r w:rsidRPr="00456E02">
        <w:fldChar w:fldCharType="separate"/>
      </w:r>
      <w:r w:rsidR="001D15D6">
        <w:rPr>
          <w:noProof/>
        </w:rPr>
        <w:t>(</w:t>
      </w:r>
      <w:hyperlink w:anchor="_ENREF_19" w:tooltip="Li, 2016 #54" w:history="1">
        <w:r w:rsidR="00B85B03">
          <w:rPr>
            <w:noProof/>
          </w:rPr>
          <w:t>Li, et al., 2016</w:t>
        </w:r>
      </w:hyperlink>
      <w:r w:rsidR="001D15D6">
        <w:rPr>
          <w:noProof/>
        </w:rPr>
        <w:t>)</w:t>
      </w:r>
      <w:r w:rsidRPr="00456E02">
        <w:fldChar w:fldCharType="end"/>
      </w:r>
      <w:r w:rsidRPr="00456E02">
        <w:t>. The C-index</w:t>
      </w:r>
      <w:r w:rsidRPr="00456E02" w:rsidDel="00631ABB">
        <w:t xml:space="preserve"> </w:t>
      </w:r>
      <w:r w:rsidRPr="00456E02">
        <w:t>is used to evaluate the prediction performance. For the sake of fairness, we carry out the same feature set in all cross</w:t>
      </w:r>
      <w:r w:rsidR="00C2200C">
        <w:t>-</w:t>
      </w:r>
      <w:r w:rsidRPr="00456E02">
        <w:t xml:space="preserve">validation tests. </w:t>
      </w:r>
    </w:p>
    <w:p w14:paraId="49B60018" w14:textId="2222F54F" w:rsidR="003A371E" w:rsidRDefault="003A296A" w:rsidP="003A371E">
      <w:pPr>
        <w:pStyle w:val="p1a"/>
      </w:pPr>
      <w:r>
        <w:t xml:space="preserve">      </w:t>
      </w:r>
      <w:r w:rsidR="003A371E" w:rsidRPr="00456E02">
        <w:t xml:space="preserve">Table </w:t>
      </w:r>
      <w:r w:rsidR="00C2200C">
        <w:t>5</w:t>
      </w:r>
      <w:r w:rsidR="003A371E" w:rsidRPr="00456E02">
        <w:t xml:space="preserve"> summarizes the performance comparisons between the proposed method, MTLSA, DeepSurv, MLP, Lasso, and RSF by the measurements of C-index. From Table </w:t>
      </w:r>
      <w:r w:rsidR="006A1368">
        <w:t>5</w:t>
      </w:r>
      <w:r w:rsidR="003A371E" w:rsidRPr="00456E02">
        <w:t>, we find that the cross validation of the proposed method on the standard training set is better than the other five methods. Compared with the methods: RSF, LASSO, MLP, DeepSurv, and MTLSA, the C-index</w:t>
      </w:r>
      <w:r w:rsidR="003A371E" w:rsidRPr="00456E02" w:rsidDel="000942BB">
        <w:t xml:space="preserve"> </w:t>
      </w:r>
      <w:r w:rsidR="003A371E" w:rsidRPr="00456E02">
        <w:t xml:space="preserve">of the proposed method is improved by </w:t>
      </w:r>
      <w:r w:rsidR="009B2791">
        <w:t>12</w:t>
      </w:r>
      <w:r w:rsidR="003A371E" w:rsidRPr="00456E02">
        <w:t>.</w:t>
      </w:r>
      <w:r w:rsidR="009B2791">
        <w:t>1</w:t>
      </w:r>
      <w:r w:rsidR="003A371E" w:rsidRPr="00456E02">
        <w:t xml:space="preserve">6%, </w:t>
      </w:r>
      <w:r w:rsidR="009B2791">
        <w:t>9</w:t>
      </w:r>
      <w:r w:rsidR="003A371E" w:rsidRPr="00456E02">
        <w:t>.</w:t>
      </w:r>
      <w:r w:rsidR="009B2791">
        <w:t>0</w:t>
      </w:r>
      <w:r w:rsidR="003A371E" w:rsidRPr="00456E02">
        <w:t xml:space="preserve">1%, </w:t>
      </w:r>
      <w:r w:rsidR="009B2791">
        <w:t>4</w:t>
      </w:r>
      <w:r w:rsidR="003A371E" w:rsidRPr="00456E02">
        <w:t>.</w:t>
      </w:r>
      <w:r w:rsidR="009B2791">
        <w:t>5</w:t>
      </w:r>
      <w:r w:rsidR="003A371E" w:rsidRPr="00456E02">
        <w:t xml:space="preserve">6%, </w:t>
      </w:r>
      <w:r w:rsidR="009B2791">
        <w:t>4</w:t>
      </w:r>
      <w:r w:rsidR="003A371E" w:rsidRPr="00456E02">
        <w:t>.</w:t>
      </w:r>
      <w:r w:rsidR="009B2791">
        <w:t>2</w:t>
      </w:r>
      <w:r w:rsidR="003A371E" w:rsidRPr="00456E02">
        <w:t xml:space="preserve">2% and </w:t>
      </w:r>
      <w:r w:rsidR="009B2791">
        <w:t>4</w:t>
      </w:r>
      <w:r w:rsidR="003A371E" w:rsidRPr="00456E02">
        <w:t>.</w:t>
      </w:r>
      <w:r w:rsidR="009B2791">
        <w:t>9</w:t>
      </w:r>
      <w:r w:rsidR="003A371E" w:rsidRPr="00456E02">
        <w:t xml:space="preserve">7%. As can be seen from Table </w:t>
      </w:r>
      <w:r w:rsidR="00C2200C">
        <w:t>5</w:t>
      </w:r>
      <w:r w:rsidR="003A371E" w:rsidRPr="00456E02">
        <w:t xml:space="preserve">, firstly, the prognosis power of the regularized Cox models (i.e., RSF and LASSO) is inferior to the other </w:t>
      </w:r>
      <w:r w:rsidR="00C2200C" w:rsidRPr="00456E02">
        <w:t xml:space="preserve">based </w:t>
      </w:r>
      <w:r w:rsidR="003A371E" w:rsidRPr="00456E02">
        <w:t>deep model methods (i.e., MLP and DeepSurv). This is because the deep model can better represent gene features than the hand-crafted low-level features. Secondly, the proposed biLSTM method can achieve higher C-index values than the comparing methods, which demonstrates the advantage of LSTM that can represent the integrated patterns of sequential mRNA data and methylation data. The experiment also demonstrate</w:t>
      </w:r>
      <w:r w:rsidR="002929B7">
        <w:t>s</w:t>
      </w:r>
      <w:r w:rsidR="003A371E" w:rsidRPr="00456E02">
        <w:t xml:space="preserve"> the efficacy of the proposed method. </w:t>
      </w:r>
    </w:p>
    <w:p w14:paraId="662E81C4" w14:textId="40B5970B" w:rsidR="005F58F8" w:rsidRPr="00456E02" w:rsidRDefault="005F58F8" w:rsidP="005F58F8">
      <w:pPr>
        <w:pStyle w:val="p1a"/>
        <w:spacing w:before="240" w:after="120" w:line="220" w:lineRule="atLeast"/>
        <w:rPr>
          <w:sz w:val="18"/>
          <w:szCs w:val="18"/>
        </w:rPr>
      </w:pPr>
      <w:r w:rsidRPr="00456E02">
        <w:rPr>
          <w:rFonts w:hint="eastAsia"/>
          <w:b/>
          <w:sz w:val="18"/>
          <w:szCs w:val="18"/>
        </w:rPr>
        <w:t xml:space="preserve">Table </w:t>
      </w:r>
      <w:r w:rsidR="006A1368">
        <w:rPr>
          <w:b/>
          <w:sz w:val="18"/>
          <w:szCs w:val="18"/>
        </w:rPr>
        <w:t>5</w:t>
      </w:r>
      <w:r w:rsidRPr="009045E3">
        <w:rPr>
          <w:b/>
          <w:sz w:val="18"/>
          <w:szCs w:val="18"/>
        </w:rPr>
        <w:t>.</w:t>
      </w:r>
      <w:r w:rsidRPr="00456E02">
        <w:rPr>
          <w:rFonts w:hint="eastAsia"/>
          <w:b/>
          <w:sz w:val="18"/>
          <w:szCs w:val="18"/>
        </w:rPr>
        <w:t xml:space="preserve"> </w:t>
      </w:r>
      <w:r w:rsidRPr="00456E02">
        <w:rPr>
          <w:sz w:val="18"/>
          <w:szCs w:val="18"/>
        </w:rPr>
        <w:t xml:space="preserve">Performance comparison among different survival prediction methods </w:t>
      </w:r>
      <w:bookmarkStart w:id="479" w:name="_Hlk57930027"/>
      <w:r w:rsidRPr="00456E02">
        <w:rPr>
          <w:sz w:val="18"/>
          <w:szCs w:val="18"/>
        </w:rPr>
        <w:t xml:space="preserve">by the measurements of </w:t>
      </w:r>
      <w:r>
        <w:rPr>
          <w:sz w:val="18"/>
          <w:szCs w:val="18"/>
        </w:rPr>
        <w:t xml:space="preserve">C-index </w:t>
      </w:r>
      <w:r w:rsidRPr="00536E23">
        <w:rPr>
          <w:sz w:val="18"/>
          <w:szCs w:val="18"/>
        </w:rPr>
        <w:t>(along with their standard deviations)</w:t>
      </w:r>
      <w:r>
        <w:rPr>
          <w:sz w:val="18"/>
          <w:szCs w:val="18"/>
        </w:rPr>
        <w:t>.</w:t>
      </w:r>
      <w:r w:rsidRPr="00A134B5">
        <w:t xml:space="preserve"> </w:t>
      </w:r>
      <w:bookmarkEnd w:id="479"/>
    </w:p>
    <w:tbl>
      <w:tblPr>
        <w:tblW w:w="0" w:type="auto"/>
        <w:jc w:val="center"/>
        <w:tblBorders>
          <w:top w:val="single" w:sz="12" w:space="0" w:color="000000"/>
          <w:bottom w:val="single" w:sz="12" w:space="0" w:color="000000"/>
        </w:tblBorders>
        <w:tblLook w:val="04A0" w:firstRow="1" w:lastRow="0" w:firstColumn="1" w:lastColumn="0" w:noHBand="0" w:noVBand="1"/>
      </w:tblPr>
      <w:tblGrid>
        <w:gridCol w:w="3022"/>
        <w:gridCol w:w="1664"/>
      </w:tblGrid>
      <w:tr w:rsidR="005F58F8" w:rsidRPr="00456E02" w14:paraId="5BF5C98E" w14:textId="77777777" w:rsidTr="00134059">
        <w:trPr>
          <w:trHeight w:hRule="exact" w:val="315"/>
          <w:jc w:val="center"/>
        </w:trPr>
        <w:tc>
          <w:tcPr>
            <w:tcW w:w="3022" w:type="dxa"/>
            <w:tcBorders>
              <w:top w:val="single" w:sz="12" w:space="0" w:color="000000"/>
              <w:bottom w:val="single" w:sz="4" w:space="0" w:color="auto"/>
            </w:tcBorders>
            <w:vAlign w:val="center"/>
          </w:tcPr>
          <w:p w14:paraId="21352F5F" w14:textId="77777777" w:rsidR="005F58F8" w:rsidRPr="00456E02" w:rsidRDefault="005F58F8" w:rsidP="00BF2B93">
            <w:pPr>
              <w:pStyle w:val="p1a"/>
              <w:rPr>
                <w:b/>
                <w:sz w:val="18"/>
                <w:szCs w:val="18"/>
              </w:rPr>
            </w:pPr>
            <w:bookmarkStart w:id="480" w:name="_Hlk57930164"/>
            <w:r w:rsidRPr="00456E02">
              <w:rPr>
                <w:b/>
                <w:sz w:val="18"/>
                <w:szCs w:val="18"/>
              </w:rPr>
              <w:t>Methods</w:t>
            </w:r>
          </w:p>
        </w:tc>
        <w:tc>
          <w:tcPr>
            <w:tcW w:w="1664" w:type="dxa"/>
            <w:tcBorders>
              <w:top w:val="single" w:sz="12" w:space="0" w:color="000000"/>
              <w:bottom w:val="single" w:sz="4" w:space="0" w:color="auto"/>
            </w:tcBorders>
            <w:vAlign w:val="center"/>
          </w:tcPr>
          <w:p w14:paraId="106709F6" w14:textId="77777777" w:rsidR="005F58F8" w:rsidRPr="00456E02" w:rsidRDefault="005F58F8" w:rsidP="00BF2B93">
            <w:pPr>
              <w:pStyle w:val="p1a"/>
              <w:rPr>
                <w:b/>
                <w:sz w:val="18"/>
                <w:szCs w:val="18"/>
              </w:rPr>
            </w:pPr>
            <w:r w:rsidRPr="00456E02">
              <w:rPr>
                <w:b/>
                <w:sz w:val="18"/>
                <w:szCs w:val="18"/>
              </w:rPr>
              <w:t>C-index</w:t>
            </w:r>
          </w:p>
        </w:tc>
      </w:tr>
      <w:tr w:rsidR="005F58F8" w:rsidRPr="00456E02" w14:paraId="752FC7A3" w14:textId="77777777" w:rsidTr="00134059">
        <w:trPr>
          <w:trHeight w:hRule="exact" w:val="272"/>
          <w:jc w:val="center"/>
        </w:trPr>
        <w:tc>
          <w:tcPr>
            <w:tcW w:w="3022" w:type="dxa"/>
            <w:shd w:val="clear" w:color="auto" w:fill="F3F3F3"/>
            <w:vAlign w:val="center"/>
          </w:tcPr>
          <w:p w14:paraId="7F422659" w14:textId="21CD6FF8" w:rsidR="005F58F8" w:rsidRPr="00456E02" w:rsidRDefault="005F58F8" w:rsidP="00BF2B93">
            <w:pPr>
              <w:pStyle w:val="p1a"/>
              <w:rPr>
                <w:sz w:val="18"/>
                <w:szCs w:val="18"/>
              </w:rPr>
            </w:pPr>
            <w:r w:rsidRPr="00456E02">
              <w:rPr>
                <w:sz w:val="18"/>
                <w:szCs w:val="18"/>
              </w:rPr>
              <w:t>The proposed method</w:t>
            </w:r>
            <w:r w:rsidR="00134059">
              <w:rPr>
                <w:sz w:val="18"/>
                <w:szCs w:val="18"/>
              </w:rPr>
              <w:t xml:space="preserve"> </w:t>
            </w:r>
            <w:r w:rsidR="00134059" w:rsidRPr="00134059">
              <w:rPr>
                <w:sz w:val="18"/>
                <w:szCs w:val="18"/>
              </w:rPr>
              <w:t>(ML_ordCOX)</w:t>
            </w:r>
          </w:p>
        </w:tc>
        <w:tc>
          <w:tcPr>
            <w:tcW w:w="1664" w:type="dxa"/>
            <w:shd w:val="clear" w:color="auto" w:fill="F3F3F3"/>
            <w:vAlign w:val="center"/>
          </w:tcPr>
          <w:p w14:paraId="27C61567" w14:textId="77777777" w:rsidR="005F58F8" w:rsidRPr="00456E02" w:rsidRDefault="005F58F8" w:rsidP="00327658">
            <w:pPr>
              <w:pStyle w:val="p1a"/>
              <w:rPr>
                <w:sz w:val="18"/>
                <w:szCs w:val="18"/>
              </w:rPr>
            </w:pPr>
            <w:r w:rsidRPr="00456E02">
              <w:rPr>
                <w:sz w:val="18"/>
                <w:szCs w:val="18"/>
              </w:rPr>
              <w:t>0.6</w:t>
            </w:r>
            <w:r>
              <w:rPr>
                <w:sz w:val="18"/>
                <w:szCs w:val="18"/>
              </w:rPr>
              <w:t>94</w:t>
            </w:r>
            <w:r w:rsidRPr="00456E02">
              <w:rPr>
                <w:sz w:val="18"/>
                <w:szCs w:val="18"/>
              </w:rPr>
              <w:t>5</w:t>
            </w:r>
            <w:r>
              <w:rPr>
                <w:sz w:val="18"/>
                <w:szCs w:val="18"/>
              </w:rPr>
              <w:t xml:space="preserve"> </w:t>
            </w:r>
            <w:r w:rsidRPr="00A134B5">
              <w:rPr>
                <w:sz w:val="18"/>
                <w:szCs w:val="18"/>
              </w:rPr>
              <w:t>(0.0</w:t>
            </w:r>
            <w:r>
              <w:rPr>
                <w:sz w:val="18"/>
                <w:szCs w:val="18"/>
              </w:rPr>
              <w:t>1</w:t>
            </w:r>
            <w:r w:rsidR="00327658">
              <w:rPr>
                <w:sz w:val="18"/>
                <w:szCs w:val="18"/>
              </w:rPr>
              <w:t>03</w:t>
            </w:r>
            <w:r w:rsidRPr="00A134B5">
              <w:rPr>
                <w:sz w:val="18"/>
                <w:szCs w:val="18"/>
              </w:rPr>
              <w:t>)</w:t>
            </w:r>
          </w:p>
        </w:tc>
      </w:tr>
      <w:tr w:rsidR="005F58F8" w:rsidRPr="00456E02" w14:paraId="47CDA136" w14:textId="77777777" w:rsidTr="00134059">
        <w:trPr>
          <w:trHeight w:hRule="exact" w:val="265"/>
          <w:jc w:val="center"/>
        </w:trPr>
        <w:tc>
          <w:tcPr>
            <w:tcW w:w="3022" w:type="dxa"/>
            <w:tcBorders>
              <w:bottom w:val="nil"/>
            </w:tcBorders>
            <w:shd w:val="clear" w:color="auto" w:fill="auto"/>
            <w:vAlign w:val="center"/>
          </w:tcPr>
          <w:p w14:paraId="450AB366" w14:textId="77777777" w:rsidR="005F58F8" w:rsidRPr="00456E02" w:rsidRDefault="005F58F8" w:rsidP="00BF2B93">
            <w:pPr>
              <w:pStyle w:val="p1a"/>
              <w:rPr>
                <w:sz w:val="18"/>
                <w:szCs w:val="18"/>
              </w:rPr>
            </w:pPr>
            <w:r w:rsidRPr="00456E02">
              <w:rPr>
                <w:sz w:val="18"/>
                <w:szCs w:val="18"/>
              </w:rPr>
              <w:t>MTLSA</w:t>
            </w:r>
            <w:r w:rsidRPr="00456E02" w:rsidDel="005A1319">
              <w:rPr>
                <w:sz w:val="18"/>
                <w:szCs w:val="18"/>
              </w:rPr>
              <w:t xml:space="preserve"> </w:t>
            </w:r>
          </w:p>
        </w:tc>
        <w:tc>
          <w:tcPr>
            <w:tcW w:w="1664" w:type="dxa"/>
            <w:tcBorders>
              <w:bottom w:val="nil"/>
            </w:tcBorders>
            <w:shd w:val="clear" w:color="auto" w:fill="auto"/>
            <w:vAlign w:val="center"/>
          </w:tcPr>
          <w:p w14:paraId="46911B35" w14:textId="77777777" w:rsidR="005F58F8" w:rsidRPr="00456E02" w:rsidRDefault="005F58F8" w:rsidP="00327658">
            <w:pPr>
              <w:pStyle w:val="p1a"/>
              <w:rPr>
                <w:sz w:val="18"/>
                <w:szCs w:val="18"/>
              </w:rPr>
            </w:pPr>
            <w:r w:rsidRPr="00456E02">
              <w:rPr>
                <w:sz w:val="18"/>
                <w:szCs w:val="18"/>
              </w:rPr>
              <w:t>0.6</w:t>
            </w:r>
            <w:r w:rsidR="00327658">
              <w:rPr>
                <w:sz w:val="18"/>
                <w:szCs w:val="18"/>
              </w:rPr>
              <w:t>4</w:t>
            </w:r>
            <w:r w:rsidRPr="00456E02">
              <w:rPr>
                <w:sz w:val="18"/>
                <w:szCs w:val="18"/>
              </w:rPr>
              <w:t>48</w:t>
            </w:r>
            <w:r>
              <w:rPr>
                <w:sz w:val="18"/>
                <w:szCs w:val="18"/>
              </w:rPr>
              <w:t xml:space="preserve"> </w:t>
            </w:r>
            <w:r w:rsidRPr="00A134B5">
              <w:rPr>
                <w:sz w:val="18"/>
                <w:szCs w:val="18"/>
              </w:rPr>
              <w:t>(0.0</w:t>
            </w:r>
            <w:r w:rsidR="00327658">
              <w:rPr>
                <w:sz w:val="18"/>
                <w:szCs w:val="18"/>
              </w:rPr>
              <w:t>2</w:t>
            </w:r>
            <w:r w:rsidRPr="00A134B5">
              <w:rPr>
                <w:sz w:val="18"/>
                <w:szCs w:val="18"/>
              </w:rPr>
              <w:t>32)</w:t>
            </w:r>
          </w:p>
        </w:tc>
      </w:tr>
      <w:tr w:rsidR="005F58F8" w:rsidRPr="00456E02" w14:paraId="38ADC155" w14:textId="77777777" w:rsidTr="00134059">
        <w:trPr>
          <w:trHeight w:hRule="exact" w:val="284"/>
          <w:jc w:val="center"/>
        </w:trPr>
        <w:tc>
          <w:tcPr>
            <w:tcW w:w="3022" w:type="dxa"/>
            <w:tcBorders>
              <w:top w:val="nil"/>
              <w:bottom w:val="nil"/>
            </w:tcBorders>
            <w:shd w:val="pct5" w:color="auto" w:fill="auto"/>
            <w:vAlign w:val="center"/>
          </w:tcPr>
          <w:p w14:paraId="36AE701B" w14:textId="77777777" w:rsidR="005F58F8" w:rsidRPr="00456E02" w:rsidRDefault="005F58F8" w:rsidP="00BF2B93">
            <w:pPr>
              <w:pStyle w:val="p1a"/>
              <w:rPr>
                <w:sz w:val="18"/>
                <w:szCs w:val="18"/>
              </w:rPr>
            </w:pPr>
            <w:r w:rsidRPr="00456E02">
              <w:rPr>
                <w:sz w:val="18"/>
                <w:szCs w:val="18"/>
              </w:rPr>
              <w:t xml:space="preserve">DeepSurv </w:t>
            </w:r>
          </w:p>
        </w:tc>
        <w:tc>
          <w:tcPr>
            <w:tcW w:w="1664" w:type="dxa"/>
            <w:tcBorders>
              <w:top w:val="nil"/>
              <w:bottom w:val="nil"/>
            </w:tcBorders>
            <w:shd w:val="pct5" w:color="auto" w:fill="auto"/>
            <w:vAlign w:val="center"/>
          </w:tcPr>
          <w:p w14:paraId="5D0F8D54" w14:textId="77777777" w:rsidR="005F58F8" w:rsidRPr="00456E02" w:rsidRDefault="005F58F8" w:rsidP="00327658">
            <w:pPr>
              <w:pStyle w:val="p1a"/>
              <w:rPr>
                <w:sz w:val="18"/>
                <w:szCs w:val="18"/>
              </w:rPr>
            </w:pPr>
            <w:r w:rsidRPr="00456E02">
              <w:rPr>
                <w:sz w:val="18"/>
                <w:szCs w:val="18"/>
              </w:rPr>
              <w:t>0.6</w:t>
            </w:r>
            <w:r w:rsidR="00327658">
              <w:rPr>
                <w:sz w:val="18"/>
                <w:szCs w:val="18"/>
              </w:rPr>
              <w:t>5</w:t>
            </w:r>
            <w:r w:rsidRPr="00456E02">
              <w:rPr>
                <w:sz w:val="18"/>
                <w:szCs w:val="18"/>
              </w:rPr>
              <w:t>23</w:t>
            </w:r>
            <w:r>
              <w:rPr>
                <w:sz w:val="18"/>
                <w:szCs w:val="18"/>
              </w:rPr>
              <w:t xml:space="preserve"> </w:t>
            </w:r>
            <w:r w:rsidRPr="00A134B5">
              <w:rPr>
                <w:sz w:val="18"/>
                <w:szCs w:val="18"/>
              </w:rPr>
              <w:t>(0.0</w:t>
            </w:r>
            <w:r w:rsidR="00327658">
              <w:rPr>
                <w:sz w:val="18"/>
                <w:szCs w:val="18"/>
              </w:rPr>
              <w:t>271</w:t>
            </w:r>
            <w:r w:rsidRPr="00A134B5">
              <w:rPr>
                <w:sz w:val="18"/>
                <w:szCs w:val="18"/>
              </w:rPr>
              <w:t>)</w:t>
            </w:r>
          </w:p>
        </w:tc>
      </w:tr>
      <w:tr w:rsidR="005F58F8" w:rsidRPr="00456E02" w14:paraId="1745E357" w14:textId="77777777" w:rsidTr="00134059">
        <w:trPr>
          <w:trHeight w:hRule="exact" w:val="273"/>
          <w:jc w:val="center"/>
        </w:trPr>
        <w:tc>
          <w:tcPr>
            <w:tcW w:w="3022" w:type="dxa"/>
            <w:tcBorders>
              <w:top w:val="nil"/>
              <w:bottom w:val="nil"/>
            </w:tcBorders>
            <w:shd w:val="clear" w:color="auto" w:fill="FFFFFF"/>
            <w:vAlign w:val="center"/>
          </w:tcPr>
          <w:p w14:paraId="7CDEB058" w14:textId="77777777" w:rsidR="005F58F8" w:rsidRPr="00456E02" w:rsidRDefault="005F58F8" w:rsidP="00BF2B93">
            <w:pPr>
              <w:pStyle w:val="p1a"/>
              <w:rPr>
                <w:sz w:val="18"/>
                <w:szCs w:val="18"/>
              </w:rPr>
            </w:pPr>
            <w:r w:rsidRPr="00456E02">
              <w:rPr>
                <w:rFonts w:hint="eastAsia"/>
                <w:sz w:val="18"/>
                <w:szCs w:val="18"/>
              </w:rPr>
              <w:t>MLP</w:t>
            </w:r>
          </w:p>
        </w:tc>
        <w:tc>
          <w:tcPr>
            <w:tcW w:w="1664" w:type="dxa"/>
            <w:tcBorders>
              <w:top w:val="nil"/>
              <w:bottom w:val="nil"/>
            </w:tcBorders>
            <w:shd w:val="clear" w:color="auto" w:fill="FFFFFF"/>
            <w:vAlign w:val="center"/>
          </w:tcPr>
          <w:p w14:paraId="06201157" w14:textId="77777777" w:rsidR="005F58F8" w:rsidRPr="00456E02" w:rsidRDefault="005F58F8" w:rsidP="00327658">
            <w:pPr>
              <w:pStyle w:val="p1a"/>
              <w:rPr>
                <w:sz w:val="18"/>
                <w:szCs w:val="18"/>
              </w:rPr>
            </w:pPr>
            <w:r w:rsidRPr="00456E02">
              <w:rPr>
                <w:sz w:val="18"/>
                <w:szCs w:val="18"/>
              </w:rPr>
              <w:t>0.6</w:t>
            </w:r>
            <w:r w:rsidR="00327658">
              <w:rPr>
                <w:sz w:val="18"/>
                <w:szCs w:val="18"/>
              </w:rPr>
              <w:t>4</w:t>
            </w:r>
            <w:r w:rsidRPr="00456E02">
              <w:rPr>
                <w:sz w:val="18"/>
                <w:szCs w:val="18"/>
              </w:rPr>
              <w:t>89</w:t>
            </w:r>
            <w:r>
              <w:rPr>
                <w:sz w:val="18"/>
                <w:szCs w:val="18"/>
              </w:rPr>
              <w:t xml:space="preserve"> </w:t>
            </w:r>
            <w:r w:rsidRPr="00A134B5">
              <w:rPr>
                <w:sz w:val="18"/>
                <w:szCs w:val="18"/>
              </w:rPr>
              <w:t>(0.0</w:t>
            </w:r>
            <w:r>
              <w:rPr>
                <w:sz w:val="18"/>
                <w:szCs w:val="18"/>
              </w:rPr>
              <w:t>663</w:t>
            </w:r>
            <w:r w:rsidRPr="00A134B5">
              <w:rPr>
                <w:sz w:val="18"/>
                <w:szCs w:val="18"/>
              </w:rPr>
              <w:t>)</w:t>
            </w:r>
          </w:p>
        </w:tc>
      </w:tr>
      <w:tr w:rsidR="005F58F8" w:rsidRPr="00456E02" w14:paraId="2BE603D6" w14:textId="77777777" w:rsidTr="00134059">
        <w:trPr>
          <w:trHeight w:hRule="exact" w:val="273"/>
          <w:jc w:val="center"/>
        </w:trPr>
        <w:tc>
          <w:tcPr>
            <w:tcW w:w="3022" w:type="dxa"/>
            <w:tcBorders>
              <w:top w:val="nil"/>
              <w:bottom w:val="nil"/>
            </w:tcBorders>
            <w:shd w:val="pct5" w:color="auto" w:fill="FFFFFF"/>
            <w:vAlign w:val="center"/>
          </w:tcPr>
          <w:p w14:paraId="6F2F44F0" w14:textId="77777777" w:rsidR="005F58F8" w:rsidRPr="00456E02" w:rsidRDefault="005F58F8" w:rsidP="00BF2B93">
            <w:pPr>
              <w:pStyle w:val="p1a"/>
              <w:rPr>
                <w:sz w:val="18"/>
                <w:szCs w:val="18"/>
              </w:rPr>
            </w:pPr>
            <w:r w:rsidRPr="00A134B5">
              <w:rPr>
                <w:sz w:val="18"/>
                <w:szCs w:val="18"/>
              </w:rPr>
              <w:t>LASSO</w:t>
            </w:r>
          </w:p>
        </w:tc>
        <w:tc>
          <w:tcPr>
            <w:tcW w:w="1664" w:type="dxa"/>
            <w:tcBorders>
              <w:top w:val="nil"/>
              <w:bottom w:val="nil"/>
            </w:tcBorders>
            <w:shd w:val="pct5" w:color="auto" w:fill="FFFFFF"/>
            <w:vAlign w:val="center"/>
          </w:tcPr>
          <w:p w14:paraId="03749E35" w14:textId="77777777" w:rsidR="005F58F8" w:rsidRPr="00456E02" w:rsidRDefault="005F58F8" w:rsidP="00327658">
            <w:pPr>
              <w:pStyle w:val="p1a"/>
              <w:rPr>
                <w:sz w:val="18"/>
                <w:szCs w:val="18"/>
              </w:rPr>
            </w:pPr>
            <w:r w:rsidRPr="00A134B5">
              <w:rPr>
                <w:sz w:val="18"/>
                <w:szCs w:val="18"/>
              </w:rPr>
              <w:t>0.</w:t>
            </w:r>
            <w:r w:rsidR="00327658">
              <w:rPr>
                <w:sz w:val="18"/>
                <w:szCs w:val="18"/>
              </w:rPr>
              <w:t>60</w:t>
            </w:r>
            <w:r w:rsidRPr="00A134B5">
              <w:rPr>
                <w:sz w:val="18"/>
                <w:szCs w:val="18"/>
              </w:rPr>
              <w:t>44</w:t>
            </w:r>
            <w:r>
              <w:rPr>
                <w:sz w:val="18"/>
                <w:szCs w:val="18"/>
              </w:rPr>
              <w:t xml:space="preserve"> (</w:t>
            </w:r>
            <w:r w:rsidRPr="00A134B5">
              <w:rPr>
                <w:sz w:val="18"/>
                <w:szCs w:val="18"/>
              </w:rPr>
              <w:t>0.00</w:t>
            </w:r>
            <w:r>
              <w:rPr>
                <w:sz w:val="18"/>
                <w:szCs w:val="18"/>
              </w:rPr>
              <w:t>9</w:t>
            </w:r>
            <w:r w:rsidRPr="00A134B5">
              <w:rPr>
                <w:sz w:val="18"/>
                <w:szCs w:val="18"/>
              </w:rPr>
              <w:t>7)</w:t>
            </w:r>
          </w:p>
        </w:tc>
      </w:tr>
      <w:tr w:rsidR="005F58F8" w:rsidRPr="00456E02" w14:paraId="56C1B699" w14:textId="77777777" w:rsidTr="00134059">
        <w:trPr>
          <w:trHeight w:hRule="exact" w:val="225"/>
          <w:jc w:val="center"/>
        </w:trPr>
        <w:tc>
          <w:tcPr>
            <w:tcW w:w="3022" w:type="dxa"/>
            <w:tcBorders>
              <w:top w:val="nil"/>
              <w:bottom w:val="single" w:sz="12" w:space="0" w:color="000000"/>
            </w:tcBorders>
            <w:shd w:val="clear" w:color="auto" w:fill="auto"/>
            <w:vAlign w:val="center"/>
          </w:tcPr>
          <w:p w14:paraId="322E0581" w14:textId="77777777" w:rsidR="005F58F8" w:rsidRPr="00456E02" w:rsidRDefault="005F58F8" w:rsidP="00BF2B93">
            <w:pPr>
              <w:pStyle w:val="p1a"/>
              <w:rPr>
                <w:sz w:val="18"/>
                <w:szCs w:val="18"/>
              </w:rPr>
            </w:pPr>
            <w:r w:rsidRPr="00456E02">
              <w:rPr>
                <w:sz w:val="18"/>
                <w:szCs w:val="18"/>
              </w:rPr>
              <w:t>RSF</w:t>
            </w:r>
          </w:p>
        </w:tc>
        <w:tc>
          <w:tcPr>
            <w:tcW w:w="1664" w:type="dxa"/>
            <w:tcBorders>
              <w:top w:val="nil"/>
              <w:bottom w:val="single" w:sz="12" w:space="0" w:color="000000"/>
            </w:tcBorders>
            <w:shd w:val="clear" w:color="auto" w:fill="auto"/>
          </w:tcPr>
          <w:p w14:paraId="2A95FAC2" w14:textId="77777777" w:rsidR="005F58F8" w:rsidRPr="00456E02" w:rsidRDefault="005F58F8" w:rsidP="00327658">
            <w:pPr>
              <w:pStyle w:val="p1a"/>
              <w:rPr>
                <w:sz w:val="18"/>
                <w:szCs w:val="18"/>
              </w:rPr>
            </w:pPr>
            <w:r w:rsidRPr="00456E02">
              <w:rPr>
                <w:sz w:val="18"/>
                <w:szCs w:val="18"/>
              </w:rPr>
              <w:t>0.5</w:t>
            </w:r>
            <w:r w:rsidR="00327658">
              <w:rPr>
                <w:sz w:val="18"/>
                <w:szCs w:val="18"/>
              </w:rPr>
              <w:t>7</w:t>
            </w:r>
            <w:r w:rsidRPr="00456E02">
              <w:rPr>
                <w:sz w:val="18"/>
                <w:szCs w:val="18"/>
              </w:rPr>
              <w:t>29</w:t>
            </w:r>
            <w:r>
              <w:rPr>
                <w:sz w:val="18"/>
                <w:szCs w:val="18"/>
              </w:rPr>
              <w:t xml:space="preserve"> </w:t>
            </w:r>
            <w:r w:rsidRPr="00A134B5">
              <w:rPr>
                <w:sz w:val="18"/>
                <w:szCs w:val="18"/>
              </w:rPr>
              <w:t>(0.0178)</w:t>
            </w:r>
          </w:p>
        </w:tc>
      </w:tr>
    </w:tbl>
    <w:p w14:paraId="6086E86B" w14:textId="77777777" w:rsidR="00456E02" w:rsidRPr="00456E02" w:rsidRDefault="00456E02" w:rsidP="00844810">
      <w:pPr>
        <w:pStyle w:val="heading2"/>
      </w:pPr>
      <w:bookmarkStart w:id="481" w:name="_Hlk57933066"/>
      <w:bookmarkEnd w:id="480"/>
      <w:r w:rsidRPr="00456E02">
        <w:t xml:space="preserve">Survival </w:t>
      </w:r>
      <w:r w:rsidR="008972E3">
        <w:t>s</w:t>
      </w:r>
      <w:r w:rsidRPr="00456E02">
        <w:t xml:space="preserve">tratification </w:t>
      </w:r>
      <w:r w:rsidR="008972E3">
        <w:t>p</w:t>
      </w:r>
      <w:r w:rsidRPr="00456E02">
        <w:t>rediction</w:t>
      </w:r>
    </w:p>
    <w:p w14:paraId="328F2CBC" w14:textId="273D7790" w:rsidR="00456E02" w:rsidRDefault="00456E02" w:rsidP="00456E02">
      <w:pPr>
        <w:pStyle w:val="p1a"/>
      </w:pPr>
      <w:bookmarkStart w:id="482" w:name="_Hlk57933215"/>
      <w:bookmarkEnd w:id="481"/>
      <w:r w:rsidRPr="00037553">
        <w:t>Another</w:t>
      </w:r>
      <w:bookmarkEnd w:id="482"/>
      <w:r w:rsidRPr="00037553">
        <w:t xml:space="preserve"> important task in survival analysis is to stratify cancer patients into subgroups with different predicted outcomes, by which we can develop personalized treatment </w:t>
      </w:r>
      <w:r w:rsidRPr="00037553">
        <w:lastRenderedPageBreak/>
        <w:t xml:space="preserve">plans during cancer disease progression. The median risk score method is used in the training set as a threshold to stratify patients in the test set into low-risk and high-risk groups, and then test if these two groups have significantly different survival time using the log-rank test. Better prognosis prediction performance comes with smaller p-value from the log-rank test. We show the stratification performance of different prediction methods in </w:t>
      </w:r>
      <w:r w:rsidR="00C2200C">
        <w:t>Figure</w:t>
      </w:r>
      <w:r w:rsidR="00BB2C79" w:rsidRPr="00037553">
        <w:t xml:space="preserve"> </w:t>
      </w:r>
      <w:r w:rsidR="006A1368">
        <w:t>4</w:t>
      </w:r>
      <w:r w:rsidRPr="00037553">
        <w:t>.</w:t>
      </w:r>
    </w:p>
    <w:p w14:paraId="39B3F64C" w14:textId="35D70789" w:rsidR="00984CC9" w:rsidRPr="00984CC9" w:rsidRDefault="003A296A" w:rsidP="003A296A">
      <w:pPr>
        <w:ind w:firstLine="270"/>
      </w:pPr>
      <w:r>
        <w:t xml:space="preserve"> </w:t>
      </w:r>
      <w:r w:rsidR="00984CC9" w:rsidRPr="00456E02">
        <w:t xml:space="preserve">As shown in </w:t>
      </w:r>
      <w:r w:rsidR="00C2200C">
        <w:t>Figure</w:t>
      </w:r>
      <w:r w:rsidR="00984CC9">
        <w:t xml:space="preserve"> </w:t>
      </w:r>
      <w:r w:rsidR="006A1368">
        <w:t>4</w:t>
      </w:r>
      <w:r w:rsidR="00984CC9" w:rsidRPr="00456E02">
        <w:t>, the proposed prediction method (</w:t>
      </w:r>
      <w:r w:rsidR="00134059">
        <w:t>ML_</w:t>
      </w:r>
      <w:r w:rsidR="00984CC9" w:rsidRPr="0032333C">
        <w:t>ordCOX</w:t>
      </w:r>
      <w:r w:rsidR="00984CC9" w:rsidRPr="00456E02">
        <w:t>) achieves significantly superior stratification performance (log-rank test P =</w:t>
      </w:r>
      <w:r w:rsidR="00984CC9">
        <w:t>4.56e-06</w:t>
      </w:r>
      <w:r w:rsidR="00984CC9" w:rsidRPr="00456E02">
        <w:t>) when compared with the other methods (log-rank test P =0.7</w:t>
      </w:r>
      <w:r w:rsidR="00984CC9">
        <w:t>0</w:t>
      </w:r>
      <w:r w:rsidR="00984CC9" w:rsidRPr="00456E02">
        <w:t>2, 0.</w:t>
      </w:r>
      <w:r w:rsidR="00984CC9">
        <w:t>834</w:t>
      </w:r>
      <w:r w:rsidR="00984CC9" w:rsidRPr="00456E02">
        <w:t>, 0.</w:t>
      </w:r>
      <w:r w:rsidR="00984CC9">
        <w:t>06</w:t>
      </w:r>
      <w:r w:rsidR="00984CC9" w:rsidRPr="00456E02">
        <w:t>3, 0.0</w:t>
      </w:r>
      <w:r w:rsidR="00984CC9">
        <w:t>257,</w:t>
      </w:r>
      <w:r w:rsidR="00984CC9" w:rsidRPr="00456E02">
        <w:t xml:space="preserve"> </w:t>
      </w:r>
      <w:r w:rsidR="00984CC9">
        <w:t xml:space="preserve">and 0.0514 </w:t>
      </w:r>
      <w:r w:rsidR="00984CC9" w:rsidRPr="00456E02">
        <w:t>for RSF, LASSO, MLP, DeepSurv and MTLSA, respectively) on mRNA and methylation datasets, which shows the advantage of using auxiliary loss.  In addition, it is worth noting that the proposed method could provide better prognostic prediction than the comparing methods, this is because our proposed model considers both the ordinal characteristics and the integrative patterns in survival analysis. Thus</w:t>
      </w:r>
      <w:r w:rsidR="006A1368">
        <w:t>,</w:t>
      </w:r>
      <w:r w:rsidR="00984CC9" w:rsidRPr="00456E02">
        <w:t xml:space="preserve"> its prognostic power is effectively improved.</w:t>
      </w:r>
    </w:p>
    <w:p w14:paraId="47FC9ED2" w14:textId="77777777" w:rsidR="00364ADB" w:rsidRDefault="00364ADB" w:rsidP="00364ADB">
      <w:r>
        <w:rPr>
          <w:noProof/>
          <w:lang w:eastAsia="zh-CN"/>
        </w:rPr>
        <w:drawing>
          <wp:inline distT="0" distB="0" distL="0" distR="0" wp14:anchorId="7BD6A64E" wp14:editId="74B70B93">
            <wp:extent cx="1381125" cy="1426464"/>
            <wp:effectExtent l="0" t="0" r="0"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SF_Survival_leave_one_out20200722_0.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404308" cy="1450408"/>
                    </a:xfrm>
                    <a:prstGeom prst="rect">
                      <a:avLst/>
                    </a:prstGeom>
                  </pic:spPr>
                </pic:pic>
              </a:graphicData>
            </a:graphic>
          </wp:inline>
        </w:drawing>
      </w:r>
      <w:r>
        <w:rPr>
          <w:noProof/>
          <w:lang w:eastAsia="zh-CN"/>
        </w:rPr>
        <w:drawing>
          <wp:inline distT="0" distB="0" distL="0" distR="0" wp14:anchorId="2D43EF61" wp14:editId="22432226">
            <wp:extent cx="1330132" cy="1455725"/>
            <wp:effectExtent l="0" t="0" r="381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asso_722.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341044" cy="1467667"/>
                    </a:xfrm>
                    <a:prstGeom prst="rect">
                      <a:avLst/>
                    </a:prstGeom>
                  </pic:spPr>
                </pic:pic>
              </a:graphicData>
            </a:graphic>
          </wp:inline>
        </w:drawing>
      </w:r>
      <w:r>
        <w:rPr>
          <w:noProof/>
          <w:lang w:eastAsia="zh-CN"/>
        </w:rPr>
        <w:drawing>
          <wp:inline distT="0" distB="0" distL="0" distR="0" wp14:anchorId="0481D158" wp14:editId="0348BFAA">
            <wp:extent cx="1315220" cy="1426464"/>
            <wp:effectExtent l="0" t="0" r="0" b="254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2020722_imQCM3_mlp.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328893" cy="1441294"/>
                    </a:xfrm>
                    <a:prstGeom prst="rect">
                      <a:avLst/>
                    </a:prstGeom>
                  </pic:spPr>
                </pic:pic>
              </a:graphicData>
            </a:graphic>
          </wp:inline>
        </w:drawing>
      </w:r>
    </w:p>
    <w:p w14:paraId="4165B6A1" w14:textId="77777777" w:rsidR="00364ADB" w:rsidRDefault="00364ADB" w:rsidP="00364ADB">
      <w:r>
        <w:rPr>
          <w:noProof/>
          <w:lang w:eastAsia="zh-CN"/>
        </w:rPr>
        <w:drawing>
          <wp:inline distT="0" distB="0" distL="0" distR="0" wp14:anchorId="18ED940F" wp14:editId="6D55B8DF">
            <wp:extent cx="1386699" cy="1484986"/>
            <wp:effectExtent l="0" t="0" r="4445" b="127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2020722_imQCM3_deep.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410448" cy="1510419"/>
                    </a:xfrm>
                    <a:prstGeom prst="rect">
                      <a:avLst/>
                    </a:prstGeom>
                  </pic:spPr>
                </pic:pic>
              </a:graphicData>
            </a:graphic>
          </wp:inline>
        </w:drawing>
      </w:r>
      <w:r>
        <w:rPr>
          <w:noProof/>
          <w:lang w:eastAsia="zh-CN"/>
        </w:rPr>
        <w:drawing>
          <wp:inline distT="0" distB="0" distL="0" distR="0" wp14:anchorId="0CA2476A" wp14:editId="489A5F7C">
            <wp:extent cx="1373918" cy="1484985"/>
            <wp:effectExtent l="0" t="0" r="0" b="127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urvival_10fold_MTLSA_onlyforpaper_20200722.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402311" cy="1515673"/>
                    </a:xfrm>
                    <a:prstGeom prst="rect">
                      <a:avLst/>
                    </a:prstGeom>
                  </pic:spPr>
                </pic:pic>
              </a:graphicData>
            </a:graphic>
          </wp:inline>
        </w:drawing>
      </w:r>
      <w:r>
        <w:rPr>
          <w:noProof/>
          <w:lang w:eastAsia="zh-CN"/>
        </w:rPr>
        <w:drawing>
          <wp:inline distT="0" distB="0" distL="0" distR="0" wp14:anchorId="654DF7CE" wp14:editId="7B2878EB">
            <wp:extent cx="1323125" cy="1455725"/>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urvival_10folds_2020722ordCOX-multiLOSS.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344905" cy="1479688"/>
                    </a:xfrm>
                    <a:prstGeom prst="rect">
                      <a:avLst/>
                    </a:prstGeom>
                  </pic:spPr>
                </pic:pic>
              </a:graphicData>
            </a:graphic>
          </wp:inline>
        </w:drawing>
      </w:r>
    </w:p>
    <w:p w14:paraId="761C1E3E" w14:textId="52E92566" w:rsidR="00456E02" w:rsidRDefault="00C2200C" w:rsidP="009045E3">
      <w:pPr>
        <w:pStyle w:val="p1a"/>
        <w:spacing w:before="120" w:after="240" w:line="220" w:lineRule="atLeast"/>
        <w:jc w:val="center"/>
        <w:rPr>
          <w:sz w:val="18"/>
          <w:szCs w:val="18"/>
        </w:rPr>
      </w:pPr>
      <w:r>
        <w:rPr>
          <w:b/>
          <w:sz w:val="18"/>
          <w:szCs w:val="18"/>
        </w:rPr>
        <w:t>Figure</w:t>
      </w:r>
      <w:r w:rsidR="009045E3" w:rsidRPr="009045E3">
        <w:rPr>
          <w:b/>
          <w:sz w:val="18"/>
          <w:szCs w:val="18"/>
        </w:rPr>
        <w:t xml:space="preserve"> </w:t>
      </w:r>
      <w:r w:rsidR="006A1368">
        <w:rPr>
          <w:b/>
          <w:sz w:val="18"/>
          <w:szCs w:val="18"/>
        </w:rPr>
        <w:t>4</w:t>
      </w:r>
      <w:r w:rsidR="009045E3" w:rsidRPr="009045E3">
        <w:rPr>
          <w:b/>
          <w:sz w:val="18"/>
          <w:szCs w:val="18"/>
        </w:rPr>
        <w:t>.</w:t>
      </w:r>
      <w:r w:rsidR="009045E3" w:rsidRPr="009045E3">
        <w:rPr>
          <w:sz w:val="18"/>
          <w:szCs w:val="18"/>
        </w:rPr>
        <w:t xml:space="preserve"> </w:t>
      </w:r>
      <w:r w:rsidR="00456E02" w:rsidRPr="00456E02">
        <w:rPr>
          <w:sz w:val="18"/>
          <w:szCs w:val="18"/>
        </w:rPr>
        <w:t>The survival curves by applying different methods.</w:t>
      </w:r>
    </w:p>
    <w:p w14:paraId="5103DAB6" w14:textId="4F016EF4" w:rsidR="004F7414" w:rsidRPr="00D164BB" w:rsidRDefault="004F7414" w:rsidP="004F7414">
      <w:pPr>
        <w:pStyle w:val="heading2"/>
        <w:rPr>
          <w:color w:val="0070C0"/>
        </w:rPr>
      </w:pPr>
      <w:r w:rsidRPr="00D164BB">
        <w:rPr>
          <w:color w:val="0070C0"/>
        </w:rPr>
        <w:t>Effectiveness verification comparison over independent test sets</w:t>
      </w:r>
    </w:p>
    <w:p w14:paraId="700B624D" w14:textId="6923A0C6" w:rsidR="004F7414" w:rsidRPr="00D164BB" w:rsidRDefault="004F7414" w:rsidP="004F7414">
      <w:pPr>
        <w:ind w:firstLine="0"/>
        <w:rPr>
          <w:color w:val="0070C0"/>
        </w:rPr>
      </w:pPr>
      <w:bookmarkStart w:id="483" w:name="_Hlk60826792"/>
      <w:r w:rsidRPr="00D164BB">
        <w:rPr>
          <w:color w:val="0070C0"/>
        </w:rPr>
        <w:t xml:space="preserve">To further demonstrate the effectiveness of the proposed method, </w:t>
      </w:r>
      <w:bookmarkEnd w:id="483"/>
      <w:r w:rsidRPr="00D164BB">
        <w:rPr>
          <w:color w:val="0070C0"/>
        </w:rPr>
        <w:t xml:space="preserve">we carry out experiments on two additional cancer types datasets, i.e., Glioma cohort (GBMLGG) and Pan-kidney cohort (KIPAN). </w:t>
      </w:r>
      <w:r w:rsidRPr="0054694A">
        <w:rPr>
          <w:strike/>
          <w:color w:val="0070C0"/>
        </w:rPr>
        <w:t xml:space="preserve">The two datasets were also obtained from the TCGA dataset of the Broad Institute GDAC Firehose. We select these two cohorts mainly because of their relatively more cases, which is convenient for cross-validation. The GBMLGG datasets include 1129 samples for clinical data, 17184 gene expression features for </w:t>
      </w:r>
      <w:r w:rsidRPr="0054694A">
        <w:rPr>
          <w:strike/>
          <w:color w:val="0070C0"/>
        </w:rPr>
        <w:lastRenderedPageBreak/>
        <w:t xml:space="preserve">mRNA sequencing data, and 20116 gene-level features for DNA methylation data. we </w:t>
      </w:r>
      <w:r w:rsidR="00C50083" w:rsidRPr="0054694A">
        <w:rPr>
          <w:rFonts w:eastAsiaTheme="minorEastAsia"/>
          <w:strike/>
          <w:color w:val="0070C0"/>
          <w:lang w:eastAsia="zh-CN"/>
        </w:rPr>
        <w:t>obtained</w:t>
      </w:r>
      <w:r w:rsidRPr="0054694A">
        <w:rPr>
          <w:strike/>
          <w:color w:val="0070C0"/>
        </w:rPr>
        <w:t xml:space="preserve"> 563 instances that had both mRNA sequencing and DNA methylation data</w:t>
      </w:r>
      <w:r w:rsidR="00C50083" w:rsidRPr="0054694A">
        <w:rPr>
          <w:strike/>
          <w:color w:val="0070C0"/>
        </w:rPr>
        <w:t xml:space="preserve"> after merging and filtering</w:t>
      </w:r>
      <w:r w:rsidRPr="0054694A">
        <w:rPr>
          <w:strike/>
          <w:color w:val="0070C0"/>
        </w:rPr>
        <w:t xml:space="preserve">. </w:t>
      </w:r>
      <w:r w:rsidR="00813A76">
        <w:rPr>
          <w:color w:val="0070C0"/>
        </w:rPr>
        <w:t>For</w:t>
      </w:r>
      <w:r w:rsidR="00813A76" w:rsidRPr="00813A76">
        <w:rPr>
          <w:color w:val="0070C0"/>
        </w:rPr>
        <w:t xml:space="preserve"> GBMLGG datasets, b</w:t>
      </w:r>
      <w:r w:rsidRPr="00D164BB">
        <w:rPr>
          <w:color w:val="0070C0"/>
        </w:rPr>
        <w:t xml:space="preserve">y using lmQCM algorithm, we extracted 8 coexpressed features for methylation data and 21 coexpressed features for mRNA data. </w:t>
      </w:r>
      <w:r w:rsidRPr="0054694A">
        <w:rPr>
          <w:strike/>
          <w:color w:val="0070C0"/>
        </w:rPr>
        <w:t>The KIPAN datasets contain 973 samples, 25055 gene expression features, and 20533 DNA methylation features. Similarly, we also extracted 656 instances that had both gene expression and DNA methylation data.</w:t>
      </w:r>
      <w:r w:rsidRPr="00D164BB">
        <w:rPr>
          <w:color w:val="0070C0"/>
        </w:rPr>
        <w:t xml:space="preserve">  For KIPAN, lmQCM algorithm yields 15 coexpressed features for methylation data and 10 coexpressed features for mRNA data. In the experiments, we compare the proposed method ML_ordCOX with the aforementioned five survival prediction methods on GBMLGG and KIPAN datasets. For the sake of fairness, we still carry out the same feature set in all cross-validation tests. </w:t>
      </w:r>
    </w:p>
    <w:p w14:paraId="554C8DD3" w14:textId="672AC2D3" w:rsidR="004F7414" w:rsidRPr="00D164BB" w:rsidRDefault="003A296A" w:rsidP="004F7414">
      <w:pPr>
        <w:ind w:firstLine="0"/>
        <w:rPr>
          <w:color w:val="0070C0"/>
        </w:rPr>
      </w:pPr>
      <w:r w:rsidRPr="00D164BB">
        <w:rPr>
          <w:color w:val="0070C0"/>
        </w:rPr>
        <w:t xml:space="preserve">      </w:t>
      </w:r>
      <w:r w:rsidR="004F7414" w:rsidRPr="00D164BB">
        <w:rPr>
          <w:color w:val="0070C0"/>
        </w:rPr>
        <w:t xml:space="preserve">Table 6 lists the performance comparisons between the proposed method, MTLSA, DeepSurv, MLP, Lasso, and RSF by the measurements of C-index on GBMLGG and KIPAN datasets. From Table 6, we can find that the proposed method ML_ordCOX achieved best performance on GBMLGG and KIPAN data. For GBMLGG, Compared with RSF, LASSO, MLP, DeepSurv, and MTLSA, the C-index of the proposed method ML_ordCOX is improved by </w:t>
      </w:r>
      <w:r w:rsidR="00832536" w:rsidRPr="00D164BB">
        <w:rPr>
          <w:color w:val="0070C0"/>
        </w:rPr>
        <w:t>20.43</w:t>
      </w:r>
      <w:r w:rsidR="004F7414" w:rsidRPr="00D164BB">
        <w:rPr>
          <w:color w:val="0070C0"/>
        </w:rPr>
        <w:t xml:space="preserve">%, </w:t>
      </w:r>
      <w:r w:rsidR="00832536" w:rsidRPr="00D164BB">
        <w:rPr>
          <w:color w:val="0070C0"/>
        </w:rPr>
        <w:t>17</w:t>
      </w:r>
      <w:r w:rsidR="004F7414" w:rsidRPr="00D164BB">
        <w:rPr>
          <w:color w:val="0070C0"/>
        </w:rPr>
        <w:t>.</w:t>
      </w:r>
      <w:r w:rsidR="00832536" w:rsidRPr="00D164BB">
        <w:rPr>
          <w:color w:val="0070C0"/>
        </w:rPr>
        <w:t>40</w:t>
      </w:r>
      <w:r w:rsidR="004F7414" w:rsidRPr="00D164BB">
        <w:rPr>
          <w:color w:val="0070C0"/>
        </w:rPr>
        <w:t xml:space="preserve">%, </w:t>
      </w:r>
      <w:r w:rsidR="00832536" w:rsidRPr="00D164BB">
        <w:rPr>
          <w:color w:val="0070C0"/>
        </w:rPr>
        <w:t>14</w:t>
      </w:r>
      <w:r w:rsidR="004F7414" w:rsidRPr="00D164BB">
        <w:rPr>
          <w:color w:val="0070C0"/>
        </w:rPr>
        <w:t>.</w:t>
      </w:r>
      <w:r w:rsidR="00832536" w:rsidRPr="00D164BB">
        <w:rPr>
          <w:color w:val="0070C0"/>
        </w:rPr>
        <w:t>81</w:t>
      </w:r>
      <w:r w:rsidR="004F7414" w:rsidRPr="00D164BB">
        <w:rPr>
          <w:color w:val="0070C0"/>
        </w:rPr>
        <w:t xml:space="preserve">%, </w:t>
      </w:r>
      <w:r w:rsidR="00832536" w:rsidRPr="00D164BB">
        <w:rPr>
          <w:color w:val="0070C0"/>
        </w:rPr>
        <w:t>7</w:t>
      </w:r>
      <w:r w:rsidR="004F7414" w:rsidRPr="00D164BB">
        <w:rPr>
          <w:color w:val="0070C0"/>
        </w:rPr>
        <w:t>.</w:t>
      </w:r>
      <w:r w:rsidR="00832536" w:rsidRPr="00D164BB">
        <w:rPr>
          <w:color w:val="0070C0"/>
        </w:rPr>
        <w:t>39</w:t>
      </w:r>
      <w:r w:rsidR="004F7414" w:rsidRPr="00D164BB">
        <w:rPr>
          <w:color w:val="0070C0"/>
        </w:rPr>
        <w:t xml:space="preserve">% and </w:t>
      </w:r>
      <w:r w:rsidR="00832536" w:rsidRPr="00D164BB">
        <w:rPr>
          <w:color w:val="0070C0"/>
        </w:rPr>
        <w:t>10.92</w:t>
      </w:r>
      <w:r w:rsidR="004F7414" w:rsidRPr="00D164BB">
        <w:rPr>
          <w:color w:val="0070C0"/>
        </w:rPr>
        <w:t xml:space="preserve">%; and for KIPAN, the performance of ML_ordCOX has an increase of </w:t>
      </w:r>
      <w:r w:rsidR="00832536" w:rsidRPr="00D164BB">
        <w:rPr>
          <w:color w:val="0070C0"/>
        </w:rPr>
        <w:t>14.10</w:t>
      </w:r>
      <w:r w:rsidR="004F7414" w:rsidRPr="00D164BB">
        <w:rPr>
          <w:color w:val="0070C0"/>
        </w:rPr>
        <w:t xml:space="preserve">%, </w:t>
      </w:r>
      <w:r w:rsidR="00832536" w:rsidRPr="00D164BB">
        <w:rPr>
          <w:color w:val="0070C0"/>
        </w:rPr>
        <w:t>12.97</w:t>
      </w:r>
      <w:r w:rsidR="004F7414" w:rsidRPr="00D164BB">
        <w:rPr>
          <w:color w:val="0070C0"/>
        </w:rPr>
        <w:t xml:space="preserve">%, </w:t>
      </w:r>
      <w:r w:rsidR="00832536" w:rsidRPr="00D164BB">
        <w:rPr>
          <w:color w:val="0070C0"/>
        </w:rPr>
        <w:t>10.98</w:t>
      </w:r>
      <w:r w:rsidR="004F7414" w:rsidRPr="00D164BB">
        <w:rPr>
          <w:color w:val="0070C0"/>
        </w:rPr>
        <w:t xml:space="preserve">%, </w:t>
      </w:r>
      <w:r w:rsidR="00832536" w:rsidRPr="00D164BB">
        <w:rPr>
          <w:color w:val="0070C0"/>
        </w:rPr>
        <w:t>6.96</w:t>
      </w:r>
      <w:r w:rsidR="004F7414" w:rsidRPr="00D164BB">
        <w:rPr>
          <w:color w:val="0070C0"/>
        </w:rPr>
        <w:t xml:space="preserve">% and </w:t>
      </w:r>
      <w:r w:rsidR="00832536" w:rsidRPr="00D164BB">
        <w:rPr>
          <w:color w:val="0070C0"/>
        </w:rPr>
        <w:t>5</w:t>
      </w:r>
      <w:r w:rsidR="004F7414" w:rsidRPr="00D164BB">
        <w:rPr>
          <w:color w:val="0070C0"/>
        </w:rPr>
        <w:t>.</w:t>
      </w:r>
      <w:r w:rsidR="00832536" w:rsidRPr="00D164BB">
        <w:rPr>
          <w:color w:val="0070C0"/>
        </w:rPr>
        <w:t>59</w:t>
      </w:r>
      <w:r w:rsidR="004F7414" w:rsidRPr="00D164BB">
        <w:rPr>
          <w:color w:val="0070C0"/>
        </w:rPr>
        <w:t xml:space="preserve">% </w:t>
      </w:r>
      <w:r w:rsidR="00832536" w:rsidRPr="00D164BB">
        <w:rPr>
          <w:color w:val="0070C0"/>
        </w:rPr>
        <w:t xml:space="preserve">in C-index </w:t>
      </w:r>
      <w:r w:rsidR="004F7414" w:rsidRPr="00D164BB">
        <w:rPr>
          <w:color w:val="0070C0"/>
        </w:rPr>
        <w:t>respectively.</w:t>
      </w:r>
    </w:p>
    <w:p w14:paraId="37DC2BF9" w14:textId="3D2F8CDC" w:rsidR="004F7414" w:rsidRPr="00D164BB" w:rsidRDefault="004F7414" w:rsidP="000A7421">
      <w:pPr>
        <w:spacing w:before="240" w:after="120" w:line="220" w:lineRule="atLeast"/>
        <w:ind w:firstLine="0"/>
        <w:jc w:val="center"/>
        <w:rPr>
          <w:color w:val="0070C0"/>
          <w:sz w:val="18"/>
          <w:szCs w:val="18"/>
        </w:rPr>
      </w:pPr>
      <w:r w:rsidRPr="00D164BB">
        <w:rPr>
          <w:b/>
          <w:bCs/>
          <w:color w:val="0070C0"/>
          <w:sz w:val="18"/>
          <w:szCs w:val="18"/>
        </w:rPr>
        <w:t>Table 6.</w:t>
      </w:r>
      <w:r w:rsidRPr="00D164BB">
        <w:rPr>
          <w:color w:val="0070C0"/>
          <w:sz w:val="18"/>
          <w:szCs w:val="18"/>
        </w:rPr>
        <w:t xml:space="preserve"> Performance comparisons among different survival prediction methods by C-index on GBMLGG and KIPAN datasets over ten-fold cross-validation (with standard deviations).</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3022"/>
        <w:gridCol w:w="1664"/>
        <w:gridCol w:w="1664"/>
      </w:tblGrid>
      <w:tr w:rsidR="00D164BB" w:rsidRPr="00D164BB" w14:paraId="0F0EC07C" w14:textId="77777777" w:rsidTr="00C50083">
        <w:trPr>
          <w:trHeight w:hRule="exact" w:val="315"/>
          <w:jc w:val="center"/>
        </w:trPr>
        <w:tc>
          <w:tcPr>
            <w:tcW w:w="3022" w:type="dxa"/>
            <w:tcBorders>
              <w:top w:val="single" w:sz="12" w:space="0" w:color="000000"/>
              <w:bottom w:val="single" w:sz="4" w:space="0" w:color="auto"/>
            </w:tcBorders>
            <w:vAlign w:val="center"/>
          </w:tcPr>
          <w:p w14:paraId="312A53E2" w14:textId="77777777" w:rsidR="004F7414" w:rsidRPr="00D164BB" w:rsidRDefault="004F7414" w:rsidP="004F7414">
            <w:pPr>
              <w:ind w:firstLine="0"/>
              <w:rPr>
                <w:b/>
                <w:color w:val="0070C0"/>
                <w:sz w:val="18"/>
                <w:szCs w:val="18"/>
              </w:rPr>
            </w:pPr>
          </w:p>
        </w:tc>
        <w:tc>
          <w:tcPr>
            <w:tcW w:w="1664" w:type="dxa"/>
            <w:tcBorders>
              <w:top w:val="single" w:sz="12" w:space="0" w:color="000000"/>
              <w:bottom w:val="single" w:sz="4" w:space="0" w:color="auto"/>
            </w:tcBorders>
            <w:vAlign w:val="center"/>
          </w:tcPr>
          <w:p w14:paraId="3FE0D307" w14:textId="77777777" w:rsidR="004F7414" w:rsidRPr="00D164BB" w:rsidRDefault="004F7414" w:rsidP="004F7414">
            <w:pPr>
              <w:ind w:firstLine="0"/>
              <w:rPr>
                <w:b/>
                <w:color w:val="0070C0"/>
                <w:sz w:val="18"/>
                <w:szCs w:val="18"/>
              </w:rPr>
            </w:pPr>
            <w:r w:rsidRPr="00D164BB">
              <w:rPr>
                <w:b/>
                <w:color w:val="0070C0"/>
                <w:sz w:val="18"/>
                <w:szCs w:val="18"/>
              </w:rPr>
              <w:t xml:space="preserve">   GBMLGG</w:t>
            </w:r>
          </w:p>
        </w:tc>
        <w:tc>
          <w:tcPr>
            <w:tcW w:w="1664" w:type="dxa"/>
            <w:tcBorders>
              <w:top w:val="single" w:sz="12" w:space="0" w:color="000000"/>
              <w:bottom w:val="single" w:sz="4" w:space="0" w:color="auto"/>
            </w:tcBorders>
          </w:tcPr>
          <w:p w14:paraId="2F0C89C9" w14:textId="77777777" w:rsidR="004F7414" w:rsidRPr="00D164BB" w:rsidRDefault="004F7414" w:rsidP="004F7414">
            <w:pPr>
              <w:ind w:firstLine="0"/>
              <w:rPr>
                <w:b/>
                <w:color w:val="0070C0"/>
                <w:sz w:val="18"/>
                <w:szCs w:val="18"/>
              </w:rPr>
            </w:pPr>
            <w:r w:rsidRPr="00D164BB">
              <w:rPr>
                <w:b/>
                <w:color w:val="0070C0"/>
                <w:sz w:val="18"/>
                <w:szCs w:val="18"/>
              </w:rPr>
              <w:t xml:space="preserve">    KIPAN</w:t>
            </w:r>
          </w:p>
        </w:tc>
      </w:tr>
      <w:tr w:rsidR="00D164BB" w:rsidRPr="00D164BB" w14:paraId="0B3E453A" w14:textId="77777777" w:rsidTr="00C50083">
        <w:trPr>
          <w:trHeight w:hRule="exact" w:val="272"/>
          <w:jc w:val="center"/>
        </w:trPr>
        <w:tc>
          <w:tcPr>
            <w:tcW w:w="3022" w:type="dxa"/>
            <w:shd w:val="clear" w:color="auto" w:fill="F3F3F3"/>
            <w:vAlign w:val="center"/>
          </w:tcPr>
          <w:p w14:paraId="43FB0E11" w14:textId="77777777" w:rsidR="004F7414" w:rsidRPr="00D164BB" w:rsidRDefault="004F7414" w:rsidP="004F7414">
            <w:pPr>
              <w:ind w:firstLine="0"/>
              <w:rPr>
                <w:color w:val="0070C0"/>
                <w:sz w:val="18"/>
                <w:szCs w:val="18"/>
              </w:rPr>
            </w:pPr>
            <w:r w:rsidRPr="00D164BB">
              <w:rPr>
                <w:color w:val="0070C0"/>
                <w:sz w:val="18"/>
                <w:szCs w:val="18"/>
              </w:rPr>
              <w:t>The proposed method (ML_ordCOX)</w:t>
            </w:r>
          </w:p>
        </w:tc>
        <w:tc>
          <w:tcPr>
            <w:tcW w:w="1664" w:type="dxa"/>
            <w:shd w:val="clear" w:color="auto" w:fill="F3F3F3"/>
            <w:vAlign w:val="center"/>
          </w:tcPr>
          <w:p w14:paraId="115784C9" w14:textId="77777777" w:rsidR="004F7414" w:rsidRPr="00D164BB" w:rsidRDefault="004F7414" w:rsidP="004F7414">
            <w:pPr>
              <w:ind w:firstLine="0"/>
              <w:rPr>
                <w:color w:val="0070C0"/>
                <w:sz w:val="18"/>
                <w:szCs w:val="18"/>
              </w:rPr>
            </w:pPr>
            <w:r w:rsidRPr="00D164BB">
              <w:rPr>
                <w:color w:val="0070C0"/>
                <w:sz w:val="18"/>
                <w:szCs w:val="18"/>
              </w:rPr>
              <w:t>0.7975 (0.0201)</w:t>
            </w:r>
          </w:p>
        </w:tc>
        <w:tc>
          <w:tcPr>
            <w:tcW w:w="1664" w:type="dxa"/>
            <w:shd w:val="clear" w:color="auto" w:fill="F3F3F3"/>
          </w:tcPr>
          <w:p w14:paraId="658DC7FE" w14:textId="77777777" w:rsidR="004F7414" w:rsidRPr="00D164BB" w:rsidRDefault="004F7414" w:rsidP="004F7414">
            <w:pPr>
              <w:ind w:firstLine="0"/>
              <w:rPr>
                <w:color w:val="0070C0"/>
                <w:sz w:val="18"/>
                <w:szCs w:val="18"/>
              </w:rPr>
            </w:pPr>
            <w:r w:rsidRPr="00D164BB">
              <w:rPr>
                <w:color w:val="0070C0"/>
                <w:sz w:val="18"/>
                <w:szCs w:val="18"/>
              </w:rPr>
              <w:t>0.7643 (0.0142)</w:t>
            </w:r>
          </w:p>
        </w:tc>
      </w:tr>
      <w:tr w:rsidR="00D164BB" w:rsidRPr="00D164BB" w14:paraId="50B136B5" w14:textId="77777777" w:rsidTr="00C50083">
        <w:trPr>
          <w:trHeight w:hRule="exact" w:val="265"/>
          <w:jc w:val="center"/>
        </w:trPr>
        <w:tc>
          <w:tcPr>
            <w:tcW w:w="3022" w:type="dxa"/>
            <w:tcBorders>
              <w:bottom w:val="nil"/>
            </w:tcBorders>
            <w:shd w:val="clear" w:color="auto" w:fill="auto"/>
            <w:vAlign w:val="center"/>
          </w:tcPr>
          <w:p w14:paraId="6EF26F66" w14:textId="77777777" w:rsidR="004F7414" w:rsidRPr="00D164BB" w:rsidRDefault="004F7414" w:rsidP="004F7414">
            <w:pPr>
              <w:ind w:firstLine="0"/>
              <w:rPr>
                <w:color w:val="0070C0"/>
                <w:sz w:val="18"/>
                <w:szCs w:val="18"/>
              </w:rPr>
            </w:pPr>
            <w:r w:rsidRPr="00D164BB">
              <w:rPr>
                <w:color w:val="0070C0"/>
                <w:sz w:val="18"/>
                <w:szCs w:val="18"/>
              </w:rPr>
              <w:t>MTLSA</w:t>
            </w:r>
            <w:r w:rsidRPr="00D164BB" w:rsidDel="005A1319">
              <w:rPr>
                <w:color w:val="0070C0"/>
                <w:sz w:val="18"/>
                <w:szCs w:val="18"/>
              </w:rPr>
              <w:t xml:space="preserve"> </w:t>
            </w:r>
          </w:p>
        </w:tc>
        <w:tc>
          <w:tcPr>
            <w:tcW w:w="1664" w:type="dxa"/>
            <w:tcBorders>
              <w:bottom w:val="nil"/>
            </w:tcBorders>
            <w:shd w:val="clear" w:color="auto" w:fill="auto"/>
            <w:vAlign w:val="center"/>
          </w:tcPr>
          <w:p w14:paraId="65A89822" w14:textId="77777777" w:rsidR="004F7414" w:rsidRPr="00D164BB" w:rsidRDefault="004F7414" w:rsidP="004F7414">
            <w:pPr>
              <w:ind w:firstLine="0"/>
              <w:rPr>
                <w:color w:val="0070C0"/>
                <w:sz w:val="18"/>
                <w:szCs w:val="18"/>
              </w:rPr>
            </w:pPr>
            <w:r w:rsidRPr="00D164BB">
              <w:rPr>
                <w:color w:val="0070C0"/>
                <w:sz w:val="18"/>
                <w:szCs w:val="18"/>
              </w:rPr>
              <w:t>0.6883 (0.0193)</w:t>
            </w:r>
          </w:p>
        </w:tc>
        <w:tc>
          <w:tcPr>
            <w:tcW w:w="1664" w:type="dxa"/>
            <w:tcBorders>
              <w:bottom w:val="nil"/>
            </w:tcBorders>
          </w:tcPr>
          <w:p w14:paraId="0FE148C4" w14:textId="77777777" w:rsidR="004F7414" w:rsidRPr="00D164BB" w:rsidRDefault="004F7414" w:rsidP="004F7414">
            <w:pPr>
              <w:ind w:firstLine="0"/>
              <w:rPr>
                <w:color w:val="0070C0"/>
                <w:sz w:val="18"/>
                <w:szCs w:val="18"/>
              </w:rPr>
            </w:pPr>
            <w:r w:rsidRPr="00D164BB">
              <w:rPr>
                <w:color w:val="0070C0"/>
                <w:sz w:val="18"/>
                <w:szCs w:val="18"/>
              </w:rPr>
              <w:t>0.7084 (0.0264)</w:t>
            </w:r>
          </w:p>
        </w:tc>
      </w:tr>
      <w:tr w:rsidR="00D164BB" w:rsidRPr="00D164BB" w14:paraId="6D14A231" w14:textId="77777777" w:rsidTr="00C50083">
        <w:trPr>
          <w:trHeight w:hRule="exact" w:val="284"/>
          <w:jc w:val="center"/>
        </w:trPr>
        <w:tc>
          <w:tcPr>
            <w:tcW w:w="3022" w:type="dxa"/>
            <w:tcBorders>
              <w:top w:val="nil"/>
              <w:bottom w:val="nil"/>
            </w:tcBorders>
            <w:shd w:val="pct5" w:color="auto" w:fill="auto"/>
            <w:vAlign w:val="center"/>
          </w:tcPr>
          <w:p w14:paraId="398C9DBD" w14:textId="77777777" w:rsidR="004F7414" w:rsidRPr="00D164BB" w:rsidRDefault="004F7414" w:rsidP="004F7414">
            <w:pPr>
              <w:ind w:firstLine="0"/>
              <w:rPr>
                <w:color w:val="0070C0"/>
                <w:sz w:val="18"/>
                <w:szCs w:val="18"/>
              </w:rPr>
            </w:pPr>
            <w:r w:rsidRPr="00D164BB">
              <w:rPr>
                <w:color w:val="0070C0"/>
                <w:sz w:val="18"/>
                <w:szCs w:val="18"/>
              </w:rPr>
              <w:t xml:space="preserve">DeepSurv </w:t>
            </w:r>
          </w:p>
        </w:tc>
        <w:tc>
          <w:tcPr>
            <w:tcW w:w="1664" w:type="dxa"/>
            <w:tcBorders>
              <w:top w:val="nil"/>
              <w:bottom w:val="nil"/>
            </w:tcBorders>
            <w:shd w:val="pct5" w:color="auto" w:fill="auto"/>
            <w:vAlign w:val="center"/>
          </w:tcPr>
          <w:p w14:paraId="628C2949" w14:textId="77777777" w:rsidR="004F7414" w:rsidRPr="00D164BB" w:rsidRDefault="004F7414" w:rsidP="004F7414">
            <w:pPr>
              <w:ind w:firstLine="0"/>
              <w:rPr>
                <w:color w:val="0070C0"/>
                <w:sz w:val="18"/>
                <w:szCs w:val="18"/>
              </w:rPr>
            </w:pPr>
            <w:r w:rsidRPr="00D164BB">
              <w:rPr>
                <w:color w:val="0070C0"/>
                <w:sz w:val="18"/>
                <w:szCs w:val="18"/>
              </w:rPr>
              <w:t>0.7236 (0.0216)</w:t>
            </w:r>
          </w:p>
        </w:tc>
        <w:tc>
          <w:tcPr>
            <w:tcW w:w="1664" w:type="dxa"/>
            <w:tcBorders>
              <w:top w:val="nil"/>
              <w:bottom w:val="nil"/>
            </w:tcBorders>
            <w:shd w:val="pct5" w:color="auto" w:fill="auto"/>
          </w:tcPr>
          <w:p w14:paraId="3618B641" w14:textId="77777777" w:rsidR="004F7414" w:rsidRPr="00D164BB" w:rsidRDefault="004F7414" w:rsidP="004F7414">
            <w:pPr>
              <w:ind w:firstLine="0"/>
              <w:rPr>
                <w:color w:val="0070C0"/>
                <w:sz w:val="18"/>
                <w:szCs w:val="18"/>
              </w:rPr>
            </w:pPr>
            <w:r w:rsidRPr="00D164BB">
              <w:rPr>
                <w:color w:val="0070C0"/>
                <w:sz w:val="18"/>
                <w:szCs w:val="18"/>
              </w:rPr>
              <w:t>0.6947 (0.0173)</w:t>
            </w:r>
          </w:p>
        </w:tc>
      </w:tr>
      <w:tr w:rsidR="00D164BB" w:rsidRPr="00D164BB" w14:paraId="128C5276" w14:textId="77777777" w:rsidTr="00C50083">
        <w:trPr>
          <w:trHeight w:hRule="exact" w:val="273"/>
          <w:jc w:val="center"/>
        </w:trPr>
        <w:tc>
          <w:tcPr>
            <w:tcW w:w="3022" w:type="dxa"/>
            <w:tcBorders>
              <w:top w:val="nil"/>
              <w:bottom w:val="nil"/>
            </w:tcBorders>
            <w:shd w:val="clear" w:color="auto" w:fill="FFFFFF"/>
            <w:vAlign w:val="center"/>
          </w:tcPr>
          <w:p w14:paraId="4B9F360D" w14:textId="77777777" w:rsidR="004F7414" w:rsidRPr="00D164BB" w:rsidRDefault="004F7414" w:rsidP="004F7414">
            <w:pPr>
              <w:ind w:firstLine="0"/>
              <w:rPr>
                <w:color w:val="0070C0"/>
                <w:sz w:val="18"/>
                <w:szCs w:val="18"/>
              </w:rPr>
            </w:pPr>
            <w:r w:rsidRPr="00D164BB">
              <w:rPr>
                <w:rFonts w:hint="eastAsia"/>
                <w:color w:val="0070C0"/>
                <w:sz w:val="18"/>
                <w:szCs w:val="18"/>
              </w:rPr>
              <w:t>MLP</w:t>
            </w:r>
          </w:p>
        </w:tc>
        <w:tc>
          <w:tcPr>
            <w:tcW w:w="1664" w:type="dxa"/>
            <w:tcBorders>
              <w:top w:val="nil"/>
              <w:bottom w:val="nil"/>
            </w:tcBorders>
            <w:shd w:val="clear" w:color="auto" w:fill="FFFFFF"/>
            <w:vAlign w:val="center"/>
          </w:tcPr>
          <w:p w14:paraId="35E95B21" w14:textId="77777777" w:rsidR="004F7414" w:rsidRPr="00D164BB" w:rsidRDefault="004F7414" w:rsidP="004F7414">
            <w:pPr>
              <w:ind w:firstLine="0"/>
              <w:rPr>
                <w:color w:val="0070C0"/>
                <w:sz w:val="18"/>
                <w:szCs w:val="18"/>
              </w:rPr>
            </w:pPr>
            <w:r w:rsidRPr="00D164BB">
              <w:rPr>
                <w:color w:val="0070C0"/>
                <w:sz w:val="18"/>
                <w:szCs w:val="18"/>
              </w:rPr>
              <w:t>0.6494 (0.0227)</w:t>
            </w:r>
          </w:p>
        </w:tc>
        <w:tc>
          <w:tcPr>
            <w:tcW w:w="1664" w:type="dxa"/>
            <w:tcBorders>
              <w:top w:val="nil"/>
              <w:bottom w:val="nil"/>
            </w:tcBorders>
            <w:shd w:val="clear" w:color="auto" w:fill="FFFFFF"/>
          </w:tcPr>
          <w:p w14:paraId="5459C2A0" w14:textId="77777777" w:rsidR="004F7414" w:rsidRPr="00D164BB" w:rsidRDefault="004F7414" w:rsidP="004F7414">
            <w:pPr>
              <w:ind w:firstLine="0"/>
              <w:rPr>
                <w:color w:val="0070C0"/>
                <w:sz w:val="18"/>
                <w:szCs w:val="18"/>
              </w:rPr>
            </w:pPr>
            <w:r w:rsidRPr="00D164BB">
              <w:rPr>
                <w:color w:val="0070C0"/>
                <w:sz w:val="18"/>
                <w:szCs w:val="18"/>
              </w:rPr>
              <w:t>0.6545 (0.0363)</w:t>
            </w:r>
          </w:p>
        </w:tc>
      </w:tr>
      <w:tr w:rsidR="00D164BB" w:rsidRPr="00D164BB" w14:paraId="2850D07E" w14:textId="77777777" w:rsidTr="00C50083">
        <w:trPr>
          <w:trHeight w:hRule="exact" w:val="273"/>
          <w:jc w:val="center"/>
        </w:trPr>
        <w:tc>
          <w:tcPr>
            <w:tcW w:w="3022" w:type="dxa"/>
            <w:tcBorders>
              <w:top w:val="nil"/>
              <w:bottom w:val="nil"/>
            </w:tcBorders>
            <w:shd w:val="pct5" w:color="auto" w:fill="FFFFFF"/>
            <w:vAlign w:val="center"/>
          </w:tcPr>
          <w:p w14:paraId="2C4446A5" w14:textId="77777777" w:rsidR="004F7414" w:rsidRPr="00D164BB" w:rsidRDefault="004F7414" w:rsidP="004F7414">
            <w:pPr>
              <w:ind w:firstLine="0"/>
              <w:rPr>
                <w:color w:val="0070C0"/>
                <w:sz w:val="18"/>
                <w:szCs w:val="18"/>
              </w:rPr>
            </w:pPr>
            <w:r w:rsidRPr="00D164BB">
              <w:rPr>
                <w:color w:val="0070C0"/>
                <w:sz w:val="18"/>
                <w:szCs w:val="18"/>
              </w:rPr>
              <w:t>LASSO</w:t>
            </w:r>
          </w:p>
        </w:tc>
        <w:tc>
          <w:tcPr>
            <w:tcW w:w="1664" w:type="dxa"/>
            <w:tcBorders>
              <w:top w:val="nil"/>
              <w:bottom w:val="nil"/>
            </w:tcBorders>
            <w:shd w:val="pct5" w:color="auto" w:fill="FFFFFF"/>
            <w:vAlign w:val="center"/>
          </w:tcPr>
          <w:p w14:paraId="5256F03F" w14:textId="77777777" w:rsidR="004F7414" w:rsidRPr="00D164BB" w:rsidRDefault="004F7414" w:rsidP="004F7414">
            <w:pPr>
              <w:ind w:firstLine="0"/>
              <w:rPr>
                <w:color w:val="0070C0"/>
                <w:sz w:val="18"/>
                <w:szCs w:val="18"/>
              </w:rPr>
            </w:pPr>
            <w:r w:rsidRPr="00D164BB">
              <w:rPr>
                <w:color w:val="0070C0"/>
                <w:sz w:val="18"/>
                <w:szCs w:val="18"/>
              </w:rPr>
              <w:t>0.6235 (0.0147)</w:t>
            </w:r>
          </w:p>
        </w:tc>
        <w:tc>
          <w:tcPr>
            <w:tcW w:w="1664" w:type="dxa"/>
            <w:tcBorders>
              <w:top w:val="nil"/>
              <w:bottom w:val="nil"/>
            </w:tcBorders>
            <w:shd w:val="pct5" w:color="auto" w:fill="FFFFFF"/>
          </w:tcPr>
          <w:p w14:paraId="6C4B8597" w14:textId="77777777" w:rsidR="004F7414" w:rsidRPr="00D164BB" w:rsidRDefault="004F7414" w:rsidP="004F7414">
            <w:pPr>
              <w:ind w:firstLine="0"/>
              <w:rPr>
                <w:color w:val="0070C0"/>
                <w:sz w:val="18"/>
                <w:szCs w:val="18"/>
              </w:rPr>
            </w:pPr>
            <w:r w:rsidRPr="00D164BB">
              <w:rPr>
                <w:color w:val="0070C0"/>
                <w:sz w:val="18"/>
                <w:szCs w:val="18"/>
              </w:rPr>
              <w:t>0.6346 (0.0286)</w:t>
            </w:r>
          </w:p>
        </w:tc>
      </w:tr>
      <w:tr w:rsidR="004F7414" w:rsidRPr="00D164BB" w14:paraId="370160D6" w14:textId="77777777" w:rsidTr="00C50083">
        <w:trPr>
          <w:trHeight w:hRule="exact" w:val="225"/>
          <w:jc w:val="center"/>
        </w:trPr>
        <w:tc>
          <w:tcPr>
            <w:tcW w:w="3022" w:type="dxa"/>
            <w:tcBorders>
              <w:top w:val="nil"/>
              <w:bottom w:val="single" w:sz="12" w:space="0" w:color="000000"/>
            </w:tcBorders>
            <w:shd w:val="clear" w:color="auto" w:fill="auto"/>
            <w:vAlign w:val="center"/>
          </w:tcPr>
          <w:p w14:paraId="3F5B3522" w14:textId="77777777" w:rsidR="004F7414" w:rsidRPr="00D164BB" w:rsidRDefault="004F7414" w:rsidP="004F7414">
            <w:pPr>
              <w:ind w:firstLine="0"/>
              <w:rPr>
                <w:color w:val="0070C0"/>
                <w:sz w:val="18"/>
                <w:szCs w:val="18"/>
              </w:rPr>
            </w:pPr>
            <w:r w:rsidRPr="00D164BB">
              <w:rPr>
                <w:color w:val="0070C0"/>
                <w:sz w:val="18"/>
                <w:szCs w:val="18"/>
              </w:rPr>
              <w:t>RSF</w:t>
            </w:r>
          </w:p>
        </w:tc>
        <w:tc>
          <w:tcPr>
            <w:tcW w:w="1664" w:type="dxa"/>
            <w:tcBorders>
              <w:top w:val="nil"/>
              <w:bottom w:val="single" w:sz="12" w:space="0" w:color="000000"/>
            </w:tcBorders>
            <w:shd w:val="clear" w:color="auto" w:fill="auto"/>
          </w:tcPr>
          <w:p w14:paraId="29123E82" w14:textId="77777777" w:rsidR="004F7414" w:rsidRPr="00D164BB" w:rsidRDefault="004F7414" w:rsidP="004F7414">
            <w:pPr>
              <w:ind w:firstLine="0"/>
              <w:rPr>
                <w:color w:val="0070C0"/>
                <w:sz w:val="18"/>
                <w:szCs w:val="18"/>
              </w:rPr>
            </w:pPr>
            <w:r w:rsidRPr="00D164BB">
              <w:rPr>
                <w:color w:val="0070C0"/>
                <w:sz w:val="18"/>
                <w:szCs w:val="18"/>
              </w:rPr>
              <w:t>0.5932 (0.0278)</w:t>
            </w:r>
          </w:p>
        </w:tc>
        <w:tc>
          <w:tcPr>
            <w:tcW w:w="1664" w:type="dxa"/>
            <w:tcBorders>
              <w:top w:val="nil"/>
              <w:bottom w:val="single" w:sz="12" w:space="0" w:color="000000"/>
            </w:tcBorders>
          </w:tcPr>
          <w:p w14:paraId="3BF4BCF2" w14:textId="77777777" w:rsidR="004F7414" w:rsidRPr="00D164BB" w:rsidRDefault="004F7414" w:rsidP="004F7414">
            <w:pPr>
              <w:ind w:firstLine="0"/>
              <w:rPr>
                <w:color w:val="0070C0"/>
                <w:sz w:val="18"/>
                <w:szCs w:val="18"/>
              </w:rPr>
            </w:pPr>
            <w:r w:rsidRPr="00D164BB">
              <w:rPr>
                <w:color w:val="0070C0"/>
                <w:sz w:val="18"/>
                <w:szCs w:val="18"/>
              </w:rPr>
              <w:t>0.6233 (0.0233)</w:t>
            </w:r>
          </w:p>
        </w:tc>
      </w:tr>
    </w:tbl>
    <w:p w14:paraId="558EFCFF" w14:textId="77777777" w:rsidR="004F7414" w:rsidRPr="00D164BB" w:rsidRDefault="004F7414" w:rsidP="004F7414">
      <w:pPr>
        <w:ind w:firstLine="0"/>
        <w:jc w:val="center"/>
        <w:rPr>
          <w:color w:val="0070C0"/>
        </w:rPr>
      </w:pPr>
    </w:p>
    <w:p w14:paraId="6AE25D83" w14:textId="0852C792" w:rsidR="004F7414" w:rsidRPr="00D164BB" w:rsidRDefault="003A296A" w:rsidP="004F7414">
      <w:pPr>
        <w:ind w:firstLine="0"/>
        <w:rPr>
          <w:color w:val="0070C0"/>
        </w:rPr>
      </w:pPr>
      <w:r w:rsidRPr="00D164BB">
        <w:rPr>
          <w:color w:val="0070C0"/>
        </w:rPr>
        <w:t xml:space="preserve">      </w:t>
      </w:r>
      <w:r w:rsidR="004F7414" w:rsidRPr="00D164BB">
        <w:rPr>
          <w:color w:val="0070C0"/>
        </w:rPr>
        <w:t>Hence, the test results demonstrate that the generalization ability of the proposed method is better than that of the other five reported methods. The good performance of independent test further demonstrates the effectiveness of the proposed method for survival analysis of other cancer types.</w:t>
      </w:r>
    </w:p>
    <w:p w14:paraId="2FC135F9" w14:textId="77777777" w:rsidR="00456E02" w:rsidRPr="00456E02" w:rsidRDefault="00456E02" w:rsidP="001740EE">
      <w:pPr>
        <w:pStyle w:val="heading1"/>
      </w:pPr>
      <w:r w:rsidRPr="00456E02">
        <w:t>Conclusion</w:t>
      </w:r>
    </w:p>
    <w:p w14:paraId="22405844" w14:textId="675E3508" w:rsidR="00C845EA" w:rsidRDefault="00456E02" w:rsidP="00C845EA">
      <w:pPr>
        <w:pStyle w:val="p1a"/>
      </w:pPr>
      <w:r w:rsidRPr="00456E02">
        <w:t>In this study, we have developed a survival analysis framework for breast cancer patients, in which we take patients’ ordinal survival information into consideration. Ten-fold cross-validation experiments on the mRNA gene expression data, DNA methylation data and clinical data were carried out. Experimental results demonstrate the superiority of the</w:t>
      </w:r>
      <w:r w:rsidR="00C845EA">
        <w:t xml:space="preserve"> proposed method over the existing RSF, Lasso, MLP, DeepSurv, and </w:t>
      </w:r>
      <w:r w:rsidR="00C845EA">
        <w:lastRenderedPageBreak/>
        <w:t xml:space="preserve">MTLSA methods. The good performances of the proposed method come from the use of the combined bidirectional LSTM predictor and ordinal information. Experimental results also show the importance of gene expression and DNA methylation signatures for breast cancer survival analysis. In this work, we have shown that dynamically combining an auxiliary task and adaptively adjusting the weights for the </w:t>
      </w:r>
      <w:r w:rsidR="00180A91">
        <w:t xml:space="preserve">multiple </w:t>
      </w:r>
      <w:r w:rsidR="00C845EA">
        <w:t>task</w:t>
      </w:r>
      <w:r w:rsidR="00180A91">
        <w:t>s</w:t>
      </w:r>
      <w:r w:rsidR="00C845EA">
        <w:t xml:space="preserve"> in an online manner can give a significant performance improvement for biLSTM Cox model network. The proposed method uses the idea that auxiliary tasks should provide a gradient update direction that helps to decrease the loss of the main task. Our method is not limited to breast cancer and can be applied to other cancer types with many samples in TCGA</w:t>
      </w:r>
      <w:r w:rsidR="00B85B03">
        <w:fldChar w:fldCharType="begin"/>
      </w:r>
      <w:r w:rsidR="00B85B03">
        <w:instrText xml:space="preserve"> ADDIN EN.CITE &lt;EndNote&gt;&lt;Cite&gt;&lt;Author&gt;Amiri&lt;/Author&gt;&lt;Year&gt;2008&lt;/Year&gt;&lt;RecNum&gt;18&lt;/RecNum&gt;&lt;DisplayText&gt;(Amiri, et al., 2008)&lt;/DisplayText&gt;&lt;record&gt;&lt;rec-number&gt;18&lt;/rec-number&gt;&lt;foreign-keys&gt;&lt;key app="EN" db-id="wvsws5vr9adxabeftfipdvt4d9s5dw22fv2a"&gt;18&lt;/key&gt;&lt;/foreign-keys&gt;&lt;ref-type name="Journal Article"&gt;17&lt;/ref-type&gt;&lt;contributors&gt;&lt;authors&gt;&lt;author&gt;Amiri, Zohreh&lt;/author&gt;&lt;author&gt;Mohammad, Kazem&lt;/author&gt;&lt;author&gt;Mahmoudi, Mahmoud&lt;/author&gt;&lt;author&gt;Zeraati, Hojjat&lt;/author&gt;&lt;author&gt;Fotouhi, Akbar&lt;/author&gt;&lt;/authors&gt;&lt;/contributors&gt;&lt;titles&gt;&lt;title&gt;Assessment of gastric cancer survival: using an artificial hierarchical neural network&lt;/title&gt;&lt;secondary-title&gt;Pak J Biol Sci&lt;/secondary-title&gt;&lt;/titles&gt;&lt;periodical&gt;&lt;full-title&gt;Pak J Biol Sci&lt;/full-title&gt;&lt;/periodical&gt;&lt;pages&gt;1076-84&lt;/pages&gt;&lt;volume&gt;11&lt;/volume&gt;&lt;number&gt;8&lt;/number&gt;&lt;dates&gt;&lt;year&gt;2008&lt;/year&gt;&lt;/dates&gt;&lt;urls&gt;&lt;/urls&gt;&lt;/record&gt;&lt;/Cite&gt;&lt;/EndNote&gt;</w:instrText>
      </w:r>
      <w:r w:rsidR="00B85B03">
        <w:fldChar w:fldCharType="separate"/>
      </w:r>
      <w:r w:rsidR="00B85B03">
        <w:rPr>
          <w:noProof/>
        </w:rPr>
        <w:t>(</w:t>
      </w:r>
      <w:hyperlink w:anchor="_ENREF_1" w:tooltip="Amiri, 2008 #18" w:history="1">
        <w:r w:rsidR="00B85B03">
          <w:rPr>
            <w:noProof/>
          </w:rPr>
          <w:t>Amiri, et al., 2008</w:t>
        </w:r>
      </w:hyperlink>
      <w:r w:rsidR="00B85B03">
        <w:rPr>
          <w:noProof/>
        </w:rPr>
        <w:t>)</w:t>
      </w:r>
      <w:r w:rsidR="00B85B03">
        <w:fldChar w:fldCharType="end"/>
      </w:r>
      <w:r w:rsidR="00C845EA">
        <w:t>.</w:t>
      </w:r>
    </w:p>
    <w:p w14:paraId="1986F522" w14:textId="77777777" w:rsidR="00C8728B" w:rsidRDefault="009B2539" w:rsidP="00C8728B">
      <w:pPr>
        <w:pStyle w:val="heading1"/>
        <w:numPr>
          <w:ilvl w:val="0"/>
          <w:numId w:val="0"/>
        </w:numPr>
        <w:ind w:left="567" w:hanging="567"/>
      </w:pPr>
      <w:r>
        <w:t>References</w:t>
      </w:r>
    </w:p>
    <w:p w14:paraId="0F941835" w14:textId="77777777" w:rsidR="00B85B03" w:rsidRPr="00B85B03" w:rsidRDefault="00D6429E" w:rsidP="00B85B03">
      <w:pPr>
        <w:pStyle w:val="EndNoteBibliography"/>
        <w:spacing w:after="0"/>
        <w:rPr>
          <w:noProof/>
        </w:rPr>
      </w:pPr>
      <w:r w:rsidRPr="00AA6403">
        <w:rPr>
          <w:noProof/>
          <w:sz w:val="20"/>
        </w:rPr>
        <w:fldChar w:fldCharType="begin"/>
      </w:r>
      <w:r w:rsidRPr="00A64708">
        <w:rPr>
          <w:noProof/>
          <w:sz w:val="20"/>
        </w:rPr>
        <w:instrText xml:space="preserve"> ADDIN EN.REFLIST </w:instrText>
      </w:r>
      <w:r w:rsidRPr="00AA6403">
        <w:rPr>
          <w:noProof/>
          <w:sz w:val="20"/>
        </w:rPr>
        <w:fldChar w:fldCharType="separate"/>
      </w:r>
      <w:bookmarkStart w:id="484" w:name="_ENREF_1"/>
      <w:r w:rsidR="00B85B03" w:rsidRPr="00B85B03">
        <w:rPr>
          <w:noProof/>
        </w:rPr>
        <w:t>Amiri, Z.</w:t>
      </w:r>
      <w:r w:rsidR="00B85B03" w:rsidRPr="00B85B03">
        <w:rPr>
          <w:i/>
          <w:noProof/>
        </w:rPr>
        <w:t>, et al.</w:t>
      </w:r>
      <w:r w:rsidR="00B85B03" w:rsidRPr="00B85B03">
        <w:rPr>
          <w:noProof/>
        </w:rPr>
        <w:t xml:space="preserve"> (2008) Assessment of gastric cancer survival: using an artificial hierarchical neural network, </w:t>
      </w:r>
      <w:r w:rsidR="00B85B03" w:rsidRPr="00B85B03">
        <w:rPr>
          <w:i/>
          <w:noProof/>
        </w:rPr>
        <w:t>Pak J Biol Sci</w:t>
      </w:r>
      <w:r w:rsidR="00B85B03" w:rsidRPr="00B85B03">
        <w:rPr>
          <w:noProof/>
        </w:rPr>
        <w:t xml:space="preserve">, </w:t>
      </w:r>
      <w:r w:rsidR="00B85B03" w:rsidRPr="00B85B03">
        <w:rPr>
          <w:b/>
          <w:noProof/>
        </w:rPr>
        <w:t>11</w:t>
      </w:r>
      <w:r w:rsidR="00B85B03" w:rsidRPr="00B85B03">
        <w:rPr>
          <w:noProof/>
        </w:rPr>
        <w:t>, 1076-1084.</w:t>
      </w:r>
      <w:bookmarkEnd w:id="484"/>
    </w:p>
    <w:p w14:paraId="2DD16AB3" w14:textId="77777777" w:rsidR="00B85B03" w:rsidRPr="00B85B03" w:rsidRDefault="00B85B03" w:rsidP="00B85B03">
      <w:pPr>
        <w:pStyle w:val="EndNoteBibliography"/>
        <w:spacing w:after="0"/>
        <w:rPr>
          <w:noProof/>
        </w:rPr>
      </w:pPr>
      <w:bookmarkStart w:id="485" w:name="_ENREF_2"/>
      <w:r w:rsidRPr="00B85B03">
        <w:rPr>
          <w:noProof/>
        </w:rPr>
        <w:t>Anjum, S.</w:t>
      </w:r>
      <w:r w:rsidRPr="00B85B03">
        <w:rPr>
          <w:i/>
          <w:noProof/>
        </w:rPr>
        <w:t>, et al.</w:t>
      </w:r>
      <w:r w:rsidRPr="00B85B03">
        <w:rPr>
          <w:noProof/>
        </w:rPr>
        <w:t xml:space="preserve"> (2014) A BRCA1-mutation associated DNA methylation signature in blood cells predicts sporadic breast cancer incidence and survival, </w:t>
      </w:r>
      <w:r w:rsidRPr="00B85B03">
        <w:rPr>
          <w:i/>
          <w:noProof/>
        </w:rPr>
        <w:t>Genome medicine</w:t>
      </w:r>
      <w:r w:rsidRPr="00B85B03">
        <w:rPr>
          <w:noProof/>
        </w:rPr>
        <w:t xml:space="preserve">, </w:t>
      </w:r>
      <w:r w:rsidRPr="00B85B03">
        <w:rPr>
          <w:b/>
          <w:noProof/>
        </w:rPr>
        <w:t>6</w:t>
      </w:r>
      <w:r w:rsidRPr="00B85B03">
        <w:rPr>
          <w:noProof/>
        </w:rPr>
        <w:t>, 47.</w:t>
      </w:r>
      <w:bookmarkEnd w:id="485"/>
    </w:p>
    <w:p w14:paraId="0513203E" w14:textId="77777777" w:rsidR="00B85B03" w:rsidRPr="00B85B03" w:rsidRDefault="00B85B03" w:rsidP="00B85B03">
      <w:pPr>
        <w:pStyle w:val="EndNoteBibliography"/>
        <w:spacing w:after="0"/>
        <w:rPr>
          <w:noProof/>
        </w:rPr>
      </w:pPr>
      <w:bookmarkStart w:id="486" w:name="_ENREF_3"/>
      <w:r w:rsidRPr="00B85B03">
        <w:rPr>
          <w:noProof/>
        </w:rPr>
        <w:t>Chen, J.-M.</w:t>
      </w:r>
      <w:r w:rsidRPr="00B85B03">
        <w:rPr>
          <w:i/>
          <w:noProof/>
        </w:rPr>
        <w:t>, et al.</w:t>
      </w:r>
      <w:r w:rsidRPr="00B85B03">
        <w:rPr>
          <w:noProof/>
        </w:rPr>
        <w:t xml:space="preserve"> (2015) New breast cancer prognostic factors identified by computer-aided image analysis of HE stained histopathology images, </w:t>
      </w:r>
      <w:r w:rsidRPr="00B85B03">
        <w:rPr>
          <w:i/>
          <w:noProof/>
        </w:rPr>
        <w:t>Scientific reports</w:t>
      </w:r>
      <w:r w:rsidRPr="00B85B03">
        <w:rPr>
          <w:noProof/>
        </w:rPr>
        <w:t xml:space="preserve">, </w:t>
      </w:r>
      <w:r w:rsidRPr="00B85B03">
        <w:rPr>
          <w:b/>
          <w:noProof/>
        </w:rPr>
        <w:t>5</w:t>
      </w:r>
      <w:r w:rsidRPr="00B85B03">
        <w:rPr>
          <w:noProof/>
        </w:rPr>
        <w:t>, 10690.</w:t>
      </w:r>
      <w:bookmarkEnd w:id="486"/>
    </w:p>
    <w:p w14:paraId="60FB551D" w14:textId="77777777" w:rsidR="00B85B03" w:rsidRPr="00B85B03" w:rsidRDefault="00B85B03" w:rsidP="00B85B03">
      <w:pPr>
        <w:pStyle w:val="EndNoteBibliography"/>
        <w:spacing w:after="0"/>
        <w:rPr>
          <w:noProof/>
        </w:rPr>
      </w:pPr>
      <w:bookmarkStart w:id="487" w:name="_ENREF_4"/>
      <w:r w:rsidRPr="00B85B03">
        <w:rPr>
          <w:noProof/>
        </w:rPr>
        <w:t>Cheng, J.</w:t>
      </w:r>
      <w:r w:rsidRPr="00B85B03">
        <w:rPr>
          <w:i/>
          <w:noProof/>
        </w:rPr>
        <w:t>, et al.</w:t>
      </w:r>
      <w:r w:rsidRPr="00B85B03">
        <w:rPr>
          <w:noProof/>
        </w:rPr>
        <w:t xml:space="preserve"> (2017) Integrative analysis of histopathological images and genomic data predicts clear cell renal cell carcinoma prognosis, </w:t>
      </w:r>
      <w:r w:rsidRPr="00B85B03">
        <w:rPr>
          <w:i/>
          <w:noProof/>
        </w:rPr>
        <w:t>Cancer research</w:t>
      </w:r>
      <w:r w:rsidRPr="00B85B03">
        <w:rPr>
          <w:noProof/>
        </w:rPr>
        <w:t xml:space="preserve">, </w:t>
      </w:r>
      <w:r w:rsidRPr="00B85B03">
        <w:rPr>
          <w:b/>
          <w:noProof/>
        </w:rPr>
        <w:t>77</w:t>
      </w:r>
      <w:r w:rsidRPr="00B85B03">
        <w:rPr>
          <w:noProof/>
        </w:rPr>
        <w:t>, e91-e100.</w:t>
      </w:r>
      <w:bookmarkEnd w:id="487"/>
    </w:p>
    <w:p w14:paraId="043F8176" w14:textId="77777777" w:rsidR="00B85B03" w:rsidRPr="00B85B03" w:rsidRDefault="00B85B03" w:rsidP="00B85B03">
      <w:pPr>
        <w:pStyle w:val="EndNoteBibliography"/>
        <w:spacing w:after="0"/>
        <w:rPr>
          <w:noProof/>
        </w:rPr>
      </w:pPr>
      <w:bookmarkStart w:id="488" w:name="_ENREF_5"/>
      <w:r w:rsidRPr="00B85B03">
        <w:rPr>
          <w:noProof/>
        </w:rPr>
        <w:t>Deng, M.</w:t>
      </w:r>
      <w:r w:rsidRPr="00B85B03">
        <w:rPr>
          <w:i/>
          <w:noProof/>
        </w:rPr>
        <w:t>, et al.</w:t>
      </w:r>
      <w:r w:rsidRPr="00B85B03">
        <w:rPr>
          <w:noProof/>
        </w:rPr>
        <w:t xml:space="preserve"> (2017) FirebrowseR: an R client to the Broad Institute’s Firehose Pipeline, </w:t>
      </w:r>
      <w:r w:rsidRPr="00B85B03">
        <w:rPr>
          <w:i/>
          <w:noProof/>
        </w:rPr>
        <w:t>Database</w:t>
      </w:r>
      <w:r w:rsidRPr="00B85B03">
        <w:rPr>
          <w:noProof/>
        </w:rPr>
        <w:t xml:space="preserve">, </w:t>
      </w:r>
      <w:r w:rsidRPr="00B85B03">
        <w:rPr>
          <w:b/>
          <w:noProof/>
        </w:rPr>
        <w:t>2017</w:t>
      </w:r>
      <w:r w:rsidRPr="00B85B03">
        <w:rPr>
          <w:noProof/>
        </w:rPr>
        <w:t>.</w:t>
      </w:r>
      <w:bookmarkEnd w:id="488"/>
    </w:p>
    <w:p w14:paraId="717505DC" w14:textId="77777777" w:rsidR="00B85B03" w:rsidRPr="00B85B03" w:rsidRDefault="00B85B03" w:rsidP="00B85B03">
      <w:pPr>
        <w:pStyle w:val="EndNoteBibliography"/>
        <w:spacing w:after="0"/>
        <w:rPr>
          <w:noProof/>
        </w:rPr>
      </w:pPr>
      <w:bookmarkStart w:id="489" w:name="_ENREF_6"/>
      <w:r w:rsidRPr="00B85B03">
        <w:rPr>
          <w:noProof/>
        </w:rPr>
        <w:t>Gulati, S.</w:t>
      </w:r>
      <w:r w:rsidRPr="00B85B03">
        <w:rPr>
          <w:i/>
          <w:noProof/>
        </w:rPr>
        <w:t>, et al.</w:t>
      </w:r>
      <w:r w:rsidRPr="00B85B03">
        <w:rPr>
          <w:noProof/>
        </w:rPr>
        <w:t xml:space="preserve"> (2014) Systematic evaluation of the prognostic impact and intratumour heterogeneity of clear cell renal cell carcinoma biomarkers, </w:t>
      </w:r>
      <w:r w:rsidRPr="00B85B03">
        <w:rPr>
          <w:i/>
          <w:noProof/>
        </w:rPr>
        <w:t>European urology</w:t>
      </w:r>
      <w:r w:rsidRPr="00B85B03">
        <w:rPr>
          <w:noProof/>
        </w:rPr>
        <w:t xml:space="preserve">, </w:t>
      </w:r>
      <w:r w:rsidRPr="00B85B03">
        <w:rPr>
          <w:b/>
          <w:noProof/>
        </w:rPr>
        <w:t>66</w:t>
      </w:r>
      <w:r w:rsidRPr="00B85B03">
        <w:rPr>
          <w:noProof/>
        </w:rPr>
        <w:t>, 936-948.</w:t>
      </w:r>
      <w:bookmarkEnd w:id="489"/>
    </w:p>
    <w:p w14:paraId="1DC5873C" w14:textId="77777777" w:rsidR="00B85B03" w:rsidRPr="00B85B03" w:rsidRDefault="00B85B03" w:rsidP="00B85B03">
      <w:pPr>
        <w:pStyle w:val="EndNoteBibliography"/>
        <w:spacing w:after="0"/>
        <w:rPr>
          <w:noProof/>
        </w:rPr>
      </w:pPr>
      <w:bookmarkStart w:id="490" w:name="_ENREF_7"/>
      <w:r w:rsidRPr="00B85B03">
        <w:rPr>
          <w:noProof/>
        </w:rPr>
        <w:t xml:space="preserve">Hochreiter, S. and Schmidhuber, J. (1997) Long short-term memory, </w:t>
      </w:r>
      <w:r w:rsidRPr="00B85B03">
        <w:rPr>
          <w:i/>
          <w:noProof/>
        </w:rPr>
        <w:t>Neural computation</w:t>
      </w:r>
      <w:r w:rsidRPr="00B85B03">
        <w:rPr>
          <w:noProof/>
        </w:rPr>
        <w:t xml:space="preserve">, </w:t>
      </w:r>
      <w:r w:rsidRPr="00B85B03">
        <w:rPr>
          <w:b/>
          <w:noProof/>
        </w:rPr>
        <w:t>9</w:t>
      </w:r>
      <w:r w:rsidRPr="00B85B03">
        <w:rPr>
          <w:noProof/>
        </w:rPr>
        <w:t>, 1735-1780.</w:t>
      </w:r>
      <w:bookmarkEnd w:id="490"/>
    </w:p>
    <w:p w14:paraId="1C0B6C8C" w14:textId="77777777" w:rsidR="00B85B03" w:rsidRPr="00B85B03" w:rsidRDefault="00B85B03" w:rsidP="00B85B03">
      <w:pPr>
        <w:pStyle w:val="EndNoteBibliography"/>
        <w:spacing w:after="0"/>
        <w:rPr>
          <w:noProof/>
        </w:rPr>
      </w:pPr>
      <w:bookmarkStart w:id="491" w:name="_ENREF_8"/>
      <w:r w:rsidRPr="00B85B03">
        <w:rPr>
          <w:noProof/>
        </w:rPr>
        <w:t>Ishwaran, H.</w:t>
      </w:r>
      <w:r w:rsidRPr="00B85B03">
        <w:rPr>
          <w:i/>
          <w:noProof/>
        </w:rPr>
        <w:t>, et al.</w:t>
      </w:r>
      <w:r w:rsidRPr="00B85B03">
        <w:rPr>
          <w:noProof/>
        </w:rPr>
        <w:t xml:space="preserve"> (2008) Random survival forests, </w:t>
      </w:r>
      <w:r w:rsidRPr="00B85B03">
        <w:rPr>
          <w:i/>
          <w:noProof/>
        </w:rPr>
        <w:t>The annals of applied statistics</w:t>
      </w:r>
      <w:r w:rsidRPr="00B85B03">
        <w:rPr>
          <w:noProof/>
        </w:rPr>
        <w:t xml:space="preserve">, </w:t>
      </w:r>
      <w:r w:rsidRPr="00B85B03">
        <w:rPr>
          <w:b/>
          <w:noProof/>
        </w:rPr>
        <w:t>2</w:t>
      </w:r>
      <w:r w:rsidRPr="00B85B03">
        <w:rPr>
          <w:noProof/>
        </w:rPr>
        <w:t>, 841-860.</w:t>
      </w:r>
      <w:bookmarkEnd w:id="491"/>
    </w:p>
    <w:p w14:paraId="064E0AB0" w14:textId="77777777" w:rsidR="00B85B03" w:rsidRPr="00B85B03" w:rsidRDefault="00B85B03" w:rsidP="00B85B03">
      <w:pPr>
        <w:pStyle w:val="EndNoteBibliography"/>
        <w:spacing w:after="0"/>
        <w:rPr>
          <w:noProof/>
        </w:rPr>
      </w:pPr>
      <w:bookmarkStart w:id="492" w:name="_ENREF_9"/>
      <w:r w:rsidRPr="00B85B03">
        <w:rPr>
          <w:noProof/>
        </w:rPr>
        <w:t>Jeong, H.-h.</w:t>
      </w:r>
      <w:r w:rsidRPr="00B85B03">
        <w:rPr>
          <w:i/>
          <w:noProof/>
        </w:rPr>
        <w:t>, et al.</w:t>
      </w:r>
      <w:r w:rsidRPr="00B85B03">
        <w:rPr>
          <w:noProof/>
        </w:rPr>
        <w:t xml:space="preserve"> (2015) Integrative network analysis for survival-associated gene-gene interactions across multiple genomic profiles in ovarian cancer, </w:t>
      </w:r>
      <w:r w:rsidRPr="00B85B03">
        <w:rPr>
          <w:i/>
          <w:noProof/>
        </w:rPr>
        <w:t>Journal of ovarian research</w:t>
      </w:r>
      <w:r w:rsidRPr="00B85B03">
        <w:rPr>
          <w:noProof/>
        </w:rPr>
        <w:t xml:space="preserve">, </w:t>
      </w:r>
      <w:r w:rsidRPr="00B85B03">
        <w:rPr>
          <w:b/>
          <w:noProof/>
        </w:rPr>
        <w:t>8</w:t>
      </w:r>
      <w:r w:rsidRPr="00B85B03">
        <w:rPr>
          <w:noProof/>
        </w:rPr>
        <w:t>, 42.</w:t>
      </w:r>
      <w:bookmarkEnd w:id="492"/>
    </w:p>
    <w:p w14:paraId="6BDFCF81" w14:textId="77777777" w:rsidR="00B85B03" w:rsidRPr="00B85B03" w:rsidRDefault="00B85B03" w:rsidP="00B85B03">
      <w:pPr>
        <w:pStyle w:val="EndNoteBibliography"/>
        <w:spacing w:after="0"/>
        <w:rPr>
          <w:noProof/>
        </w:rPr>
      </w:pPr>
      <w:bookmarkStart w:id="493" w:name="_ENREF_10"/>
      <w:r w:rsidRPr="00B85B03">
        <w:rPr>
          <w:noProof/>
        </w:rPr>
        <w:t xml:space="preserve">Jiao, Y., Widschwendter, M. and Teschendorff, A.E. (2014) A systems-level integrative framework for genome-wide DNA methylation and gene expression data identifies differential gene expression modules under epigenetic control, </w:t>
      </w:r>
      <w:r w:rsidRPr="00B85B03">
        <w:rPr>
          <w:i/>
          <w:noProof/>
        </w:rPr>
        <w:t>Bioinformatics</w:t>
      </w:r>
      <w:r w:rsidRPr="00B85B03">
        <w:rPr>
          <w:noProof/>
        </w:rPr>
        <w:t xml:space="preserve">, </w:t>
      </w:r>
      <w:r w:rsidRPr="00B85B03">
        <w:rPr>
          <w:b/>
          <w:noProof/>
        </w:rPr>
        <w:t>30</w:t>
      </w:r>
      <w:r w:rsidRPr="00B85B03">
        <w:rPr>
          <w:noProof/>
        </w:rPr>
        <w:t>, 2360-2366.</w:t>
      </w:r>
      <w:bookmarkEnd w:id="493"/>
    </w:p>
    <w:p w14:paraId="1EE8094E" w14:textId="77777777" w:rsidR="00B85B03" w:rsidRPr="00B85B03" w:rsidRDefault="00B85B03" w:rsidP="00B85B03">
      <w:pPr>
        <w:pStyle w:val="EndNoteBibliography"/>
        <w:spacing w:after="0"/>
        <w:rPr>
          <w:noProof/>
        </w:rPr>
      </w:pPr>
      <w:bookmarkStart w:id="494" w:name="_ENREF_11"/>
      <w:r w:rsidRPr="00B85B03">
        <w:rPr>
          <w:noProof/>
        </w:rPr>
        <w:t>Katzman, J.L.</w:t>
      </w:r>
      <w:r w:rsidRPr="00B85B03">
        <w:rPr>
          <w:i/>
          <w:noProof/>
        </w:rPr>
        <w:t>, et al.</w:t>
      </w:r>
      <w:r w:rsidRPr="00B85B03">
        <w:rPr>
          <w:noProof/>
        </w:rPr>
        <w:t xml:space="preserve"> (2016) Deep survival: A deep cox proportional hazards network, </w:t>
      </w:r>
      <w:r w:rsidRPr="00B85B03">
        <w:rPr>
          <w:i/>
          <w:noProof/>
        </w:rPr>
        <w:t>stat</w:t>
      </w:r>
      <w:r w:rsidRPr="00B85B03">
        <w:rPr>
          <w:noProof/>
        </w:rPr>
        <w:t xml:space="preserve">, </w:t>
      </w:r>
      <w:r w:rsidRPr="00B85B03">
        <w:rPr>
          <w:b/>
          <w:noProof/>
        </w:rPr>
        <w:t>1050</w:t>
      </w:r>
      <w:r w:rsidRPr="00B85B03">
        <w:rPr>
          <w:noProof/>
        </w:rPr>
        <w:t>, 2.</w:t>
      </w:r>
      <w:bookmarkEnd w:id="494"/>
    </w:p>
    <w:p w14:paraId="6BDD303E" w14:textId="77777777" w:rsidR="00B85B03" w:rsidRPr="00B85B03" w:rsidRDefault="00B85B03" w:rsidP="00B85B03">
      <w:pPr>
        <w:pStyle w:val="EndNoteBibliography"/>
        <w:spacing w:after="0"/>
        <w:rPr>
          <w:noProof/>
        </w:rPr>
      </w:pPr>
      <w:bookmarkStart w:id="495" w:name="_ENREF_12"/>
      <w:r w:rsidRPr="00B85B03">
        <w:rPr>
          <w:noProof/>
        </w:rPr>
        <w:t>Katzman, J.L.</w:t>
      </w:r>
      <w:r w:rsidRPr="00B85B03">
        <w:rPr>
          <w:i/>
          <w:noProof/>
        </w:rPr>
        <w:t>, et al.</w:t>
      </w:r>
      <w:r w:rsidRPr="00B85B03">
        <w:rPr>
          <w:noProof/>
        </w:rPr>
        <w:t xml:space="preserve"> (2018) DeepSurv: personalized treatment recommender system using a Cox proportional hazards deep neural network, </w:t>
      </w:r>
      <w:r w:rsidRPr="00B85B03">
        <w:rPr>
          <w:i/>
          <w:noProof/>
        </w:rPr>
        <w:t>BMC medical research methodology</w:t>
      </w:r>
      <w:r w:rsidRPr="00B85B03">
        <w:rPr>
          <w:noProof/>
        </w:rPr>
        <w:t xml:space="preserve">, </w:t>
      </w:r>
      <w:r w:rsidRPr="00B85B03">
        <w:rPr>
          <w:b/>
          <w:noProof/>
        </w:rPr>
        <w:t>18</w:t>
      </w:r>
      <w:r w:rsidRPr="00B85B03">
        <w:rPr>
          <w:noProof/>
        </w:rPr>
        <w:t>, 24.</w:t>
      </w:r>
      <w:bookmarkEnd w:id="495"/>
    </w:p>
    <w:p w14:paraId="5F358DF9" w14:textId="77777777" w:rsidR="00B85B03" w:rsidRPr="00B85B03" w:rsidRDefault="00B85B03" w:rsidP="00B85B03">
      <w:pPr>
        <w:pStyle w:val="EndNoteBibliography"/>
        <w:spacing w:after="0"/>
        <w:rPr>
          <w:noProof/>
        </w:rPr>
      </w:pPr>
      <w:bookmarkStart w:id="496" w:name="_ENREF_13"/>
      <w:r w:rsidRPr="00B85B03">
        <w:rPr>
          <w:noProof/>
        </w:rPr>
        <w:t>Kim, D.</w:t>
      </w:r>
      <w:r w:rsidRPr="00B85B03">
        <w:rPr>
          <w:i/>
          <w:noProof/>
        </w:rPr>
        <w:t>, et al.</w:t>
      </w:r>
      <w:r w:rsidRPr="00B85B03">
        <w:rPr>
          <w:noProof/>
        </w:rPr>
        <w:t xml:space="preserve"> (2016) Using knowledge-driven genomic interactions for multi-omics data analysis: metadimensional models for predicting clinical outcomes in ovarian carcinoma, </w:t>
      </w:r>
      <w:r w:rsidRPr="00B85B03">
        <w:rPr>
          <w:i/>
          <w:noProof/>
        </w:rPr>
        <w:t>Journal of the American Medical Informatics Association</w:t>
      </w:r>
      <w:r w:rsidRPr="00B85B03">
        <w:rPr>
          <w:noProof/>
        </w:rPr>
        <w:t xml:space="preserve">, </w:t>
      </w:r>
      <w:r w:rsidRPr="00B85B03">
        <w:rPr>
          <w:b/>
          <w:noProof/>
        </w:rPr>
        <w:t>24</w:t>
      </w:r>
      <w:r w:rsidRPr="00B85B03">
        <w:rPr>
          <w:noProof/>
        </w:rPr>
        <w:t>, 577-587.</w:t>
      </w:r>
      <w:bookmarkEnd w:id="496"/>
    </w:p>
    <w:p w14:paraId="6BCEEAFC" w14:textId="77777777" w:rsidR="00B85B03" w:rsidRPr="00B85B03" w:rsidRDefault="00B85B03" w:rsidP="00B85B03">
      <w:pPr>
        <w:pStyle w:val="EndNoteBibliography"/>
        <w:spacing w:after="0"/>
        <w:rPr>
          <w:noProof/>
        </w:rPr>
      </w:pPr>
      <w:bookmarkStart w:id="497" w:name="_ENREF_14"/>
      <w:r w:rsidRPr="00B85B03">
        <w:rPr>
          <w:noProof/>
        </w:rPr>
        <w:t>Kim, H.L.</w:t>
      </w:r>
      <w:r w:rsidRPr="00B85B03">
        <w:rPr>
          <w:i/>
          <w:noProof/>
        </w:rPr>
        <w:t>, et al.</w:t>
      </w:r>
      <w:r w:rsidRPr="00B85B03">
        <w:rPr>
          <w:noProof/>
        </w:rPr>
        <w:t xml:space="preserve"> (2004) Using protein expressions to predict survival in clear cell renal carcinoma, </w:t>
      </w:r>
      <w:r w:rsidRPr="00B85B03">
        <w:rPr>
          <w:i/>
          <w:noProof/>
        </w:rPr>
        <w:t>Clinical Cancer Research</w:t>
      </w:r>
      <w:r w:rsidRPr="00B85B03">
        <w:rPr>
          <w:noProof/>
        </w:rPr>
        <w:t xml:space="preserve">, </w:t>
      </w:r>
      <w:r w:rsidRPr="00B85B03">
        <w:rPr>
          <w:b/>
          <w:noProof/>
        </w:rPr>
        <w:t>10</w:t>
      </w:r>
      <w:r w:rsidRPr="00B85B03">
        <w:rPr>
          <w:noProof/>
        </w:rPr>
        <w:t>, 5464-5471.</w:t>
      </w:r>
      <w:bookmarkEnd w:id="497"/>
    </w:p>
    <w:p w14:paraId="23383D62" w14:textId="77777777" w:rsidR="00B85B03" w:rsidRPr="00B85B03" w:rsidRDefault="00B85B03" w:rsidP="00B85B03">
      <w:pPr>
        <w:pStyle w:val="EndNoteBibliography"/>
        <w:spacing w:after="0"/>
        <w:rPr>
          <w:noProof/>
        </w:rPr>
      </w:pPr>
      <w:bookmarkStart w:id="498" w:name="_ENREF_15"/>
      <w:r w:rsidRPr="00B85B03">
        <w:rPr>
          <w:noProof/>
        </w:rPr>
        <w:t>Kim, S.Y.</w:t>
      </w:r>
      <w:r w:rsidRPr="00B85B03">
        <w:rPr>
          <w:i/>
          <w:noProof/>
        </w:rPr>
        <w:t>, et al.</w:t>
      </w:r>
      <w:r w:rsidRPr="00B85B03">
        <w:rPr>
          <w:noProof/>
        </w:rPr>
        <w:t xml:space="preserve"> (2018) Integrative pathway-based survival prediction utilizing the interaction between gene expression and DNA methylation in breast cancer, </w:t>
      </w:r>
      <w:r w:rsidRPr="00B85B03">
        <w:rPr>
          <w:i/>
          <w:noProof/>
        </w:rPr>
        <w:t>BMC medical genomics</w:t>
      </w:r>
      <w:r w:rsidRPr="00B85B03">
        <w:rPr>
          <w:noProof/>
        </w:rPr>
        <w:t xml:space="preserve">, </w:t>
      </w:r>
      <w:r w:rsidRPr="00B85B03">
        <w:rPr>
          <w:b/>
          <w:noProof/>
        </w:rPr>
        <w:t>11</w:t>
      </w:r>
      <w:r w:rsidRPr="00B85B03">
        <w:rPr>
          <w:noProof/>
        </w:rPr>
        <w:t>, 68.</w:t>
      </w:r>
      <w:bookmarkEnd w:id="498"/>
    </w:p>
    <w:p w14:paraId="72BD27BD" w14:textId="77777777" w:rsidR="00B85B03" w:rsidRPr="00B85B03" w:rsidRDefault="00B85B03" w:rsidP="00B85B03">
      <w:pPr>
        <w:pStyle w:val="EndNoteBibliography"/>
        <w:spacing w:after="0"/>
        <w:rPr>
          <w:noProof/>
        </w:rPr>
      </w:pPr>
      <w:bookmarkStart w:id="499" w:name="_ENREF_16"/>
      <w:r w:rsidRPr="00B85B03">
        <w:rPr>
          <w:noProof/>
        </w:rPr>
        <w:t>Kourou, K.</w:t>
      </w:r>
      <w:r w:rsidRPr="00B85B03">
        <w:rPr>
          <w:i/>
          <w:noProof/>
        </w:rPr>
        <w:t>, et al.</w:t>
      </w:r>
      <w:r w:rsidRPr="00B85B03">
        <w:rPr>
          <w:noProof/>
        </w:rPr>
        <w:t xml:space="preserve"> (2015) Machine learning applications in cancer prognosis and prediction, </w:t>
      </w:r>
      <w:r w:rsidRPr="00B85B03">
        <w:rPr>
          <w:i/>
          <w:noProof/>
        </w:rPr>
        <w:t>Computational and structural biotechnology journal</w:t>
      </w:r>
      <w:r w:rsidRPr="00B85B03">
        <w:rPr>
          <w:noProof/>
        </w:rPr>
        <w:t xml:space="preserve">, </w:t>
      </w:r>
      <w:r w:rsidRPr="00B85B03">
        <w:rPr>
          <w:b/>
          <w:noProof/>
        </w:rPr>
        <w:t>13</w:t>
      </w:r>
      <w:r w:rsidRPr="00B85B03">
        <w:rPr>
          <w:noProof/>
        </w:rPr>
        <w:t>, 8-17.</w:t>
      </w:r>
      <w:bookmarkEnd w:id="499"/>
    </w:p>
    <w:p w14:paraId="6D611EFF" w14:textId="77777777" w:rsidR="00B85B03" w:rsidRPr="00B85B03" w:rsidRDefault="00B85B03" w:rsidP="00B85B03">
      <w:pPr>
        <w:pStyle w:val="EndNoteBibliography"/>
        <w:spacing w:after="0"/>
        <w:rPr>
          <w:noProof/>
        </w:rPr>
      </w:pPr>
      <w:bookmarkStart w:id="500" w:name="_ENREF_17"/>
      <w:r w:rsidRPr="00B85B03">
        <w:rPr>
          <w:noProof/>
        </w:rPr>
        <w:t xml:space="preserve">Langfelder, P. and Horvath, S. (2008) WGCNA: an R package for weighted correlation network analysis, </w:t>
      </w:r>
      <w:r w:rsidRPr="00B85B03">
        <w:rPr>
          <w:i/>
          <w:noProof/>
        </w:rPr>
        <w:t>BMC bioinformatics</w:t>
      </w:r>
      <w:r w:rsidRPr="00B85B03">
        <w:rPr>
          <w:noProof/>
        </w:rPr>
        <w:t xml:space="preserve">, </w:t>
      </w:r>
      <w:r w:rsidRPr="00B85B03">
        <w:rPr>
          <w:b/>
          <w:noProof/>
        </w:rPr>
        <w:t>9</w:t>
      </w:r>
      <w:r w:rsidRPr="00B85B03">
        <w:rPr>
          <w:noProof/>
        </w:rPr>
        <w:t>, 559.</w:t>
      </w:r>
      <w:bookmarkEnd w:id="500"/>
    </w:p>
    <w:p w14:paraId="03D0DC29" w14:textId="77777777" w:rsidR="00B85B03" w:rsidRPr="00B85B03" w:rsidRDefault="00B85B03" w:rsidP="00B85B03">
      <w:pPr>
        <w:pStyle w:val="EndNoteBibliography"/>
        <w:spacing w:after="0"/>
        <w:rPr>
          <w:noProof/>
        </w:rPr>
      </w:pPr>
      <w:bookmarkStart w:id="501" w:name="_ENREF_18"/>
      <w:r w:rsidRPr="00B85B03">
        <w:rPr>
          <w:noProof/>
        </w:rPr>
        <w:lastRenderedPageBreak/>
        <w:t xml:space="preserve">Lee, E.T. and Wang, J. (2003) </w:t>
      </w:r>
      <w:r w:rsidRPr="00B85B03">
        <w:rPr>
          <w:i/>
          <w:noProof/>
        </w:rPr>
        <w:t>Statistical methods for survival data analysis</w:t>
      </w:r>
      <w:r w:rsidRPr="00B85B03">
        <w:rPr>
          <w:noProof/>
        </w:rPr>
        <w:t>. John Wiley &amp; Sons.</w:t>
      </w:r>
      <w:bookmarkEnd w:id="501"/>
    </w:p>
    <w:p w14:paraId="10331BCB" w14:textId="77777777" w:rsidR="00B85B03" w:rsidRPr="00B85B03" w:rsidRDefault="00B85B03" w:rsidP="00B85B03">
      <w:pPr>
        <w:pStyle w:val="EndNoteBibliography"/>
        <w:spacing w:after="0"/>
        <w:rPr>
          <w:noProof/>
        </w:rPr>
      </w:pPr>
      <w:bookmarkStart w:id="502" w:name="_ENREF_19"/>
      <w:r w:rsidRPr="00B85B03">
        <w:rPr>
          <w:noProof/>
        </w:rPr>
        <w:t>Li, Y.</w:t>
      </w:r>
      <w:r w:rsidRPr="00B85B03">
        <w:rPr>
          <w:i/>
          <w:noProof/>
        </w:rPr>
        <w:t>, et al.</w:t>
      </w:r>
      <w:r w:rsidRPr="00B85B03">
        <w:rPr>
          <w:noProof/>
        </w:rPr>
        <w:t xml:space="preserve"> (2016) A multi-task learning formulation for survival analysis. </w:t>
      </w:r>
      <w:r w:rsidRPr="00B85B03">
        <w:rPr>
          <w:i/>
          <w:noProof/>
        </w:rPr>
        <w:t>Proceedings of the 22nd ACM SIGKDD International Conference on Knowledge Discovery and Data Mining</w:t>
      </w:r>
      <w:r w:rsidRPr="00B85B03">
        <w:rPr>
          <w:noProof/>
        </w:rPr>
        <w:t>. pp. 1715-1724.</w:t>
      </w:r>
      <w:bookmarkEnd w:id="502"/>
    </w:p>
    <w:p w14:paraId="44AA4632" w14:textId="77777777" w:rsidR="00B85B03" w:rsidRPr="00B85B03" w:rsidRDefault="00B85B03" w:rsidP="00B85B03">
      <w:pPr>
        <w:pStyle w:val="EndNoteBibliography"/>
        <w:spacing w:after="0"/>
        <w:rPr>
          <w:noProof/>
        </w:rPr>
      </w:pPr>
      <w:bookmarkStart w:id="503" w:name="_ENREF_20"/>
      <w:r w:rsidRPr="00B85B03">
        <w:rPr>
          <w:noProof/>
        </w:rPr>
        <w:t xml:space="preserve">Lin, D.Y., Wei, L.-J. and Ying, Z. (1993) Checking the Cox model with cumulative sums of martingale-based residuals, </w:t>
      </w:r>
      <w:r w:rsidRPr="00B85B03">
        <w:rPr>
          <w:i/>
          <w:noProof/>
        </w:rPr>
        <w:t>Biometrika</w:t>
      </w:r>
      <w:r w:rsidRPr="00B85B03">
        <w:rPr>
          <w:noProof/>
        </w:rPr>
        <w:t xml:space="preserve">, </w:t>
      </w:r>
      <w:r w:rsidRPr="00B85B03">
        <w:rPr>
          <w:b/>
          <w:noProof/>
        </w:rPr>
        <w:t>80</w:t>
      </w:r>
      <w:r w:rsidRPr="00B85B03">
        <w:rPr>
          <w:noProof/>
        </w:rPr>
        <w:t>, 557-572.</w:t>
      </w:r>
      <w:bookmarkEnd w:id="503"/>
    </w:p>
    <w:p w14:paraId="45E24551" w14:textId="77777777" w:rsidR="00B85B03" w:rsidRPr="00B85B03" w:rsidRDefault="00B85B03" w:rsidP="00B85B03">
      <w:pPr>
        <w:pStyle w:val="EndNoteBibliography"/>
        <w:spacing w:after="0"/>
        <w:rPr>
          <w:noProof/>
        </w:rPr>
      </w:pPr>
      <w:bookmarkStart w:id="504" w:name="_ENREF_21"/>
      <w:r w:rsidRPr="00B85B03">
        <w:rPr>
          <w:noProof/>
        </w:rPr>
        <w:t>Liu, G.</w:t>
      </w:r>
      <w:r w:rsidRPr="00B85B03">
        <w:rPr>
          <w:i/>
          <w:noProof/>
        </w:rPr>
        <w:t>, et al.</w:t>
      </w:r>
      <w:r w:rsidRPr="00B85B03">
        <w:rPr>
          <w:noProof/>
        </w:rPr>
        <w:t xml:space="preserve"> (2019) Bioimage-based Prediction of Protein Subcellular Location in Human Tissue with Ensemble Features and Deep Networks, </w:t>
      </w:r>
      <w:r w:rsidRPr="00B85B03">
        <w:rPr>
          <w:i/>
          <w:noProof/>
        </w:rPr>
        <w:t>IEEE/ACM transactions on computational biology and bioinformatics</w:t>
      </w:r>
      <w:r w:rsidRPr="00B85B03">
        <w:rPr>
          <w:noProof/>
        </w:rPr>
        <w:t>.</w:t>
      </w:r>
      <w:bookmarkEnd w:id="504"/>
    </w:p>
    <w:p w14:paraId="0D3E504E" w14:textId="77777777" w:rsidR="00B85B03" w:rsidRPr="00B85B03" w:rsidRDefault="00B85B03" w:rsidP="00B85B03">
      <w:pPr>
        <w:pStyle w:val="EndNoteBibliography"/>
        <w:spacing w:after="0"/>
        <w:rPr>
          <w:noProof/>
        </w:rPr>
      </w:pPr>
      <w:bookmarkStart w:id="505" w:name="_ENREF_22"/>
      <w:r w:rsidRPr="00B85B03">
        <w:rPr>
          <w:noProof/>
        </w:rPr>
        <w:t xml:space="preserve">Lobo, I. (2008) Genomic imprinting and patterns of disease inheritance, </w:t>
      </w:r>
      <w:r w:rsidRPr="00B85B03">
        <w:rPr>
          <w:i/>
          <w:noProof/>
        </w:rPr>
        <w:t>Nature Education</w:t>
      </w:r>
      <w:r w:rsidRPr="00B85B03">
        <w:rPr>
          <w:noProof/>
        </w:rPr>
        <w:t xml:space="preserve">, </w:t>
      </w:r>
      <w:r w:rsidRPr="00B85B03">
        <w:rPr>
          <w:b/>
          <w:noProof/>
        </w:rPr>
        <w:t>1</w:t>
      </w:r>
      <w:r w:rsidRPr="00B85B03">
        <w:rPr>
          <w:noProof/>
        </w:rPr>
        <w:t>, 5.</w:t>
      </w:r>
      <w:bookmarkEnd w:id="505"/>
    </w:p>
    <w:p w14:paraId="710BACF2" w14:textId="77777777" w:rsidR="00B85B03" w:rsidRPr="00B85B03" w:rsidRDefault="00B85B03" w:rsidP="00B85B03">
      <w:pPr>
        <w:pStyle w:val="EndNoteBibliography"/>
        <w:spacing w:after="0"/>
        <w:rPr>
          <w:noProof/>
        </w:rPr>
      </w:pPr>
      <w:bookmarkStart w:id="506" w:name="_ENREF_23"/>
      <w:r w:rsidRPr="00B85B03">
        <w:rPr>
          <w:noProof/>
        </w:rPr>
        <w:t xml:space="preserve">Papoudakis, G., Chatzidimitriou, K.C. and Mitkas, P.A. (2018) Deep reinforcement learning for Doom using unsupervised auxiliary tasks, </w:t>
      </w:r>
      <w:r w:rsidRPr="00B85B03">
        <w:rPr>
          <w:i/>
          <w:noProof/>
        </w:rPr>
        <w:t>arXiv preprint arXiv:1807.01960</w:t>
      </w:r>
      <w:r w:rsidRPr="00B85B03">
        <w:rPr>
          <w:noProof/>
        </w:rPr>
        <w:t>.</w:t>
      </w:r>
      <w:bookmarkEnd w:id="506"/>
    </w:p>
    <w:p w14:paraId="6B593E14" w14:textId="77777777" w:rsidR="00B85B03" w:rsidRPr="00B85B03" w:rsidRDefault="00B85B03" w:rsidP="00B85B03">
      <w:pPr>
        <w:pStyle w:val="EndNoteBibliography"/>
        <w:spacing w:after="0"/>
        <w:rPr>
          <w:noProof/>
        </w:rPr>
      </w:pPr>
      <w:bookmarkStart w:id="507" w:name="_ENREF_24"/>
      <w:r w:rsidRPr="00B85B03">
        <w:rPr>
          <w:noProof/>
        </w:rPr>
        <w:t xml:space="preserve">Ryall, S., Tabori, U. and Hawkins, C. (2017) A comprehensive review of paediatric low-grade diffuse glioma: pathology, molecular genetics and treatment, </w:t>
      </w:r>
      <w:r w:rsidRPr="00B85B03">
        <w:rPr>
          <w:i/>
          <w:noProof/>
        </w:rPr>
        <w:t>Brain tumor pathology</w:t>
      </w:r>
      <w:r w:rsidRPr="00B85B03">
        <w:rPr>
          <w:noProof/>
        </w:rPr>
        <w:t xml:space="preserve">, </w:t>
      </w:r>
      <w:r w:rsidRPr="00B85B03">
        <w:rPr>
          <w:b/>
          <w:noProof/>
        </w:rPr>
        <w:t>34</w:t>
      </w:r>
      <w:r w:rsidRPr="00B85B03">
        <w:rPr>
          <w:noProof/>
        </w:rPr>
        <w:t>, 51-61.</w:t>
      </w:r>
      <w:bookmarkEnd w:id="507"/>
    </w:p>
    <w:p w14:paraId="3B614698" w14:textId="77777777" w:rsidR="00B85B03" w:rsidRPr="00B85B03" w:rsidRDefault="00B85B03" w:rsidP="00B85B03">
      <w:pPr>
        <w:pStyle w:val="EndNoteBibliography"/>
        <w:spacing w:after="0"/>
        <w:rPr>
          <w:noProof/>
        </w:rPr>
      </w:pPr>
      <w:bookmarkStart w:id="508" w:name="_ENREF_25"/>
      <w:r w:rsidRPr="00B85B03">
        <w:rPr>
          <w:noProof/>
        </w:rPr>
        <w:t>Shao, W.</w:t>
      </w:r>
      <w:r w:rsidRPr="00B85B03">
        <w:rPr>
          <w:i/>
          <w:noProof/>
        </w:rPr>
        <w:t>, et al.</w:t>
      </w:r>
      <w:r w:rsidRPr="00B85B03">
        <w:rPr>
          <w:noProof/>
        </w:rPr>
        <w:t xml:space="preserve"> (2018) Ordinal multi-modal feature selection for survival analysis of early-stage renal cancer. </w:t>
      </w:r>
      <w:r w:rsidRPr="00B85B03">
        <w:rPr>
          <w:i/>
          <w:noProof/>
        </w:rPr>
        <w:t>International Conference on Medical Image Computing and Computer-Assisted Intervention</w:t>
      </w:r>
      <w:r w:rsidRPr="00B85B03">
        <w:rPr>
          <w:noProof/>
        </w:rPr>
        <w:t>. Springer, pp. 648-656.</w:t>
      </w:r>
      <w:bookmarkEnd w:id="508"/>
    </w:p>
    <w:p w14:paraId="7133C300" w14:textId="77777777" w:rsidR="00B85B03" w:rsidRPr="00B85B03" w:rsidRDefault="00B85B03" w:rsidP="00B85B03">
      <w:pPr>
        <w:pStyle w:val="EndNoteBibliography"/>
        <w:spacing w:after="0"/>
        <w:rPr>
          <w:noProof/>
        </w:rPr>
      </w:pPr>
      <w:bookmarkStart w:id="509" w:name="_ENREF_26"/>
      <w:r w:rsidRPr="00B85B03">
        <w:rPr>
          <w:noProof/>
        </w:rPr>
        <w:t>Suzuki, H.</w:t>
      </w:r>
      <w:r w:rsidRPr="00B85B03">
        <w:rPr>
          <w:i/>
          <w:noProof/>
        </w:rPr>
        <w:t>, et al.</w:t>
      </w:r>
      <w:r w:rsidRPr="00B85B03">
        <w:rPr>
          <w:noProof/>
        </w:rPr>
        <w:t xml:space="preserve"> (2012) DNA methylation and microRNA dysregulation in cancer, </w:t>
      </w:r>
      <w:r w:rsidRPr="00B85B03">
        <w:rPr>
          <w:i/>
          <w:noProof/>
        </w:rPr>
        <w:t>Molecular oncology</w:t>
      </w:r>
      <w:r w:rsidRPr="00B85B03">
        <w:rPr>
          <w:noProof/>
        </w:rPr>
        <w:t xml:space="preserve">, </w:t>
      </w:r>
      <w:r w:rsidRPr="00B85B03">
        <w:rPr>
          <w:b/>
          <w:noProof/>
        </w:rPr>
        <w:t>6</w:t>
      </w:r>
      <w:r w:rsidRPr="00B85B03">
        <w:rPr>
          <w:noProof/>
        </w:rPr>
        <w:t>, 567-578.</w:t>
      </w:r>
      <w:bookmarkEnd w:id="509"/>
    </w:p>
    <w:p w14:paraId="6EA2E317" w14:textId="77777777" w:rsidR="00B85B03" w:rsidRPr="00B85B03" w:rsidRDefault="00B85B03" w:rsidP="00B85B03">
      <w:pPr>
        <w:pStyle w:val="EndNoteBibliography"/>
        <w:spacing w:after="0"/>
        <w:rPr>
          <w:noProof/>
        </w:rPr>
      </w:pPr>
      <w:bookmarkStart w:id="510" w:name="_ENREF_27"/>
      <w:r w:rsidRPr="00B85B03">
        <w:rPr>
          <w:noProof/>
        </w:rPr>
        <w:t xml:space="preserve">Sy, J.P. and Taylor, J.M. (2000) Estimation in a Cox proportional hazards cure model, </w:t>
      </w:r>
      <w:r w:rsidRPr="00B85B03">
        <w:rPr>
          <w:i/>
          <w:noProof/>
        </w:rPr>
        <w:t>Biometrics</w:t>
      </w:r>
      <w:r w:rsidRPr="00B85B03">
        <w:rPr>
          <w:noProof/>
        </w:rPr>
        <w:t xml:space="preserve">, </w:t>
      </w:r>
      <w:r w:rsidRPr="00B85B03">
        <w:rPr>
          <w:b/>
          <w:noProof/>
        </w:rPr>
        <w:t>56</w:t>
      </w:r>
      <w:r w:rsidRPr="00B85B03">
        <w:rPr>
          <w:noProof/>
        </w:rPr>
        <w:t>, 227-236.</w:t>
      </w:r>
      <w:bookmarkEnd w:id="510"/>
    </w:p>
    <w:p w14:paraId="1BDD5031" w14:textId="77777777" w:rsidR="00B85B03" w:rsidRPr="00B85B03" w:rsidRDefault="00B85B03" w:rsidP="00B85B03">
      <w:pPr>
        <w:pStyle w:val="EndNoteBibliography"/>
        <w:spacing w:after="0"/>
        <w:rPr>
          <w:noProof/>
        </w:rPr>
      </w:pPr>
      <w:bookmarkStart w:id="511" w:name="_ENREF_28"/>
      <w:r w:rsidRPr="00B85B03">
        <w:rPr>
          <w:noProof/>
        </w:rPr>
        <w:t xml:space="preserve">Tibshirani, R. (1997) The lasso method for variable selection in the Cox model, </w:t>
      </w:r>
      <w:r w:rsidRPr="00B85B03">
        <w:rPr>
          <w:i/>
          <w:noProof/>
        </w:rPr>
        <w:t>Statistics in medicine</w:t>
      </w:r>
      <w:r w:rsidRPr="00B85B03">
        <w:rPr>
          <w:noProof/>
        </w:rPr>
        <w:t xml:space="preserve">, </w:t>
      </w:r>
      <w:r w:rsidRPr="00B85B03">
        <w:rPr>
          <w:b/>
          <w:noProof/>
        </w:rPr>
        <w:t>16</w:t>
      </w:r>
      <w:r w:rsidRPr="00B85B03">
        <w:rPr>
          <w:noProof/>
        </w:rPr>
        <w:t>, 385-395.</w:t>
      </w:r>
      <w:bookmarkEnd w:id="511"/>
    </w:p>
    <w:p w14:paraId="5FBB65A1" w14:textId="77777777" w:rsidR="00B85B03" w:rsidRPr="00B85B03" w:rsidRDefault="00B85B03" w:rsidP="00B85B03">
      <w:pPr>
        <w:pStyle w:val="EndNoteBibliography"/>
        <w:spacing w:after="0"/>
        <w:rPr>
          <w:noProof/>
        </w:rPr>
      </w:pPr>
      <w:bookmarkStart w:id="512" w:name="_ENREF_29"/>
      <w:r w:rsidRPr="00B85B03">
        <w:rPr>
          <w:noProof/>
        </w:rPr>
        <w:t xml:space="preserve">Tomczak, K., Czerwińska, P. and Wiznerowicz, M. (2015) The Cancer Genome Atlas (TCGA): an immeasurable source of knowledge, </w:t>
      </w:r>
      <w:r w:rsidRPr="00B85B03">
        <w:rPr>
          <w:i/>
          <w:noProof/>
        </w:rPr>
        <w:t>Contemporary oncology</w:t>
      </w:r>
      <w:r w:rsidRPr="00B85B03">
        <w:rPr>
          <w:noProof/>
        </w:rPr>
        <w:t xml:space="preserve">, </w:t>
      </w:r>
      <w:r w:rsidRPr="00B85B03">
        <w:rPr>
          <w:b/>
          <w:noProof/>
        </w:rPr>
        <w:t>19</w:t>
      </w:r>
      <w:r w:rsidRPr="00B85B03">
        <w:rPr>
          <w:noProof/>
        </w:rPr>
        <w:t>, A68.</w:t>
      </w:r>
      <w:bookmarkEnd w:id="512"/>
    </w:p>
    <w:p w14:paraId="77969257" w14:textId="77777777" w:rsidR="00B85B03" w:rsidRPr="00B85B03" w:rsidRDefault="00B85B03" w:rsidP="00B85B03">
      <w:pPr>
        <w:pStyle w:val="EndNoteBibliography"/>
        <w:spacing w:after="0"/>
        <w:rPr>
          <w:noProof/>
        </w:rPr>
      </w:pPr>
      <w:bookmarkStart w:id="513" w:name="_ENREF_30"/>
      <w:r w:rsidRPr="00B85B03">
        <w:rPr>
          <w:noProof/>
        </w:rPr>
        <w:t xml:space="preserve">Wang, P., Li, Y. and Reddy, C.K. (2019) Machine learning for survival analysis: A survey, </w:t>
      </w:r>
      <w:r w:rsidRPr="00B85B03">
        <w:rPr>
          <w:i/>
          <w:noProof/>
        </w:rPr>
        <w:t>ACM Computing Surveys (CSUR)</w:t>
      </w:r>
      <w:r w:rsidRPr="00B85B03">
        <w:rPr>
          <w:noProof/>
        </w:rPr>
        <w:t xml:space="preserve">, </w:t>
      </w:r>
      <w:r w:rsidRPr="00B85B03">
        <w:rPr>
          <w:b/>
          <w:noProof/>
        </w:rPr>
        <w:t>51</w:t>
      </w:r>
      <w:r w:rsidRPr="00B85B03">
        <w:rPr>
          <w:noProof/>
        </w:rPr>
        <w:t>, 1-36.</w:t>
      </w:r>
      <w:bookmarkEnd w:id="513"/>
    </w:p>
    <w:p w14:paraId="32B51ECB" w14:textId="77777777" w:rsidR="00B85B03" w:rsidRPr="00B85B03" w:rsidRDefault="00B85B03" w:rsidP="00B85B03">
      <w:pPr>
        <w:pStyle w:val="EndNoteBibliography"/>
        <w:spacing w:after="0"/>
        <w:rPr>
          <w:noProof/>
        </w:rPr>
      </w:pPr>
      <w:bookmarkStart w:id="514" w:name="_ENREF_31"/>
      <w:r w:rsidRPr="00B85B03">
        <w:rPr>
          <w:noProof/>
        </w:rPr>
        <w:t>Xiang, A.</w:t>
      </w:r>
      <w:r w:rsidRPr="00B85B03">
        <w:rPr>
          <w:i/>
          <w:noProof/>
        </w:rPr>
        <w:t>, et al.</w:t>
      </w:r>
      <w:r w:rsidRPr="00B85B03">
        <w:rPr>
          <w:noProof/>
        </w:rPr>
        <w:t xml:space="preserve"> (2000) Comparison of the performance of neural network methods and Cox regression for censored survival data, </w:t>
      </w:r>
      <w:r w:rsidRPr="00B85B03">
        <w:rPr>
          <w:i/>
          <w:noProof/>
        </w:rPr>
        <w:t>Computational statistics &amp; data analysis</w:t>
      </w:r>
      <w:r w:rsidRPr="00B85B03">
        <w:rPr>
          <w:noProof/>
        </w:rPr>
        <w:t xml:space="preserve">, </w:t>
      </w:r>
      <w:r w:rsidRPr="00B85B03">
        <w:rPr>
          <w:b/>
          <w:noProof/>
        </w:rPr>
        <w:t>34</w:t>
      </w:r>
      <w:r w:rsidRPr="00B85B03">
        <w:rPr>
          <w:noProof/>
        </w:rPr>
        <w:t>, 243-257.</w:t>
      </w:r>
      <w:bookmarkEnd w:id="514"/>
    </w:p>
    <w:p w14:paraId="4F2EEE44" w14:textId="77777777" w:rsidR="00B85B03" w:rsidRPr="00B85B03" w:rsidRDefault="00B85B03" w:rsidP="00B85B03">
      <w:pPr>
        <w:pStyle w:val="EndNoteBibliography"/>
        <w:spacing w:after="0"/>
        <w:rPr>
          <w:noProof/>
        </w:rPr>
      </w:pPr>
      <w:bookmarkStart w:id="515" w:name="_ENREF_32"/>
      <w:r w:rsidRPr="00B85B03">
        <w:rPr>
          <w:noProof/>
        </w:rPr>
        <w:t>Yang, X.</w:t>
      </w:r>
      <w:r w:rsidRPr="00B85B03">
        <w:rPr>
          <w:i/>
          <w:noProof/>
        </w:rPr>
        <w:t>, et al.</w:t>
      </w:r>
      <w:r w:rsidRPr="00B85B03">
        <w:rPr>
          <w:noProof/>
        </w:rPr>
        <w:t xml:space="preserve"> (2014) Gene body methylation can alter gene expression and is a therapeutic target in cancer, </w:t>
      </w:r>
      <w:r w:rsidRPr="00B85B03">
        <w:rPr>
          <w:i/>
          <w:noProof/>
        </w:rPr>
        <w:t>Cancer cell</w:t>
      </w:r>
      <w:r w:rsidRPr="00B85B03">
        <w:rPr>
          <w:noProof/>
        </w:rPr>
        <w:t xml:space="preserve">, </w:t>
      </w:r>
      <w:r w:rsidRPr="00B85B03">
        <w:rPr>
          <w:b/>
          <w:noProof/>
        </w:rPr>
        <w:t>26</w:t>
      </w:r>
      <w:r w:rsidRPr="00B85B03">
        <w:rPr>
          <w:noProof/>
        </w:rPr>
        <w:t>, 577-590.</w:t>
      </w:r>
      <w:bookmarkEnd w:id="515"/>
    </w:p>
    <w:p w14:paraId="7E080D4D" w14:textId="77777777" w:rsidR="00B85B03" w:rsidRPr="00B85B03" w:rsidRDefault="00B85B03" w:rsidP="00B85B03">
      <w:pPr>
        <w:pStyle w:val="EndNoteBibliography"/>
        <w:spacing w:after="0"/>
        <w:rPr>
          <w:noProof/>
        </w:rPr>
      </w:pPr>
      <w:bookmarkStart w:id="516" w:name="_ENREF_33"/>
      <w:r w:rsidRPr="00B85B03">
        <w:rPr>
          <w:noProof/>
        </w:rPr>
        <w:t>Yu, K.-H.</w:t>
      </w:r>
      <w:r w:rsidRPr="00B85B03">
        <w:rPr>
          <w:i/>
          <w:noProof/>
        </w:rPr>
        <w:t>, et al.</w:t>
      </w:r>
      <w:r w:rsidRPr="00B85B03">
        <w:rPr>
          <w:noProof/>
        </w:rPr>
        <w:t xml:space="preserve"> (2016) Predicting non-small cell lung cancer prognosis by fully automated microscopic pathology image features, </w:t>
      </w:r>
      <w:r w:rsidRPr="00B85B03">
        <w:rPr>
          <w:i/>
          <w:noProof/>
        </w:rPr>
        <w:t>Nature communications</w:t>
      </w:r>
      <w:r w:rsidRPr="00B85B03">
        <w:rPr>
          <w:noProof/>
        </w:rPr>
        <w:t xml:space="preserve">, </w:t>
      </w:r>
      <w:r w:rsidRPr="00B85B03">
        <w:rPr>
          <w:b/>
          <w:noProof/>
        </w:rPr>
        <w:t>7</w:t>
      </w:r>
      <w:r w:rsidRPr="00B85B03">
        <w:rPr>
          <w:noProof/>
        </w:rPr>
        <w:t>, 12474.</w:t>
      </w:r>
      <w:bookmarkEnd w:id="516"/>
    </w:p>
    <w:p w14:paraId="2DB02657" w14:textId="77777777" w:rsidR="00B85B03" w:rsidRPr="00B85B03" w:rsidRDefault="00B85B03" w:rsidP="00B85B03">
      <w:pPr>
        <w:pStyle w:val="EndNoteBibliography"/>
        <w:rPr>
          <w:noProof/>
        </w:rPr>
      </w:pPr>
      <w:bookmarkStart w:id="517" w:name="_ENREF_34"/>
      <w:r w:rsidRPr="00B85B03">
        <w:rPr>
          <w:noProof/>
        </w:rPr>
        <w:t>Yuan, Y.</w:t>
      </w:r>
      <w:r w:rsidRPr="00B85B03">
        <w:rPr>
          <w:i/>
          <w:noProof/>
        </w:rPr>
        <w:t>, et al.</w:t>
      </w:r>
      <w:r w:rsidRPr="00B85B03">
        <w:rPr>
          <w:noProof/>
        </w:rPr>
        <w:t xml:space="preserve"> (2012) Quantitative image analysis of cellular heterogeneity in breast tumors complements genomic profiling, </w:t>
      </w:r>
      <w:r w:rsidRPr="00B85B03">
        <w:rPr>
          <w:i/>
          <w:noProof/>
        </w:rPr>
        <w:t>Science translational medicine</w:t>
      </w:r>
      <w:r w:rsidRPr="00B85B03">
        <w:rPr>
          <w:noProof/>
        </w:rPr>
        <w:t xml:space="preserve">, </w:t>
      </w:r>
      <w:r w:rsidRPr="00B85B03">
        <w:rPr>
          <w:b/>
          <w:noProof/>
        </w:rPr>
        <w:t>4</w:t>
      </w:r>
      <w:r w:rsidRPr="00B85B03">
        <w:rPr>
          <w:noProof/>
        </w:rPr>
        <w:t>, 157ra143-157ra143.</w:t>
      </w:r>
      <w:bookmarkEnd w:id="517"/>
    </w:p>
    <w:p w14:paraId="039E45A2" w14:textId="4EA1E633" w:rsidR="00D6429E" w:rsidRPr="00606587" w:rsidRDefault="00D6429E" w:rsidP="0050306A">
      <w:pPr>
        <w:pStyle w:val="EndNoteBibliography"/>
        <w:ind w:left="128" w:hangingChars="71" w:hanging="128"/>
      </w:pPr>
      <w:r w:rsidRPr="00AA6403">
        <w:rPr>
          <w:noProof/>
        </w:rPr>
        <w:fldChar w:fldCharType="end"/>
      </w:r>
    </w:p>
    <w:sectPr w:rsidR="00D6429E" w:rsidRPr="00606587" w:rsidSect="009F7FCE">
      <w:headerReference w:type="default" r:id="rId24"/>
      <w:footerReference w:type="even" r:id="rId25"/>
      <w:footerReference w:type="default" r:id="rId26"/>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81D67B2" w14:textId="77777777" w:rsidR="00E77828" w:rsidRDefault="00E77828">
      <w:r>
        <w:separator/>
      </w:r>
    </w:p>
  </w:endnote>
  <w:endnote w:type="continuationSeparator" w:id="0">
    <w:p w14:paraId="4D147D82" w14:textId="77777777" w:rsidR="00E77828" w:rsidRDefault="00E778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ourier">
    <w:panose1 w:val="02070409020205020404"/>
    <w:charset w:val="00"/>
    <w:family w:val="modern"/>
    <w:notTrueType/>
    <w:pitch w:val="fixed"/>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Light">
    <w:altName w:val="Times New Roman"/>
    <w:panose1 w:val="00000000000000000000"/>
    <w:charset w:val="00"/>
    <w:family w:val="roman"/>
    <w:notTrueType/>
    <w:pitch w:val="variable"/>
    <w:sig w:usb0="00000003" w:usb1="00000000" w:usb2="00000000" w:usb3="00000000" w:csb0="00000001" w:csb1="00000000"/>
  </w:font>
  <w:font w:name="Times">
    <w:panose1 w:val="02020603050405020304"/>
    <w:charset w:val="00"/>
    <w:family w:val="roman"/>
    <w:pitch w:val="variable"/>
    <w:sig w:usb0="00000007" w:usb1="00000000" w:usb2="00000000" w:usb3="00000000" w:csb0="00000093" w:csb1="00000000"/>
  </w:font>
  <w:font w:name="Cambria Math">
    <w:panose1 w:val="02040503050406030204"/>
    <w:charset w:val="00"/>
    <w:family w:val="roman"/>
    <w:pitch w:val="variable"/>
    <w:sig w:usb0="E00006FF" w:usb1="420024FF" w:usb2="02000000" w:usb3="00000000" w:csb0="0000019F" w:csb1="00000000"/>
  </w:font>
  <w:font w:name="NimbusRomNo9L-Regu">
    <w:altName w:val="Times New Roman"/>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482091286"/>
      <w:docPartObj>
        <w:docPartGallery w:val="Page Numbers (Bottom of Page)"/>
        <w:docPartUnique/>
      </w:docPartObj>
    </w:sdtPr>
    <w:sdtContent>
      <w:p w14:paraId="10A19E3C" w14:textId="77777777" w:rsidR="000D4275" w:rsidRDefault="000D4275">
        <w:pPr>
          <w:pStyle w:val="Footer"/>
          <w:jc w:val="center"/>
        </w:pPr>
        <w:r>
          <w:fldChar w:fldCharType="begin"/>
        </w:r>
        <w:r>
          <w:instrText>PAGE   \* MERGEFORMAT</w:instrText>
        </w:r>
        <w:r>
          <w:fldChar w:fldCharType="separate"/>
        </w:r>
        <w:r w:rsidRPr="00B85B03">
          <w:rPr>
            <w:noProof/>
            <w:lang w:val="zh-CN" w:eastAsia="zh-CN"/>
          </w:rPr>
          <w:t>14</w:t>
        </w:r>
        <w:r>
          <w:fldChar w:fldCharType="end"/>
        </w:r>
      </w:p>
    </w:sdtContent>
  </w:sdt>
  <w:p w14:paraId="23400C09" w14:textId="77777777" w:rsidR="000D4275" w:rsidRDefault="000D427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493232117"/>
      <w:docPartObj>
        <w:docPartGallery w:val="Page Numbers (Bottom of Page)"/>
        <w:docPartUnique/>
      </w:docPartObj>
    </w:sdtPr>
    <w:sdtContent>
      <w:p w14:paraId="724D753C" w14:textId="77777777" w:rsidR="000D4275" w:rsidRDefault="000D4275">
        <w:pPr>
          <w:pStyle w:val="Footer"/>
          <w:jc w:val="center"/>
        </w:pPr>
        <w:r>
          <w:fldChar w:fldCharType="begin"/>
        </w:r>
        <w:r>
          <w:instrText>PAGE   \* MERGEFORMAT</w:instrText>
        </w:r>
        <w:r>
          <w:fldChar w:fldCharType="separate"/>
        </w:r>
        <w:r w:rsidRPr="00B85B03">
          <w:rPr>
            <w:noProof/>
            <w:lang w:val="zh-CN" w:eastAsia="zh-CN"/>
          </w:rPr>
          <w:t>13</w:t>
        </w:r>
        <w:r>
          <w:fldChar w:fldCharType="end"/>
        </w:r>
      </w:p>
    </w:sdtContent>
  </w:sdt>
  <w:p w14:paraId="209761A1" w14:textId="77777777" w:rsidR="000D4275" w:rsidRDefault="000D42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7B0D365" w14:textId="77777777" w:rsidR="00E77828" w:rsidRDefault="00E77828" w:rsidP="009F7FCE">
      <w:pPr>
        <w:ind w:firstLine="0"/>
      </w:pPr>
      <w:r>
        <w:separator/>
      </w:r>
    </w:p>
  </w:footnote>
  <w:footnote w:type="continuationSeparator" w:id="0">
    <w:p w14:paraId="7FC61943" w14:textId="77777777" w:rsidR="00E77828" w:rsidRDefault="00E77828" w:rsidP="009F7FCE">
      <w:pPr>
        <w:ind w:firstLin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11CDB52" w14:textId="77777777" w:rsidR="000D4275" w:rsidRDefault="000D4275" w:rsidP="002D48C5">
    <w:pPr>
      <w:pStyle w:val="Header"/>
      <w:jc w:val="right"/>
    </w:pPr>
    <w:r>
      <w:fldChar w:fldCharType="begin"/>
    </w:r>
    <w:r>
      <w:instrText>PAGE   \* MERGEFORMAT</w:instrText>
    </w:r>
    <w:r>
      <w:fldChar w:fldCharType="separate"/>
    </w:r>
    <w:r>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1"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2"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D004359"/>
    <w:multiLevelType w:val="hybridMultilevel"/>
    <w:tmpl w:val="3F2A803A"/>
    <w:lvl w:ilvl="0" w:tplc="3740D8F2">
      <w:start w:val="1"/>
      <w:numFmt w:val="decimal"/>
      <w:lvlText w:val="%1."/>
      <w:lvlJc w:val="left"/>
      <w:pPr>
        <w:ind w:left="660" w:hanging="360"/>
      </w:pPr>
      <w:rPr>
        <w:rFonts w:asciiTheme="minorEastAsia" w:eastAsiaTheme="minorEastAsia" w:hAnsiTheme="minorEastAsia"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5" w15:restartNumberingAfterBreak="0">
    <w:nsid w:val="7D9521C8"/>
    <w:multiLevelType w:val="multilevel"/>
    <w:tmpl w:val="8708D7DC"/>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abstractNumId w:val="0"/>
  </w:num>
  <w:num w:numId="2">
    <w:abstractNumId w:val="0"/>
  </w:num>
  <w:num w:numId="3">
    <w:abstractNumId w:val="1"/>
  </w:num>
  <w:num w:numId="4">
    <w:abstractNumId w:val="1"/>
  </w:num>
  <w:num w:numId="5">
    <w:abstractNumId w:val="3"/>
  </w:num>
  <w:num w:numId="6">
    <w:abstractNumId w:val="3"/>
  </w:num>
  <w:num w:numId="7">
    <w:abstractNumId w:val="2"/>
  </w:num>
  <w:num w:numId="8">
    <w:abstractNumId w:val="5"/>
  </w:num>
  <w:num w:numId="9">
    <w:abstractNumId w:val="5"/>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num>
  <w:num w:numId="12">
    <w:abstractNumId w:val="2"/>
  </w:num>
  <w:num w:numId="13">
    <w:abstractNumId w:val="2"/>
  </w:num>
  <w:num w:numId="14">
    <w:abstractNumId w:val="4"/>
  </w:num>
  <w:numIdMacAtCleanup w:val="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Guanghui Liu">
    <w15:presenceInfo w15:providerId="None" w15:userId="Guanghui Liu"/>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227"/>
  <w:autoHyphenation/>
  <w:hyphenationZone w:val="400"/>
  <w:doNotHyphenateCaps/>
  <w:evenAndOddHeaders/>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Bioinformatics&lt;/Style&gt;&lt;LeftDelim&gt;{&lt;/LeftDelim&gt;&lt;RightDelim&gt;}&lt;/RightDelim&gt;&lt;FontName&gt;Times New Roman&lt;/FontName&gt;&lt;FontSize&gt;9&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wvsws5vr9adxabeftfipdvt4d9s5dw22fv2a&quot;&gt;My EndNote Library 20191111&lt;record-ids&gt;&lt;item&gt;11&lt;/item&gt;&lt;item&gt;12&lt;/item&gt;&lt;item&gt;13&lt;/item&gt;&lt;item&gt;14&lt;/item&gt;&lt;item&gt;15&lt;/item&gt;&lt;item&gt;16&lt;/item&gt;&lt;item&gt;17&lt;/item&gt;&lt;item&gt;18&lt;/item&gt;&lt;item&gt;19&lt;/item&gt;&lt;item&gt;20&lt;/item&gt;&lt;item&gt;21&lt;/item&gt;&lt;item&gt;22&lt;/item&gt;&lt;item&gt;23&lt;/item&gt;&lt;item&gt;24&lt;/item&gt;&lt;item&gt;25&lt;/item&gt;&lt;item&gt;26&lt;/item&gt;&lt;item&gt;27&lt;/item&gt;&lt;item&gt;28&lt;/item&gt;&lt;item&gt;29&lt;/item&gt;&lt;item&gt;33&lt;/item&gt;&lt;item&gt;34&lt;/item&gt;&lt;item&gt;35&lt;/item&gt;&lt;item&gt;36&lt;/item&gt;&lt;item&gt;38&lt;/item&gt;&lt;item&gt;39&lt;/item&gt;&lt;item&gt;40&lt;/item&gt;&lt;item&gt;42&lt;/item&gt;&lt;item&gt;43&lt;/item&gt;&lt;item&gt;44&lt;/item&gt;&lt;item&gt;45&lt;/item&gt;&lt;item&gt;47&lt;/item&gt;&lt;item&gt;52&lt;/item&gt;&lt;item&gt;53&lt;/item&gt;&lt;item&gt;54&lt;/item&gt;&lt;item&gt;61&lt;/item&gt;&lt;/record-ids&gt;&lt;/item&gt;&lt;/Libraries&gt;"/>
  </w:docVars>
  <w:rsids>
    <w:rsidRoot w:val="009F7FCE"/>
    <w:rsid w:val="00001D78"/>
    <w:rsid w:val="00006A1B"/>
    <w:rsid w:val="00007BCF"/>
    <w:rsid w:val="00010E9F"/>
    <w:rsid w:val="00011679"/>
    <w:rsid w:val="00020B02"/>
    <w:rsid w:val="00023102"/>
    <w:rsid w:val="00025A7A"/>
    <w:rsid w:val="0002670D"/>
    <w:rsid w:val="000271E3"/>
    <w:rsid w:val="000371E6"/>
    <w:rsid w:val="00037553"/>
    <w:rsid w:val="000501D1"/>
    <w:rsid w:val="00050215"/>
    <w:rsid w:val="00051694"/>
    <w:rsid w:val="00053BED"/>
    <w:rsid w:val="00054D11"/>
    <w:rsid w:val="0005501E"/>
    <w:rsid w:val="00064FF8"/>
    <w:rsid w:val="00067020"/>
    <w:rsid w:val="0007082B"/>
    <w:rsid w:val="00070D8E"/>
    <w:rsid w:val="00076140"/>
    <w:rsid w:val="00086F84"/>
    <w:rsid w:val="00092DFD"/>
    <w:rsid w:val="000A60C0"/>
    <w:rsid w:val="000A7421"/>
    <w:rsid w:val="000B0CCC"/>
    <w:rsid w:val="000B5CA1"/>
    <w:rsid w:val="000B794E"/>
    <w:rsid w:val="000C2018"/>
    <w:rsid w:val="000C2AE1"/>
    <w:rsid w:val="000C333D"/>
    <w:rsid w:val="000D4275"/>
    <w:rsid w:val="000E280B"/>
    <w:rsid w:val="000E73B3"/>
    <w:rsid w:val="000F274F"/>
    <w:rsid w:val="000F6FED"/>
    <w:rsid w:val="00107C34"/>
    <w:rsid w:val="00111E05"/>
    <w:rsid w:val="00134059"/>
    <w:rsid w:val="00146D9A"/>
    <w:rsid w:val="00153E9B"/>
    <w:rsid w:val="00155DBB"/>
    <w:rsid w:val="001560B1"/>
    <w:rsid w:val="00157427"/>
    <w:rsid w:val="00160E48"/>
    <w:rsid w:val="00166907"/>
    <w:rsid w:val="0017396E"/>
    <w:rsid w:val="001740EE"/>
    <w:rsid w:val="00176D07"/>
    <w:rsid w:val="00180A91"/>
    <w:rsid w:val="00194CD4"/>
    <w:rsid w:val="001A02F0"/>
    <w:rsid w:val="001A23CD"/>
    <w:rsid w:val="001B004F"/>
    <w:rsid w:val="001B2CCF"/>
    <w:rsid w:val="001B305E"/>
    <w:rsid w:val="001D15D6"/>
    <w:rsid w:val="001E0175"/>
    <w:rsid w:val="001E37FF"/>
    <w:rsid w:val="001F2EC0"/>
    <w:rsid w:val="00201BBC"/>
    <w:rsid w:val="00203A20"/>
    <w:rsid w:val="00217492"/>
    <w:rsid w:val="00220A1A"/>
    <w:rsid w:val="00222968"/>
    <w:rsid w:val="00223A14"/>
    <w:rsid w:val="00225B65"/>
    <w:rsid w:val="00227D7B"/>
    <w:rsid w:val="00235B9A"/>
    <w:rsid w:val="00236284"/>
    <w:rsid w:val="0023654F"/>
    <w:rsid w:val="00236DCC"/>
    <w:rsid w:val="002374C4"/>
    <w:rsid w:val="00246C55"/>
    <w:rsid w:val="00247521"/>
    <w:rsid w:val="00261175"/>
    <w:rsid w:val="002646B3"/>
    <w:rsid w:val="002929B7"/>
    <w:rsid w:val="00294257"/>
    <w:rsid w:val="002A10E3"/>
    <w:rsid w:val="002A1857"/>
    <w:rsid w:val="002B4188"/>
    <w:rsid w:val="002C4F46"/>
    <w:rsid w:val="002C7A55"/>
    <w:rsid w:val="002D1C34"/>
    <w:rsid w:val="002D48C5"/>
    <w:rsid w:val="002E2C4D"/>
    <w:rsid w:val="002E389F"/>
    <w:rsid w:val="002E5D3B"/>
    <w:rsid w:val="002F07E5"/>
    <w:rsid w:val="0030213D"/>
    <w:rsid w:val="00306FCC"/>
    <w:rsid w:val="00310F66"/>
    <w:rsid w:val="0031283D"/>
    <w:rsid w:val="00320358"/>
    <w:rsid w:val="0032333C"/>
    <w:rsid w:val="00324979"/>
    <w:rsid w:val="00324E3C"/>
    <w:rsid w:val="00325CC5"/>
    <w:rsid w:val="00327658"/>
    <w:rsid w:val="00332157"/>
    <w:rsid w:val="00333267"/>
    <w:rsid w:val="00343DC3"/>
    <w:rsid w:val="00346DE7"/>
    <w:rsid w:val="00364ADB"/>
    <w:rsid w:val="00366E98"/>
    <w:rsid w:val="00373239"/>
    <w:rsid w:val="003833AC"/>
    <w:rsid w:val="00392362"/>
    <w:rsid w:val="00396AE8"/>
    <w:rsid w:val="003A296A"/>
    <w:rsid w:val="003A371E"/>
    <w:rsid w:val="003B0E22"/>
    <w:rsid w:val="003B2569"/>
    <w:rsid w:val="003C2ACC"/>
    <w:rsid w:val="003C6003"/>
    <w:rsid w:val="003C76E4"/>
    <w:rsid w:val="003E4C53"/>
    <w:rsid w:val="003E5582"/>
    <w:rsid w:val="003F2DDC"/>
    <w:rsid w:val="003F52FC"/>
    <w:rsid w:val="00424013"/>
    <w:rsid w:val="00443467"/>
    <w:rsid w:val="0044690D"/>
    <w:rsid w:val="00455549"/>
    <w:rsid w:val="0045576A"/>
    <w:rsid w:val="00456E02"/>
    <w:rsid w:val="00462FFF"/>
    <w:rsid w:val="00471084"/>
    <w:rsid w:val="004754DE"/>
    <w:rsid w:val="00486CB8"/>
    <w:rsid w:val="00486E7D"/>
    <w:rsid w:val="004B2E95"/>
    <w:rsid w:val="004B788D"/>
    <w:rsid w:val="004C7248"/>
    <w:rsid w:val="004D38D6"/>
    <w:rsid w:val="004D3982"/>
    <w:rsid w:val="004D4207"/>
    <w:rsid w:val="004E01A1"/>
    <w:rsid w:val="004E3D31"/>
    <w:rsid w:val="004F0BB2"/>
    <w:rsid w:val="004F7414"/>
    <w:rsid w:val="0050306A"/>
    <w:rsid w:val="00512750"/>
    <w:rsid w:val="005154C8"/>
    <w:rsid w:val="00515F60"/>
    <w:rsid w:val="005170D6"/>
    <w:rsid w:val="00532A7A"/>
    <w:rsid w:val="00536BA7"/>
    <w:rsid w:val="00545C8D"/>
    <w:rsid w:val="00545DE4"/>
    <w:rsid w:val="0054694A"/>
    <w:rsid w:val="00560695"/>
    <w:rsid w:val="0057078E"/>
    <w:rsid w:val="00570B22"/>
    <w:rsid w:val="00571AF2"/>
    <w:rsid w:val="00572044"/>
    <w:rsid w:val="00574673"/>
    <w:rsid w:val="00584072"/>
    <w:rsid w:val="00597A3E"/>
    <w:rsid w:val="005A0BC0"/>
    <w:rsid w:val="005A650E"/>
    <w:rsid w:val="005A75E7"/>
    <w:rsid w:val="005B008D"/>
    <w:rsid w:val="005B139F"/>
    <w:rsid w:val="005C0AD7"/>
    <w:rsid w:val="005D1EE0"/>
    <w:rsid w:val="005F1B9F"/>
    <w:rsid w:val="005F2ECB"/>
    <w:rsid w:val="005F58F8"/>
    <w:rsid w:val="005F5FF4"/>
    <w:rsid w:val="00602937"/>
    <w:rsid w:val="0060765F"/>
    <w:rsid w:val="00610BD2"/>
    <w:rsid w:val="006150A7"/>
    <w:rsid w:val="006272D3"/>
    <w:rsid w:val="006342D7"/>
    <w:rsid w:val="006347CC"/>
    <w:rsid w:val="00634DE8"/>
    <w:rsid w:val="006414D8"/>
    <w:rsid w:val="00647CCD"/>
    <w:rsid w:val="00650243"/>
    <w:rsid w:val="00663DEC"/>
    <w:rsid w:val="00666948"/>
    <w:rsid w:val="0066699D"/>
    <w:rsid w:val="00672DBB"/>
    <w:rsid w:val="00677E56"/>
    <w:rsid w:val="00687FA8"/>
    <w:rsid w:val="006A1368"/>
    <w:rsid w:val="006A7322"/>
    <w:rsid w:val="006B6FA6"/>
    <w:rsid w:val="006D0EDF"/>
    <w:rsid w:val="006D5DBA"/>
    <w:rsid w:val="006D6453"/>
    <w:rsid w:val="006E6471"/>
    <w:rsid w:val="006F34FF"/>
    <w:rsid w:val="006F3CB8"/>
    <w:rsid w:val="006F4513"/>
    <w:rsid w:val="007054E6"/>
    <w:rsid w:val="007133F7"/>
    <w:rsid w:val="00713C83"/>
    <w:rsid w:val="007217AF"/>
    <w:rsid w:val="00727099"/>
    <w:rsid w:val="00736FA1"/>
    <w:rsid w:val="0074073B"/>
    <w:rsid w:val="00761666"/>
    <w:rsid w:val="007667C0"/>
    <w:rsid w:val="00767555"/>
    <w:rsid w:val="0078107B"/>
    <w:rsid w:val="00781BA3"/>
    <w:rsid w:val="007918BD"/>
    <w:rsid w:val="00792289"/>
    <w:rsid w:val="00795AD7"/>
    <w:rsid w:val="00795CA8"/>
    <w:rsid w:val="00795E59"/>
    <w:rsid w:val="007A1370"/>
    <w:rsid w:val="007A1726"/>
    <w:rsid w:val="007A7D9F"/>
    <w:rsid w:val="007B7737"/>
    <w:rsid w:val="007C031C"/>
    <w:rsid w:val="007C1C6A"/>
    <w:rsid w:val="007C7894"/>
    <w:rsid w:val="007D3AD8"/>
    <w:rsid w:val="007F231D"/>
    <w:rsid w:val="007F33D3"/>
    <w:rsid w:val="007F396F"/>
    <w:rsid w:val="007F3FB1"/>
    <w:rsid w:val="008006C5"/>
    <w:rsid w:val="008018CF"/>
    <w:rsid w:val="00803F47"/>
    <w:rsid w:val="00804392"/>
    <w:rsid w:val="00804D29"/>
    <w:rsid w:val="00813A76"/>
    <w:rsid w:val="008218D7"/>
    <w:rsid w:val="00832536"/>
    <w:rsid w:val="00834272"/>
    <w:rsid w:val="00842B8E"/>
    <w:rsid w:val="00844810"/>
    <w:rsid w:val="008477BB"/>
    <w:rsid w:val="0085105F"/>
    <w:rsid w:val="00857303"/>
    <w:rsid w:val="008636FB"/>
    <w:rsid w:val="00867EF1"/>
    <w:rsid w:val="008740BE"/>
    <w:rsid w:val="00875A89"/>
    <w:rsid w:val="00881F8A"/>
    <w:rsid w:val="00885386"/>
    <w:rsid w:val="008972E3"/>
    <w:rsid w:val="008975D5"/>
    <w:rsid w:val="008A66E2"/>
    <w:rsid w:val="008C386E"/>
    <w:rsid w:val="008D6A65"/>
    <w:rsid w:val="008D6F60"/>
    <w:rsid w:val="008E1DBC"/>
    <w:rsid w:val="008E3FEC"/>
    <w:rsid w:val="008E5034"/>
    <w:rsid w:val="008F0FFD"/>
    <w:rsid w:val="008F2D4C"/>
    <w:rsid w:val="009045E3"/>
    <w:rsid w:val="00912863"/>
    <w:rsid w:val="009163E0"/>
    <w:rsid w:val="00920D4E"/>
    <w:rsid w:val="009354CC"/>
    <w:rsid w:val="009379A4"/>
    <w:rsid w:val="00950067"/>
    <w:rsid w:val="00953B74"/>
    <w:rsid w:val="00970F9F"/>
    <w:rsid w:val="00972E70"/>
    <w:rsid w:val="00981043"/>
    <w:rsid w:val="00984CC9"/>
    <w:rsid w:val="009930E4"/>
    <w:rsid w:val="009959AE"/>
    <w:rsid w:val="00995C43"/>
    <w:rsid w:val="009A0CBB"/>
    <w:rsid w:val="009A2293"/>
    <w:rsid w:val="009A73CC"/>
    <w:rsid w:val="009B2539"/>
    <w:rsid w:val="009B2791"/>
    <w:rsid w:val="009B60DD"/>
    <w:rsid w:val="009B666A"/>
    <w:rsid w:val="009C0C56"/>
    <w:rsid w:val="009C6DAF"/>
    <w:rsid w:val="009E4465"/>
    <w:rsid w:val="009E552C"/>
    <w:rsid w:val="009F17C0"/>
    <w:rsid w:val="009F581A"/>
    <w:rsid w:val="009F7FCE"/>
    <w:rsid w:val="00A020B1"/>
    <w:rsid w:val="00A15F8F"/>
    <w:rsid w:val="00A305FE"/>
    <w:rsid w:val="00A310D3"/>
    <w:rsid w:val="00A41F09"/>
    <w:rsid w:val="00A440B0"/>
    <w:rsid w:val="00A45810"/>
    <w:rsid w:val="00A47812"/>
    <w:rsid w:val="00A661F8"/>
    <w:rsid w:val="00A70A99"/>
    <w:rsid w:val="00A71F10"/>
    <w:rsid w:val="00A72C33"/>
    <w:rsid w:val="00A754FA"/>
    <w:rsid w:val="00A842BC"/>
    <w:rsid w:val="00A8489B"/>
    <w:rsid w:val="00A85D13"/>
    <w:rsid w:val="00AA5905"/>
    <w:rsid w:val="00AB120D"/>
    <w:rsid w:val="00AB36BF"/>
    <w:rsid w:val="00AB6247"/>
    <w:rsid w:val="00AD2E1F"/>
    <w:rsid w:val="00AE3703"/>
    <w:rsid w:val="00AE5221"/>
    <w:rsid w:val="00AF3EE4"/>
    <w:rsid w:val="00AF670A"/>
    <w:rsid w:val="00B034EF"/>
    <w:rsid w:val="00B03F42"/>
    <w:rsid w:val="00B07CB3"/>
    <w:rsid w:val="00B14131"/>
    <w:rsid w:val="00B16E08"/>
    <w:rsid w:val="00B17B3C"/>
    <w:rsid w:val="00B23481"/>
    <w:rsid w:val="00B42E7F"/>
    <w:rsid w:val="00B4506E"/>
    <w:rsid w:val="00B47F32"/>
    <w:rsid w:val="00B50C13"/>
    <w:rsid w:val="00B602A3"/>
    <w:rsid w:val="00B8226F"/>
    <w:rsid w:val="00B825E9"/>
    <w:rsid w:val="00B8448B"/>
    <w:rsid w:val="00B85B03"/>
    <w:rsid w:val="00B8705F"/>
    <w:rsid w:val="00B90DB7"/>
    <w:rsid w:val="00B91F1D"/>
    <w:rsid w:val="00B97F4A"/>
    <w:rsid w:val="00BA0BFA"/>
    <w:rsid w:val="00BB2C79"/>
    <w:rsid w:val="00BC3D41"/>
    <w:rsid w:val="00BD12F6"/>
    <w:rsid w:val="00BE0917"/>
    <w:rsid w:val="00BE0BF3"/>
    <w:rsid w:val="00BE1114"/>
    <w:rsid w:val="00BF2B93"/>
    <w:rsid w:val="00C0433C"/>
    <w:rsid w:val="00C116CF"/>
    <w:rsid w:val="00C1290D"/>
    <w:rsid w:val="00C137EE"/>
    <w:rsid w:val="00C165EE"/>
    <w:rsid w:val="00C2200C"/>
    <w:rsid w:val="00C317D5"/>
    <w:rsid w:val="00C427A1"/>
    <w:rsid w:val="00C50083"/>
    <w:rsid w:val="00C52C0B"/>
    <w:rsid w:val="00C6519D"/>
    <w:rsid w:val="00C668E4"/>
    <w:rsid w:val="00C77A96"/>
    <w:rsid w:val="00C82A15"/>
    <w:rsid w:val="00C8373D"/>
    <w:rsid w:val="00C8391D"/>
    <w:rsid w:val="00C845EA"/>
    <w:rsid w:val="00C8728B"/>
    <w:rsid w:val="00CB1114"/>
    <w:rsid w:val="00CC2FA6"/>
    <w:rsid w:val="00CC7073"/>
    <w:rsid w:val="00CC7D99"/>
    <w:rsid w:val="00CD060E"/>
    <w:rsid w:val="00CD7896"/>
    <w:rsid w:val="00CE3C1B"/>
    <w:rsid w:val="00CE4637"/>
    <w:rsid w:val="00CE66D3"/>
    <w:rsid w:val="00D01BCF"/>
    <w:rsid w:val="00D05F4E"/>
    <w:rsid w:val="00D07E22"/>
    <w:rsid w:val="00D11F2E"/>
    <w:rsid w:val="00D164BB"/>
    <w:rsid w:val="00D21D61"/>
    <w:rsid w:val="00D27A83"/>
    <w:rsid w:val="00D34F21"/>
    <w:rsid w:val="00D548D2"/>
    <w:rsid w:val="00D563E7"/>
    <w:rsid w:val="00D5757D"/>
    <w:rsid w:val="00D637B2"/>
    <w:rsid w:val="00D6429E"/>
    <w:rsid w:val="00D73B00"/>
    <w:rsid w:val="00D77CE9"/>
    <w:rsid w:val="00D92F1E"/>
    <w:rsid w:val="00DA5160"/>
    <w:rsid w:val="00DB093F"/>
    <w:rsid w:val="00DC2B15"/>
    <w:rsid w:val="00DC2CA9"/>
    <w:rsid w:val="00DC3709"/>
    <w:rsid w:val="00DD0F6F"/>
    <w:rsid w:val="00DF03EB"/>
    <w:rsid w:val="00E0196D"/>
    <w:rsid w:val="00E05608"/>
    <w:rsid w:val="00E065E5"/>
    <w:rsid w:val="00E10D51"/>
    <w:rsid w:val="00E150CD"/>
    <w:rsid w:val="00E32F50"/>
    <w:rsid w:val="00E35B5A"/>
    <w:rsid w:val="00E35CA6"/>
    <w:rsid w:val="00E47BAA"/>
    <w:rsid w:val="00E52230"/>
    <w:rsid w:val="00E603C7"/>
    <w:rsid w:val="00E671BD"/>
    <w:rsid w:val="00E71D4D"/>
    <w:rsid w:val="00E766BA"/>
    <w:rsid w:val="00E77828"/>
    <w:rsid w:val="00E80D81"/>
    <w:rsid w:val="00E90A10"/>
    <w:rsid w:val="00E91923"/>
    <w:rsid w:val="00E93521"/>
    <w:rsid w:val="00EA087A"/>
    <w:rsid w:val="00ED3333"/>
    <w:rsid w:val="00F16B11"/>
    <w:rsid w:val="00F17B17"/>
    <w:rsid w:val="00F321B4"/>
    <w:rsid w:val="00F371D6"/>
    <w:rsid w:val="00F42663"/>
    <w:rsid w:val="00F43963"/>
    <w:rsid w:val="00F47FB2"/>
    <w:rsid w:val="00F5127C"/>
    <w:rsid w:val="00F51340"/>
    <w:rsid w:val="00F56D39"/>
    <w:rsid w:val="00F67C88"/>
    <w:rsid w:val="00F83FB8"/>
    <w:rsid w:val="00F87CD1"/>
    <w:rsid w:val="00F97611"/>
    <w:rsid w:val="00FA328C"/>
    <w:rsid w:val="00FA683C"/>
    <w:rsid w:val="00FD4B3B"/>
    <w:rsid w:val="00FD4DE5"/>
    <w:rsid w:val="00FE025E"/>
    <w:rsid w:val="00FE61EC"/>
    <w:rsid w:val="00FE765B"/>
    <w:rsid w:val="00FF13F7"/>
    <w:rsid w:val="00FF287A"/>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D1E8540"/>
  <w15:docId w15:val="{BCA213E6-0BA1-449B-B5DE-8B9ACD83F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EastAsia" w:hAnsi="Times New Roman" w:cs="Times New Roman"/>
        <w:lang w:val="en-US" w:eastAsia="en-US" w:bidi="ar-SA"/>
      </w:rPr>
    </w:rPrDefault>
    <w:pPrDefault>
      <w:pPr>
        <w:spacing w:line="240" w:lineRule="atLeast"/>
      </w:pPr>
    </w:pPrDefault>
  </w:docDefaults>
  <w:latentStyles w:defLockedState="0" w:defUIPriority="0" w:defSemiHidden="0" w:defUnhideWhenUsed="0" w:defQFormat="0" w:count="376">
    <w:lsdException w:name="Normal" w:qFormat="1"/>
    <w:lsdException w:name="heading 2" w:semiHidden="1"/>
    <w:lsdException w:name="heading 3" w:semiHidden="1"/>
    <w:lsdException w:name="heading 4" w:semiHidden="1"/>
    <w:lsdException w:name="heading 5" w:semiHidden="1"/>
    <w:lsdException w:name="heading 6" w:semiHidden="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E7667"/>
    <w:pPr>
      <w:overflowPunct w:val="0"/>
      <w:autoSpaceDE w:val="0"/>
      <w:autoSpaceDN w:val="0"/>
      <w:adjustRightInd w:val="0"/>
      <w:ind w:firstLine="227"/>
      <w:jc w:val="both"/>
      <w:textAlignment w:val="baseline"/>
    </w:pPr>
    <w:rPr>
      <w:rFonts w:eastAsia="Times New Roman"/>
    </w:rPr>
  </w:style>
  <w:style w:type="paragraph" w:styleId="Heading10">
    <w:name w:val="heading 1"/>
    <w:basedOn w:val="Normal"/>
    <w:next w:val="p1a"/>
    <w:semiHidden/>
    <w:unhideWhenUsed/>
    <w:qFormat/>
    <w:pPr>
      <w:keepNext/>
      <w:keepLines/>
      <w:suppressAutoHyphens/>
      <w:spacing w:before="360" w:after="240" w:line="300" w:lineRule="atLeast"/>
      <w:ind w:left="567" w:hanging="567"/>
      <w:jc w:val="left"/>
      <w:outlineLvl w:val="0"/>
    </w:pPr>
    <w:rPr>
      <w:b/>
      <w:sz w:val="24"/>
    </w:rPr>
  </w:style>
  <w:style w:type="paragraph" w:styleId="Heading20">
    <w:name w:val="heading 2"/>
    <w:basedOn w:val="Normal"/>
    <w:next w:val="p1a"/>
    <w:unhideWhenUsed/>
    <w:qFormat/>
    <w:pPr>
      <w:keepNext/>
      <w:keepLines/>
      <w:suppressAutoHyphens/>
      <w:spacing w:before="360" w:after="160"/>
      <w:ind w:left="567" w:hanging="567"/>
      <w:jc w:val="left"/>
      <w:outlineLvl w:val="1"/>
    </w:pPr>
    <w:rPr>
      <w:b/>
    </w:rPr>
  </w:style>
  <w:style w:type="paragraph" w:styleId="Heading3">
    <w:name w:val="heading 3"/>
    <w:basedOn w:val="Normal"/>
    <w:next w:val="Normal"/>
    <w:qFormat/>
    <w:pPr>
      <w:spacing w:before="360"/>
      <w:ind w:firstLine="0"/>
      <w:outlineLvl w:val="2"/>
    </w:pPr>
  </w:style>
  <w:style w:type="paragraph" w:styleId="Heading4">
    <w:name w:val="heading 4"/>
    <w:basedOn w:val="Normal"/>
    <w:next w:val="Normal"/>
    <w:qFormat/>
    <w:pPr>
      <w:spacing w:before="240"/>
      <w:ind w:firstLine="0"/>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NoList"/>
    <w:pPr>
      <w:numPr>
        <w:numId w:val="5"/>
      </w:numPr>
    </w:pPr>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numPr>
        <w:numId w:val="2"/>
      </w:numPr>
      <w:spacing w:before="160" w:after="160"/>
      <w:contextualSpacing/>
    </w:pPr>
  </w:style>
  <w:style w:type="paragraph" w:customStyle="1" w:styleId="dashitem">
    <w:name w:val="dashitem"/>
    <w:basedOn w:val="Normal"/>
    <w:pPr>
      <w:numPr>
        <w:numId w:val="4"/>
      </w:numPr>
      <w:spacing w:before="160" w:after="160"/>
      <w:contextualSpacing/>
    </w:pPr>
  </w:style>
  <w:style w:type="character" w:customStyle="1" w:styleId="e-mail">
    <w:name w:val="e-mail"/>
    <w:basedOn w:val="DefaultParagraphFont"/>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Lines/>
      <w:spacing w:before="120" w:after="240" w:line="220" w:lineRule="atLeast"/>
      <w:ind w:firstLine="0"/>
      <w:jc w:val="center"/>
    </w:pPr>
    <w:rPr>
      <w:sz w:val="18"/>
    </w:rPr>
  </w:style>
  <w:style w:type="character" w:styleId="FootnoteReference">
    <w:name w:val="footnote reference"/>
    <w:basedOn w:val="DefaultParagraphFont"/>
    <w:semiHidden/>
    <w:unhideWhenUsed/>
    <w:rPr>
      <w:position w:val="0"/>
      <w:vertAlign w:val="superscript"/>
    </w:rPr>
  </w:style>
  <w:style w:type="paragraph" w:styleId="Footer">
    <w:name w:val="footer"/>
    <w:basedOn w:val="Normal"/>
    <w:link w:val="FooterChar"/>
    <w:uiPriority w:val="99"/>
    <w:unhideWhenUsed/>
  </w:style>
  <w:style w:type="paragraph" w:customStyle="1" w:styleId="heading1">
    <w:name w:val="heading1"/>
    <w:basedOn w:val="Normal"/>
    <w:next w:val="p1a"/>
    <w:qFormat/>
    <w:pPr>
      <w:keepNext/>
      <w:keepLines/>
      <w:numPr>
        <w:numId w:val="7"/>
      </w:numPr>
      <w:suppressAutoHyphens/>
      <w:spacing w:before="360" w:after="240" w:line="300" w:lineRule="atLeast"/>
      <w:jc w:val="left"/>
      <w:outlineLvl w:val="0"/>
    </w:pPr>
    <w:rPr>
      <w:b/>
      <w:sz w:val="24"/>
    </w:rPr>
  </w:style>
  <w:style w:type="paragraph" w:customStyle="1" w:styleId="heading2">
    <w:name w:val="heading2"/>
    <w:basedOn w:val="Normal"/>
    <w:next w:val="p1a"/>
    <w:qFormat/>
    <w:pPr>
      <w:keepNext/>
      <w:keepLines/>
      <w:numPr>
        <w:ilvl w:val="1"/>
        <w:numId w:val="7"/>
      </w:numPr>
      <w:suppressAutoHyphens/>
      <w:spacing w:before="360" w:after="160"/>
      <w:jc w:val="left"/>
      <w:outlineLvl w:val="1"/>
    </w:pPr>
    <w:rPr>
      <w:b/>
    </w:rPr>
  </w:style>
  <w:style w:type="character" w:customStyle="1" w:styleId="heading30">
    <w:name w:val="heading3"/>
    <w:basedOn w:val="DefaultParagraphFont"/>
    <w:rPr>
      <w:b/>
    </w:rPr>
  </w:style>
  <w:style w:type="character" w:customStyle="1" w:styleId="heading40">
    <w:name w:val="heading4"/>
    <w:basedOn w:val="DefaultParagraphFont"/>
    <w:rPr>
      <w:i/>
    </w:rPr>
  </w:style>
  <w:style w:type="numbering" w:customStyle="1" w:styleId="headings">
    <w:name w:val="headings"/>
    <w:basedOn w:val="arabnumitem"/>
    <w:pPr>
      <w:numPr>
        <w:numId w:val="7"/>
      </w:numPr>
    </w:pPr>
  </w:style>
  <w:style w:type="character" w:styleId="Hyperlink">
    <w:name w:val="Hyperlink"/>
    <w:basedOn w:val="DefaultParagraphFont"/>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List"/>
    <w:pPr>
      <w:numPr>
        <w:numId w:val="1"/>
      </w:numPr>
    </w:pPr>
  </w:style>
  <w:style w:type="numbering" w:customStyle="1" w:styleId="itemization2">
    <w:name w:val="itemization2"/>
    <w:basedOn w:val="NoList"/>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Header">
    <w:name w:val="header"/>
    <w:basedOn w:val="Normal"/>
    <w:unhideWhenUsed/>
    <w:pPr>
      <w:tabs>
        <w:tab w:val="center" w:pos="4536"/>
        <w:tab w:val="right" w:pos="9072"/>
      </w:tabs>
      <w:ind w:firstLine="0"/>
    </w:pPr>
    <w:rPr>
      <w:sz w:val="18"/>
      <w:szCs w:val="18"/>
    </w:rPr>
  </w:style>
  <w:style w:type="paragraph" w:customStyle="1" w:styleId="numitem">
    <w:name w:val="numitem"/>
    <w:basedOn w:val="Normal"/>
    <w:pPr>
      <w:numPr>
        <w:numId w:val="6"/>
      </w:numPr>
      <w:spacing w:before="160" w:after="160"/>
      <w:contextualSpacing/>
    </w:pPr>
  </w:style>
  <w:style w:type="paragraph" w:customStyle="1" w:styleId="p1a">
    <w:name w:val="p1a"/>
    <w:basedOn w:val="Normal"/>
    <w:next w:val="Normal"/>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link w:val="referenceitemChar"/>
    <w:pPr>
      <w:numPr>
        <w:numId w:val="9"/>
      </w:numPr>
      <w:spacing w:line="220" w:lineRule="atLeast"/>
    </w:pPr>
    <w:rPr>
      <w:sz w:val="18"/>
    </w:rPr>
  </w:style>
  <w:style w:type="numbering" w:customStyle="1" w:styleId="referencelist">
    <w:name w:val="referencelist"/>
    <w:basedOn w:val="NoList"/>
    <w:semiHidden/>
    <w:pPr>
      <w:numPr>
        <w:numId w:val="8"/>
      </w:numPr>
    </w:pPr>
  </w:style>
  <w:style w:type="paragraph" w:customStyle="1" w:styleId="runninghead-left">
    <w:name w:val="running head - left"/>
    <w:basedOn w:val="Normal"/>
    <w:pPr>
      <w:ind w:firstLine="0"/>
      <w:jc w:val="left"/>
    </w:pPr>
    <w:rPr>
      <w:sz w:val="18"/>
      <w:szCs w:val="18"/>
    </w:rPr>
  </w:style>
  <w:style w:type="paragraph" w:customStyle="1" w:styleId="runninghead-right">
    <w:name w:val="running head - right"/>
    <w:basedOn w:val="Normal"/>
    <w:pPr>
      <w:ind w:firstLine="0"/>
      <w:jc w:val="right"/>
    </w:pPr>
    <w:rPr>
      <w:bCs/>
      <w:sz w:val="18"/>
      <w:szCs w:val="18"/>
    </w:rPr>
  </w:style>
  <w:style w:type="character" w:styleId="PageNumber">
    <w:name w:val="page number"/>
    <w:basedOn w:val="DefaultParagraphFont"/>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basedOn w:val="DefaultParagraphFont"/>
    <w:rPr>
      <w:rFonts w:ascii="Courier" w:hAnsi="Courier"/>
      <w:noProof/>
    </w:rPr>
  </w:style>
  <w:style w:type="character" w:customStyle="1" w:styleId="ORCID">
    <w:name w:val="ORCID"/>
    <w:basedOn w:val="DefaultParagraphFont"/>
    <w:rPr>
      <w:position w:val="0"/>
      <w:vertAlign w:val="superscript"/>
    </w:rPr>
  </w:style>
  <w:style w:type="paragraph" w:styleId="FootnoteText">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 w:type="paragraph" w:customStyle="1" w:styleId="EndNoteBibliography">
    <w:name w:val="EndNote Bibliography"/>
    <w:basedOn w:val="Normal"/>
    <w:link w:val="EndNoteBibliographyChar"/>
    <w:qFormat/>
    <w:rsid w:val="00D6429E"/>
    <w:pPr>
      <w:widowControl w:val="0"/>
      <w:overflowPunct/>
      <w:autoSpaceDE/>
      <w:autoSpaceDN/>
      <w:adjustRightInd/>
      <w:spacing w:after="160" w:line="240" w:lineRule="auto"/>
      <w:ind w:firstLine="0"/>
      <w:textAlignment w:val="auto"/>
    </w:pPr>
    <w:rPr>
      <w:rFonts w:eastAsiaTheme="minorEastAsia"/>
      <w:kern w:val="2"/>
      <w:sz w:val="18"/>
      <w:szCs w:val="22"/>
      <w:lang w:eastAsia="zh-CN"/>
    </w:rPr>
  </w:style>
  <w:style w:type="character" w:customStyle="1" w:styleId="EndNoteBibliographyChar">
    <w:name w:val="EndNote Bibliography Char"/>
    <w:basedOn w:val="DefaultParagraphFont"/>
    <w:link w:val="EndNoteBibliography"/>
    <w:qFormat/>
    <w:rsid w:val="00D6429E"/>
    <w:rPr>
      <w:kern w:val="2"/>
      <w:sz w:val="18"/>
      <w:szCs w:val="22"/>
      <w:lang w:eastAsia="zh-CN"/>
    </w:rPr>
  </w:style>
  <w:style w:type="paragraph" w:customStyle="1" w:styleId="Text">
    <w:name w:val="Text"/>
    <w:basedOn w:val="Normal"/>
    <w:rsid w:val="00D27A83"/>
    <w:pPr>
      <w:tabs>
        <w:tab w:val="left" w:pos="200"/>
      </w:tabs>
      <w:overflowPunct/>
      <w:autoSpaceDE/>
      <w:autoSpaceDN/>
      <w:adjustRightInd/>
      <w:spacing w:line="240" w:lineRule="exact"/>
      <w:ind w:firstLine="0"/>
      <w:textAlignment w:val="auto"/>
    </w:pPr>
  </w:style>
  <w:style w:type="paragraph" w:styleId="TOC5">
    <w:name w:val="toc 5"/>
    <w:basedOn w:val="Normal"/>
    <w:next w:val="Normal"/>
    <w:autoRedefine/>
    <w:semiHidden/>
    <w:unhideWhenUsed/>
    <w:rsid w:val="00C845EA"/>
    <w:pPr>
      <w:ind w:leftChars="800" w:left="1680"/>
    </w:pPr>
  </w:style>
  <w:style w:type="paragraph" w:customStyle="1" w:styleId="EndNoteBibliographyTitle">
    <w:name w:val="EndNote Bibliography Title"/>
    <w:basedOn w:val="Normal"/>
    <w:link w:val="EndNoteBibliographyTitleChar"/>
    <w:rsid w:val="001D15D6"/>
    <w:pPr>
      <w:jc w:val="center"/>
    </w:pPr>
    <w:rPr>
      <w:noProof/>
      <w:sz w:val="18"/>
    </w:rPr>
  </w:style>
  <w:style w:type="character" w:customStyle="1" w:styleId="referenceitemChar">
    <w:name w:val="referenceitem Char"/>
    <w:basedOn w:val="DefaultParagraphFont"/>
    <w:link w:val="referenceitem"/>
    <w:rsid w:val="001D15D6"/>
    <w:rPr>
      <w:rFonts w:eastAsia="Times New Roman"/>
      <w:sz w:val="18"/>
    </w:rPr>
  </w:style>
  <w:style w:type="character" w:customStyle="1" w:styleId="EndNoteBibliographyTitleChar">
    <w:name w:val="EndNote Bibliography Title Char"/>
    <w:basedOn w:val="referenceitemChar"/>
    <w:link w:val="EndNoteBibliographyTitle"/>
    <w:rsid w:val="001D15D6"/>
    <w:rPr>
      <w:rFonts w:eastAsia="Times New Roman"/>
      <w:noProof/>
      <w:sz w:val="18"/>
    </w:rPr>
  </w:style>
  <w:style w:type="paragraph" w:customStyle="1" w:styleId="Abstract-Head">
    <w:name w:val="Abstract-Head"/>
    <w:basedOn w:val="Normal"/>
    <w:link w:val="Abstract-HeadChar"/>
    <w:qFormat/>
    <w:rsid w:val="00166907"/>
    <w:pPr>
      <w:tabs>
        <w:tab w:val="left" w:pos="7140"/>
      </w:tabs>
      <w:overflowPunct/>
      <w:autoSpaceDE/>
      <w:autoSpaceDN/>
      <w:adjustRightInd/>
      <w:spacing w:before="300" w:after="10" w:line="200" w:lineRule="exact"/>
      <w:ind w:firstLine="0"/>
      <w:textAlignment w:val="auto"/>
    </w:pPr>
    <w:rPr>
      <w:rFonts w:ascii="Helvetica" w:eastAsia="SimSun" w:hAnsi="Helvetica"/>
      <w:b/>
    </w:rPr>
  </w:style>
  <w:style w:type="character" w:customStyle="1" w:styleId="Abstract-HeadChar">
    <w:name w:val="Abstract-Head Char"/>
    <w:basedOn w:val="DefaultParagraphFont"/>
    <w:link w:val="Abstract-Head"/>
    <w:rsid w:val="00166907"/>
    <w:rPr>
      <w:rFonts w:ascii="Helvetica" w:eastAsia="SimSun" w:hAnsi="Helvetica"/>
      <w:b/>
    </w:rPr>
  </w:style>
  <w:style w:type="table" w:styleId="TableGrid">
    <w:name w:val="Table Grid"/>
    <w:basedOn w:val="TableNormal"/>
    <w:rsid w:val="00223A14"/>
    <w:pPr>
      <w:spacing w:line="240" w:lineRule="auto"/>
    </w:pPr>
    <w:rPr>
      <w:lang w:val="en-IN"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uiPriority w:val="99"/>
    <w:rsid w:val="00AD2E1F"/>
    <w:rPr>
      <w:rFonts w:eastAsia="Times New Roman"/>
    </w:rPr>
  </w:style>
  <w:style w:type="character" w:customStyle="1" w:styleId="UnresolvedMention1">
    <w:name w:val="Unresolved Mention1"/>
    <w:basedOn w:val="DefaultParagraphFont"/>
    <w:uiPriority w:val="99"/>
    <w:semiHidden/>
    <w:unhideWhenUsed/>
    <w:rsid w:val="00134059"/>
    <w:rPr>
      <w:color w:val="605E5C"/>
      <w:shd w:val="clear" w:color="auto" w:fill="E1DFDD"/>
    </w:rPr>
  </w:style>
  <w:style w:type="character" w:styleId="FollowedHyperlink">
    <w:name w:val="FollowedHyperlink"/>
    <w:basedOn w:val="DefaultParagraphFont"/>
    <w:semiHidden/>
    <w:unhideWhenUsed/>
    <w:rsid w:val="00B14131"/>
    <w:rPr>
      <w:color w:val="800080" w:themeColor="followedHyperlink"/>
      <w:u w:val="single"/>
    </w:rPr>
  </w:style>
  <w:style w:type="paragraph" w:styleId="BalloonText">
    <w:name w:val="Balloon Text"/>
    <w:basedOn w:val="Normal"/>
    <w:link w:val="BalloonTextChar"/>
    <w:semiHidden/>
    <w:unhideWhenUsed/>
    <w:rsid w:val="00677E56"/>
    <w:pPr>
      <w:spacing w:line="240" w:lineRule="auto"/>
    </w:pPr>
    <w:rPr>
      <w:rFonts w:ascii="Segoe UI" w:hAnsi="Segoe UI" w:cs="Segoe UI"/>
      <w:sz w:val="18"/>
      <w:szCs w:val="18"/>
    </w:rPr>
  </w:style>
  <w:style w:type="character" w:customStyle="1" w:styleId="BalloonTextChar">
    <w:name w:val="Balloon Text Char"/>
    <w:basedOn w:val="DefaultParagraphFont"/>
    <w:link w:val="BalloonText"/>
    <w:semiHidden/>
    <w:rsid w:val="00677E56"/>
    <w:rPr>
      <w:rFonts w:ascii="Segoe UI" w:eastAsia="Times New Roman" w:hAnsi="Segoe UI" w:cs="Segoe UI"/>
      <w:sz w:val="18"/>
      <w:szCs w:val="18"/>
    </w:rPr>
  </w:style>
  <w:style w:type="character" w:styleId="CommentReference">
    <w:name w:val="annotation reference"/>
    <w:basedOn w:val="DefaultParagraphFont"/>
    <w:semiHidden/>
    <w:unhideWhenUsed/>
    <w:rsid w:val="008018CF"/>
    <w:rPr>
      <w:sz w:val="16"/>
      <w:szCs w:val="16"/>
    </w:rPr>
  </w:style>
  <w:style w:type="paragraph" w:styleId="CommentText">
    <w:name w:val="annotation text"/>
    <w:basedOn w:val="Normal"/>
    <w:link w:val="CommentTextChar"/>
    <w:semiHidden/>
    <w:unhideWhenUsed/>
    <w:rsid w:val="008018CF"/>
    <w:pPr>
      <w:spacing w:line="240" w:lineRule="auto"/>
    </w:pPr>
  </w:style>
  <w:style w:type="character" w:customStyle="1" w:styleId="CommentTextChar">
    <w:name w:val="Comment Text Char"/>
    <w:basedOn w:val="DefaultParagraphFont"/>
    <w:link w:val="CommentText"/>
    <w:semiHidden/>
    <w:rsid w:val="008018CF"/>
    <w:rPr>
      <w:rFonts w:eastAsia="Times New Roman"/>
    </w:rPr>
  </w:style>
  <w:style w:type="paragraph" w:styleId="CommentSubject">
    <w:name w:val="annotation subject"/>
    <w:basedOn w:val="CommentText"/>
    <w:next w:val="CommentText"/>
    <w:link w:val="CommentSubjectChar"/>
    <w:semiHidden/>
    <w:unhideWhenUsed/>
    <w:rsid w:val="008018CF"/>
    <w:rPr>
      <w:b/>
      <w:bCs/>
    </w:rPr>
  </w:style>
  <w:style w:type="character" w:customStyle="1" w:styleId="CommentSubjectChar">
    <w:name w:val="Comment Subject Char"/>
    <w:basedOn w:val="CommentTextChar"/>
    <w:link w:val="CommentSubject"/>
    <w:semiHidden/>
    <w:rsid w:val="008018CF"/>
    <w:rPr>
      <w:rFonts w:eastAsia="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620121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uanghui.liu@oswego.edu" TargetMode="External"/><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hyperlink" Target="https://github.com/bhioswego/ML_ordCOX" TargetMode="Externa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4.png"/><Relationship Id="rId28" Type="http://schemas.microsoft.com/office/2011/relationships/people" Target="peop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yperlink" Target="mailto:ibichind@oswego.edu"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ntTable" Target="fontTable.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_rels/customUI14.xml.rels><?xml version="1.0" encoding="UTF-8" standalone="yes"?>
<Relationships xmlns="http://schemas.openxmlformats.org/package/2006/relationships"><Relationship Id="removespace" Type="http://schemas.openxmlformats.org/officeDocument/2006/relationships/image" Target="images/removespace.ICO"/><Relationship Id="ORCID" Type="http://schemas.openxmlformats.org/officeDocument/2006/relationships/image" Target="images/ORCID.ICO"/><Relationship Id="papertitle" Type="http://schemas.openxmlformats.org/officeDocument/2006/relationships/image" Target="images/papertitle.ICO"/><Relationship Id="FigCaption" Type="http://schemas.openxmlformats.org/officeDocument/2006/relationships/image" Target="images/FigCaption16.ICO"/><Relationship Id="addspace" Type="http://schemas.openxmlformats.org/officeDocument/2006/relationships/image" Target="images/addspace.ICO"/><Relationship Id="arrowleft" Type="http://schemas.openxmlformats.org/officeDocument/2006/relationships/image" Target="images/arrowleft.ICO"/><Relationship Id="bulletitem" Type="http://schemas.openxmlformats.org/officeDocument/2006/relationships/image" Target="images/bulletitem.ICO"/><Relationship Id="togglenumbering" Type="http://schemas.openxmlformats.org/officeDocument/2006/relationships/image" Target="images/togglenumbering.ICO"/><Relationship Id="eqnumber" Type="http://schemas.openxmlformats.org/officeDocument/2006/relationships/image" Target="images/eqnumber.ICO"/><Relationship Id="normalspace" Type="http://schemas.openxmlformats.org/officeDocument/2006/relationships/image" Target="images/normalspace.ICO"/><Relationship Id="abstract" Type="http://schemas.openxmlformats.org/officeDocument/2006/relationships/image" Target="images/abstract.ICO"/><Relationship Id="arrowright" Type="http://schemas.openxmlformats.org/officeDocument/2006/relationships/image" Target="images/arrowright.ICO"/><Relationship Id="equation" Type="http://schemas.openxmlformats.org/officeDocument/2006/relationships/image" Target="images/equation.ICO"/><Relationship Id="RedoStyles" Type="http://schemas.openxmlformats.org/officeDocument/2006/relationships/image" Target="images/RedoStyles.ICO"/><Relationship Id="TabCaption" Type="http://schemas.openxmlformats.org/officeDocument/2006/relationships/image" Target="images/TabCaption16.ICO"/><Relationship Id="normal" Type="http://schemas.openxmlformats.org/officeDocument/2006/relationships/image" Target="images/normal32.ICO"/><Relationship Id="squeeze" Type="http://schemas.openxmlformats.org/officeDocument/2006/relationships/image" Target="images/squeeze.ICO"/><Relationship Id="expand" Type="http://schemas.openxmlformats.org/officeDocument/2006/relationships/image" Target="images/expand.ICO"/><Relationship Id="InsertImage" Type="http://schemas.openxmlformats.org/officeDocument/2006/relationships/image" Target="images/InsertImage16.ICO"/><Relationship Id="dashitem" Type="http://schemas.openxmlformats.org/officeDocument/2006/relationships/image" Target="images/dashitem.ICO"/><Relationship Id="numitem" Type="http://schemas.openxmlformats.org/officeDocument/2006/relationships/image" Target="images/numitem.ICO"/><Relationship Id="papersubtitle" Type="http://schemas.openxmlformats.org/officeDocument/2006/relationships/image" Target="images/subtitle.ICO"/><Relationship Id="HeaderFooter" Type="http://schemas.openxmlformats.org/officeDocument/2006/relationships/image" Target="images/HeaderFooter.ICO"/></Relationships>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from a file."/>
            <button id="btnFigure" label="Figure Caption" image="FigCaption" onAction="MakeFigCaption" screentip="Format the selected text as figure caption" supertip="Please note that the figure is numbered with an automatic counter that is updated whenever you reopen the document. A figure caption should always be positioned below the related figure."/>
          </box>
          <separator id="separator1"/>
          <box id="box6" boxStyle="vertical">
            <button id="btnTable" label="Table Caption" image="TabCaption" onAction="MakeTableCaption" screentip="Format the selected text as table caption" supertip="Please note that the table is numbered with an automatic counter that is updated whenever you reopen the document. A table caption should always be positioned above the related table."/>
            <gallery idMso="TableInsertGallery" label="Insert Table"/>
          </box>
          <separator id="separator2"/>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docProps/app.xml><?xml version="1.0" encoding="utf-8"?>
<Properties xmlns="http://schemas.openxmlformats.org/officeDocument/2006/extended-properties" xmlns:vt="http://schemas.openxmlformats.org/officeDocument/2006/docPropsVTypes">
  <Template>Normal.dotm</Template>
  <TotalTime>65</TotalTime>
  <Pages>19</Pages>
  <Words>11472</Words>
  <Characters>65397</Characters>
  <Application>Microsoft Office Word</Application>
  <DocSecurity>0</DocSecurity>
  <Lines>544</Lines>
  <Paragraphs>153</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dataspect IT-Services, Neckargemuend, Germany</Company>
  <LinksUpToDate>false</LinksUpToDate>
  <CharactersWithSpaces>76716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Markus Richter</dc:creator>
  <dc:description>Formats and macros for Springer Lecture Notes</dc:description>
  <cp:lastModifiedBy>Guanghui Liu</cp:lastModifiedBy>
  <cp:revision>16</cp:revision>
  <cp:lastPrinted>2020-08-18T17:45:00Z</cp:lastPrinted>
  <dcterms:created xsi:type="dcterms:W3CDTF">2021-01-13T00:02:00Z</dcterms:created>
  <dcterms:modified xsi:type="dcterms:W3CDTF">2021-01-13T01:08:00Z</dcterms:modified>
</cp:coreProperties>
</file>