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449332" w14:textId="5B6A16E3" w:rsidR="00F964F4" w:rsidRPr="00E3236C" w:rsidRDefault="00F745EA">
      <w:pPr>
        <w:pStyle w:val="ARTICLETITLE"/>
        <w:spacing w:after="120"/>
        <w:rPr>
          <w:color w:val="000000" w:themeColor="text1"/>
        </w:rPr>
      </w:pPr>
      <w:r w:rsidRPr="00E3236C">
        <w:rPr>
          <w:color w:val="000000"/>
        </w:rPr>
        <w:t xml:space="preserve">Survival </w:t>
      </w:r>
      <w:del w:id="0" w:author="Walter Chris" w:date="2020-10-04T11:57:00Z">
        <w:r w:rsidRPr="007E43CB" w:rsidDel="00CE4BDE">
          <w:rPr>
            <w:color w:val="000000"/>
          </w:rPr>
          <w:delText xml:space="preserve">Analysis </w:delText>
        </w:r>
      </w:del>
      <w:ins w:id="1" w:author="Walter Chris" w:date="2020-10-04T11:57:00Z">
        <w:r w:rsidR="00CE4BDE" w:rsidRPr="00E3236C">
          <w:rPr>
            <w:color w:val="000000"/>
          </w:rPr>
          <w:t xml:space="preserve">Study </w:t>
        </w:r>
      </w:ins>
      <w:del w:id="2" w:author="Walter Chris" w:date="2020-10-04T11:57:00Z">
        <w:r w:rsidRPr="00E3236C" w:rsidDel="00CE4BDE">
          <w:rPr>
            <w:color w:val="000000"/>
          </w:rPr>
          <w:delText xml:space="preserve">of </w:delText>
        </w:r>
      </w:del>
      <w:ins w:id="3" w:author="Walter Chris" w:date="2020-10-04T11:57:00Z">
        <w:r w:rsidR="00CE4BDE" w:rsidRPr="00E3236C">
          <w:rPr>
            <w:color w:val="000000"/>
          </w:rPr>
          <w:t xml:space="preserve">on </w:t>
        </w:r>
      </w:ins>
      <w:r w:rsidRPr="00E3236C">
        <w:rPr>
          <w:color w:val="000000"/>
        </w:rPr>
        <w:t xml:space="preserve">Breast </w:t>
      </w:r>
      <w:del w:id="4" w:author="Walter Chris" w:date="2020-10-04T19:21:00Z">
        <w:r w:rsidRPr="00E3236C" w:rsidDel="00CE0415">
          <w:rPr>
            <w:color w:val="000000"/>
          </w:rPr>
          <w:delText xml:space="preserve">Cancer </w:delText>
        </w:r>
      </w:del>
      <w:ins w:id="5" w:author="Walter Chris" w:date="2020-10-04T19:21:00Z">
        <w:r w:rsidR="00CE0415" w:rsidRPr="00E3236C">
          <w:rPr>
            <w:color w:val="000000"/>
          </w:rPr>
          <w:t xml:space="preserve">Carcinoma </w:t>
        </w:r>
      </w:ins>
      <w:del w:id="6" w:author="Walter Chris" w:date="2020-10-04T11:57:00Z">
        <w:r w:rsidRPr="00E3236C" w:rsidDel="00CE4BDE">
          <w:rPr>
            <w:color w:val="000000"/>
          </w:rPr>
          <w:delText xml:space="preserve">Utilizing </w:delText>
        </w:r>
      </w:del>
      <w:ins w:id="7" w:author="Walter Chris" w:date="2020-10-04T11:57:00Z">
        <w:r w:rsidR="00CE4BDE" w:rsidRPr="00E3236C">
          <w:rPr>
            <w:color w:val="000000"/>
          </w:rPr>
          <w:t xml:space="preserve">Employing </w:t>
        </w:r>
      </w:ins>
      <w:del w:id="8" w:author="Walter Chris" w:date="2020-10-04T11:57:00Z">
        <w:r w:rsidRPr="00E3236C" w:rsidDel="00CE4BDE">
          <w:rPr>
            <w:color w:val="000000"/>
          </w:rPr>
          <w:delText xml:space="preserve">Integrated </w:delText>
        </w:r>
      </w:del>
      <w:ins w:id="9" w:author="Walter Chris" w:date="2020-10-04T11:57:00Z">
        <w:r w:rsidR="00CE4BDE" w:rsidRPr="00E3236C">
          <w:rPr>
            <w:color w:val="000000"/>
          </w:rPr>
          <w:t xml:space="preserve">Combined Characteristics </w:t>
        </w:r>
      </w:ins>
      <w:del w:id="10" w:author="Walter Chris" w:date="2020-10-04T11:57:00Z">
        <w:r w:rsidRPr="00E3236C" w:rsidDel="00CE4BDE">
          <w:rPr>
            <w:color w:val="000000"/>
          </w:rPr>
          <w:delText xml:space="preserve">Features </w:delText>
        </w:r>
      </w:del>
      <w:r w:rsidRPr="00E3236C">
        <w:rPr>
          <w:color w:val="000000"/>
        </w:rPr>
        <w:t>with Ordinal Cox Model and Auxiliary Loss</w:t>
      </w:r>
    </w:p>
    <w:p w14:paraId="72F0D037" w14:textId="77777777" w:rsidR="00016194" w:rsidRPr="00E3236C" w:rsidRDefault="00016194">
      <w:pPr>
        <w:pStyle w:val="ABSTRACT"/>
        <w:rPr>
          <w:b/>
          <w:color w:val="000000"/>
        </w:rPr>
      </w:pPr>
    </w:p>
    <w:p w14:paraId="14DEAD00" w14:textId="66BB31F4" w:rsidR="003410C8" w:rsidRPr="00E3236C" w:rsidRDefault="003410C8">
      <w:pPr>
        <w:pStyle w:val="ABSTRACT"/>
        <w:rPr>
          <w:color w:val="000000"/>
        </w:rPr>
      </w:pPr>
      <w:r w:rsidRPr="00E3236C">
        <w:rPr>
          <w:b/>
          <w:color w:val="000000"/>
        </w:rPr>
        <w:t>Abstract</w:t>
      </w:r>
      <w:r w:rsidRPr="00E3236C">
        <w:rPr>
          <w:color w:val="000000"/>
        </w:rPr>
        <w:t>—</w:t>
      </w:r>
      <w:r w:rsidR="005826CF" w:rsidRPr="00E3236C">
        <w:t xml:space="preserve"> </w:t>
      </w:r>
      <w:r w:rsidR="005826CF" w:rsidRPr="00E3236C">
        <w:rPr>
          <w:color w:val="000000"/>
        </w:rPr>
        <w:t xml:space="preserve">Survival analysis has currently become an </w:t>
      </w:r>
      <w:del w:id="11" w:author="Walter Chris" w:date="2020-10-05T12:38:00Z">
        <w:r w:rsidR="005826CF" w:rsidRPr="00E3236C" w:rsidDel="00E3236C">
          <w:rPr>
            <w:color w:val="000000"/>
          </w:rPr>
          <w:delText>essen-tial</w:delText>
        </w:r>
      </w:del>
      <w:ins w:id="12" w:author="Walter Chris" w:date="2020-10-05T12:38:00Z">
        <w:r w:rsidR="00E3236C" w:rsidRPr="00E3236C">
          <w:rPr>
            <w:color w:val="000000"/>
          </w:rPr>
          <w:t>essential</w:t>
        </w:r>
      </w:ins>
      <w:r w:rsidR="005826CF" w:rsidRPr="00E3236C">
        <w:rPr>
          <w:color w:val="000000"/>
        </w:rPr>
        <w:t xml:space="preserve"> statistical research hotspot that models the time-to-event information with data censorship handling. Such technique </w:t>
      </w:r>
      <w:del w:id="13" w:author="Walter Chris" w:date="2020-10-04T13:58:00Z">
        <w:r w:rsidR="005826CF" w:rsidRPr="00E3236C" w:rsidDel="00DA775A">
          <w:rPr>
            <w:color w:val="000000"/>
          </w:rPr>
          <w:delText xml:space="preserve">has </w:delText>
        </w:r>
      </w:del>
      <w:ins w:id="14" w:author="Walter Chris" w:date="2020-10-04T13:58:00Z">
        <w:r w:rsidR="00DA775A" w:rsidRPr="00E3236C">
          <w:rPr>
            <w:color w:val="000000"/>
          </w:rPr>
          <w:t xml:space="preserve">receives extensive application </w:t>
        </w:r>
      </w:ins>
      <w:del w:id="15" w:author="Walter Chris" w:date="2020-10-04T13:58:00Z">
        <w:r w:rsidR="005826CF" w:rsidRPr="00E3236C" w:rsidDel="00DA775A">
          <w:rPr>
            <w:color w:val="000000"/>
          </w:rPr>
          <w:delText xml:space="preserve">been widely </w:delText>
        </w:r>
      </w:del>
      <w:del w:id="16" w:author="Walter Chris" w:date="2020-10-04T13:59:00Z">
        <w:r w:rsidR="005826CF" w:rsidRPr="00E3236C" w:rsidDel="00DA775A">
          <w:rPr>
            <w:color w:val="000000"/>
          </w:rPr>
          <w:delText xml:space="preserve">used </w:delText>
        </w:r>
      </w:del>
      <w:r w:rsidR="005826CF" w:rsidRPr="00E3236C">
        <w:rPr>
          <w:color w:val="000000"/>
        </w:rPr>
        <w:t xml:space="preserve">in </w:t>
      </w:r>
      <w:ins w:id="17" w:author="Walter Chris" w:date="2020-10-04T13:59:00Z">
        <w:r w:rsidR="00047D2A" w:rsidRPr="00E3236C">
          <w:rPr>
            <w:color w:val="000000"/>
          </w:rPr>
          <w:t>carcinoma</w:t>
        </w:r>
        <w:r w:rsidR="00047D2A" w:rsidRPr="00E3236C" w:rsidDel="00047D2A">
          <w:rPr>
            <w:color w:val="000000"/>
          </w:rPr>
          <w:t xml:space="preserve"> </w:t>
        </w:r>
      </w:ins>
      <w:del w:id="18" w:author="Walter Chris" w:date="2020-10-04T13:59:00Z">
        <w:r w:rsidR="005826CF" w:rsidRPr="00E3236C" w:rsidDel="00047D2A">
          <w:rPr>
            <w:color w:val="000000"/>
          </w:rPr>
          <w:delText xml:space="preserve">cancer </w:delText>
        </w:r>
      </w:del>
      <w:r w:rsidR="005826CF" w:rsidRPr="00E3236C">
        <w:rPr>
          <w:color w:val="000000"/>
        </w:rPr>
        <w:t xml:space="preserve">treatment and </w:t>
      </w:r>
      <w:del w:id="19" w:author="Walter Chris" w:date="2020-10-04T13:59:00Z">
        <w:r w:rsidR="005826CF" w:rsidRPr="00E3236C" w:rsidDel="00047D2A">
          <w:rPr>
            <w:color w:val="000000"/>
          </w:rPr>
          <w:delText>prognosis</w:delText>
        </w:r>
      </w:del>
      <w:ins w:id="20" w:author="Walter Chris" w:date="2020-10-04T13:59:00Z">
        <w:r w:rsidR="00047D2A" w:rsidRPr="00E3236C">
          <w:rPr>
            <w:color w:val="000000"/>
          </w:rPr>
          <w:t>prediction</w:t>
        </w:r>
      </w:ins>
      <w:ins w:id="21" w:author="Walter Chris" w:date="2020-10-04T14:02:00Z">
        <w:r w:rsidR="00C626DB" w:rsidRPr="00E3236C">
          <w:rPr>
            <w:color w:val="000000"/>
          </w:rPr>
          <w:t xml:space="preserve">. In </w:t>
        </w:r>
      </w:ins>
      <w:ins w:id="22" w:author="Walter Chris" w:date="2020-10-05T12:38:00Z">
        <w:r w:rsidR="00E3236C" w:rsidRPr="00E3236C">
          <w:rPr>
            <w:color w:val="000000"/>
          </w:rPr>
          <w:t>addition</w:t>
        </w:r>
      </w:ins>
      <w:ins w:id="23" w:author="Walter Chris" w:date="2020-10-04T14:02:00Z">
        <w:r w:rsidR="00C626DB" w:rsidRPr="00E3236C">
          <w:rPr>
            <w:color w:val="000000"/>
          </w:rPr>
          <w:t xml:space="preserve">, it is demonstrated </w:t>
        </w:r>
      </w:ins>
      <w:del w:id="24" w:author="Walter Chris" w:date="2020-10-04T14:02:00Z">
        <w:r w:rsidR="005826CF" w:rsidRPr="00E3236C" w:rsidDel="00C626DB">
          <w:rPr>
            <w:color w:val="000000"/>
          </w:rPr>
          <w:delText xml:space="preserve">, and has been also proven </w:delText>
        </w:r>
      </w:del>
      <w:r w:rsidR="005826CF" w:rsidRPr="00E3236C">
        <w:rPr>
          <w:color w:val="000000"/>
        </w:rPr>
        <w:t xml:space="preserve">to </w:t>
      </w:r>
      <w:del w:id="25" w:author="Walter Chris" w:date="2020-10-04T14:02:00Z">
        <w:r w:rsidR="005826CF" w:rsidRPr="00E3236C" w:rsidDel="00C626DB">
          <w:rPr>
            <w:color w:val="000000"/>
          </w:rPr>
          <w:delText xml:space="preserve">be </w:delText>
        </w:r>
      </w:del>
      <w:ins w:id="26" w:author="Walter Chris" w:date="2020-10-04T14:02:00Z">
        <w:r w:rsidR="00C626DB" w:rsidRPr="00E3236C">
          <w:rPr>
            <w:color w:val="000000"/>
          </w:rPr>
          <w:t xml:space="preserve">help </w:t>
        </w:r>
      </w:ins>
      <w:del w:id="27" w:author="Walter Chris" w:date="2020-10-04T14:02:00Z">
        <w:r w:rsidR="005826CF" w:rsidRPr="00E3236C" w:rsidDel="00C626DB">
          <w:rPr>
            <w:color w:val="000000"/>
          </w:rPr>
          <w:delText xml:space="preserve">useful for </w:delText>
        </w:r>
      </w:del>
      <w:ins w:id="28" w:author="Walter Chris" w:date="2020-10-04T14:02:00Z">
        <w:r w:rsidR="00C626DB" w:rsidRPr="00E3236C">
          <w:rPr>
            <w:color w:val="000000"/>
          </w:rPr>
          <w:t xml:space="preserve">understand </w:t>
        </w:r>
      </w:ins>
      <w:del w:id="29" w:author="Walter Chris" w:date="2020-10-04T14:02:00Z">
        <w:r w:rsidR="005826CF" w:rsidRPr="00E3236C" w:rsidDel="00C626DB">
          <w:rPr>
            <w:color w:val="000000"/>
          </w:rPr>
          <w:delText xml:space="preserve">understanding </w:delText>
        </w:r>
      </w:del>
      <w:r w:rsidR="005826CF" w:rsidRPr="00E3236C">
        <w:rPr>
          <w:color w:val="000000"/>
        </w:rPr>
        <w:t>the re-</w:t>
      </w:r>
      <w:proofErr w:type="spellStart"/>
      <w:r w:rsidR="005826CF" w:rsidRPr="00E3236C">
        <w:rPr>
          <w:color w:val="000000"/>
        </w:rPr>
        <w:t>lationships</w:t>
      </w:r>
      <w:proofErr w:type="spellEnd"/>
      <w:r w:rsidR="005826CF" w:rsidRPr="00E3236C">
        <w:rPr>
          <w:color w:val="000000"/>
        </w:rPr>
        <w:t xml:space="preserve"> between </w:t>
      </w:r>
      <w:del w:id="30" w:author="Walter Chris" w:date="2020-10-04T19:46:00Z">
        <w:r w:rsidR="005826CF" w:rsidRPr="00E3236C" w:rsidDel="00AB3D53">
          <w:rPr>
            <w:color w:val="000000"/>
          </w:rPr>
          <w:delText>patients</w:delText>
        </w:r>
      </w:del>
      <w:ins w:id="31" w:author="Walter Chris" w:date="2020-10-04T19:46:00Z">
        <w:r w:rsidR="00AB3D53" w:rsidRPr="00E3236C">
          <w:rPr>
            <w:color w:val="000000"/>
          </w:rPr>
          <w:t>cases</w:t>
        </w:r>
      </w:ins>
      <w:r w:rsidR="005826CF" w:rsidRPr="00E3236C">
        <w:rPr>
          <w:color w:val="000000"/>
        </w:rPr>
        <w:t>’ variables and co-variates (</w:t>
      </w:r>
      <w:del w:id="32" w:author="Walter Chris" w:date="2020-10-04T14:03:00Z">
        <w:r w:rsidR="005826CF" w:rsidRPr="00E3236C" w:rsidDel="00A52B4B">
          <w:rPr>
            <w:color w:val="000000"/>
          </w:rPr>
          <w:delText xml:space="preserve">e.g. </w:delText>
        </w:r>
      </w:del>
      <w:ins w:id="33" w:author="Walter Chris" w:date="2020-10-04T14:03:00Z">
        <w:r w:rsidR="00A52B4B" w:rsidRPr="00E3236C">
          <w:rPr>
            <w:color w:val="000000"/>
          </w:rPr>
          <w:t xml:space="preserve">including </w:t>
        </w:r>
      </w:ins>
      <w:r w:rsidR="005826CF" w:rsidRPr="00E3236C">
        <w:rPr>
          <w:color w:val="000000"/>
        </w:rPr>
        <w:t>clinic</w:t>
      </w:r>
      <w:ins w:id="34" w:author="Walter Chris" w:date="2020-10-04T14:03:00Z">
        <w:r w:rsidR="00A52B4B" w:rsidRPr="00E3236C">
          <w:rPr>
            <w:color w:val="000000"/>
          </w:rPr>
          <w:t>s-related</w:t>
        </w:r>
      </w:ins>
      <w:del w:id="35" w:author="Walter Chris" w:date="2020-10-04T14:03:00Z">
        <w:r w:rsidR="005826CF" w:rsidRPr="00E3236C" w:rsidDel="00A52B4B">
          <w:rPr>
            <w:color w:val="000000"/>
          </w:rPr>
          <w:delText>al</w:delText>
        </w:r>
      </w:del>
      <w:r w:rsidR="005826CF" w:rsidRPr="00E3236C">
        <w:rPr>
          <w:color w:val="000000"/>
        </w:rPr>
        <w:t xml:space="preserve"> and </w:t>
      </w:r>
      <w:ins w:id="36" w:author="Walter Chris" w:date="2020-10-04T14:03:00Z">
        <w:r w:rsidR="00A52B4B" w:rsidRPr="00E3236C">
          <w:rPr>
            <w:color w:val="000000"/>
          </w:rPr>
          <w:t>genetically</w:t>
        </w:r>
        <w:r w:rsidR="00A52B4B" w:rsidRPr="00E3236C" w:rsidDel="00A52B4B">
          <w:rPr>
            <w:color w:val="000000"/>
          </w:rPr>
          <w:t xml:space="preserve"> </w:t>
        </w:r>
        <w:r w:rsidR="00A52B4B" w:rsidRPr="00E3236C">
          <w:rPr>
            <w:color w:val="000000"/>
          </w:rPr>
          <w:t xml:space="preserve">related </w:t>
        </w:r>
      </w:ins>
      <w:del w:id="37" w:author="Walter Chris" w:date="2020-10-04T14:03:00Z">
        <w:r w:rsidR="005826CF" w:rsidRPr="00E3236C" w:rsidDel="00A52B4B">
          <w:rPr>
            <w:color w:val="000000"/>
          </w:rPr>
          <w:delText>genetic features</w:delText>
        </w:r>
      </w:del>
      <w:ins w:id="38" w:author="Walter Chris" w:date="2020-10-04T14:03:00Z">
        <w:r w:rsidR="00A52B4B" w:rsidRPr="00E3236C">
          <w:rPr>
            <w:color w:val="000000"/>
          </w:rPr>
          <w:t>characteristics</w:t>
        </w:r>
      </w:ins>
      <w:r w:rsidR="005826CF" w:rsidRPr="00E3236C">
        <w:rPr>
          <w:color w:val="000000"/>
        </w:rPr>
        <w:t xml:space="preserve">) and the </w:t>
      </w:r>
      <w:del w:id="39" w:author="Walter Chris" w:date="2020-10-04T14:04:00Z">
        <w:r w:rsidR="005826CF" w:rsidRPr="00E3236C" w:rsidDel="00A52B4B">
          <w:rPr>
            <w:color w:val="000000"/>
          </w:rPr>
          <w:delText xml:space="preserve">effectiveness </w:delText>
        </w:r>
      </w:del>
      <w:ins w:id="40" w:author="Walter Chris" w:date="2020-10-04T14:04:00Z">
        <w:r w:rsidR="00A52B4B" w:rsidRPr="00E3236C">
          <w:rPr>
            <w:color w:val="000000"/>
          </w:rPr>
          <w:t xml:space="preserve">feasibility </w:t>
        </w:r>
      </w:ins>
      <w:del w:id="41" w:author="Walter Chris" w:date="2020-10-04T14:04:00Z">
        <w:r w:rsidR="005826CF" w:rsidRPr="00E3236C" w:rsidDel="00A52B4B">
          <w:rPr>
            <w:color w:val="000000"/>
          </w:rPr>
          <w:delText xml:space="preserve">of </w:delText>
        </w:r>
      </w:del>
      <w:ins w:id="42" w:author="Walter Chris" w:date="2020-10-04T14:04:00Z">
        <w:r w:rsidR="00A52B4B" w:rsidRPr="00E3236C">
          <w:rPr>
            <w:color w:val="000000"/>
          </w:rPr>
          <w:t xml:space="preserve">exerted by </w:t>
        </w:r>
      </w:ins>
      <w:del w:id="43" w:author="Walter Chris" w:date="2020-10-04T14:04:00Z">
        <w:r w:rsidR="005826CF" w:rsidRPr="00E3236C" w:rsidDel="00A52B4B">
          <w:rPr>
            <w:color w:val="000000"/>
          </w:rPr>
          <w:delText xml:space="preserve">various </w:delText>
        </w:r>
      </w:del>
      <w:ins w:id="44" w:author="Walter Chris" w:date="2020-10-04T14:04:00Z">
        <w:r w:rsidR="00A52B4B" w:rsidRPr="00E3236C">
          <w:rPr>
            <w:color w:val="000000"/>
          </w:rPr>
          <w:t xml:space="preserve">a range of </w:t>
        </w:r>
      </w:ins>
      <w:r w:rsidR="005826CF" w:rsidRPr="00E3236C">
        <w:rPr>
          <w:color w:val="000000"/>
        </w:rPr>
        <w:t>treat</w:t>
      </w:r>
      <w:ins w:id="45" w:author="Walter Chris" w:date="2020-10-04T14:04:00Z">
        <w:r w:rsidR="00A52B4B" w:rsidRPr="00E3236C">
          <w:rPr>
            <w:color w:val="000000"/>
          </w:rPr>
          <w:t>ing</w:t>
        </w:r>
      </w:ins>
      <w:del w:id="46" w:author="Walter Chris" w:date="2020-10-04T14:04:00Z">
        <w:r w:rsidR="005826CF" w:rsidRPr="00E3236C" w:rsidDel="00A52B4B">
          <w:rPr>
            <w:color w:val="000000"/>
          </w:rPr>
          <w:delText>ment</w:delText>
        </w:r>
      </w:del>
      <w:r w:rsidR="005826CF" w:rsidRPr="00E3236C">
        <w:rPr>
          <w:color w:val="000000"/>
        </w:rPr>
        <w:t xml:space="preserve"> </w:t>
      </w:r>
      <w:del w:id="47" w:author="Walter Chris" w:date="2020-10-04T14:04:00Z">
        <w:r w:rsidR="005826CF" w:rsidRPr="00E3236C" w:rsidDel="005F09C2">
          <w:rPr>
            <w:color w:val="000000"/>
          </w:rPr>
          <w:delText>options</w:delText>
        </w:r>
      </w:del>
      <w:ins w:id="48" w:author="Walter Chris" w:date="2020-10-04T14:04:00Z">
        <w:r w:rsidR="005F09C2" w:rsidRPr="00E3236C">
          <w:rPr>
            <w:color w:val="000000"/>
          </w:rPr>
          <w:t>choices</w:t>
        </w:r>
      </w:ins>
      <w:r w:rsidR="005826CF" w:rsidRPr="00E3236C">
        <w:rPr>
          <w:color w:val="000000"/>
        </w:rPr>
        <w:t xml:space="preserve">. Despite the advances in this direction, limitations still exist. In </w:t>
      </w:r>
      <w:del w:id="49" w:author="Walter Chris" w:date="2020-10-04T14:04:00Z">
        <w:r w:rsidR="005826CF" w:rsidRPr="00E3236C" w:rsidDel="005F09C2">
          <w:rPr>
            <w:color w:val="000000"/>
          </w:rPr>
          <w:delText xml:space="preserve">this </w:delText>
        </w:r>
      </w:del>
      <w:ins w:id="50" w:author="Walter Chris" w:date="2020-10-04T14:04:00Z">
        <w:r w:rsidR="005F09C2" w:rsidRPr="00E3236C">
          <w:rPr>
            <w:color w:val="000000"/>
          </w:rPr>
          <w:t xml:space="preserve">the present </w:t>
        </w:r>
      </w:ins>
      <w:r w:rsidR="005826CF" w:rsidRPr="00E3236C">
        <w:rPr>
          <w:color w:val="000000"/>
        </w:rPr>
        <w:t xml:space="preserve">study, </w:t>
      </w:r>
      <w:del w:id="51" w:author="Walter Chris" w:date="2020-10-04T14:05:00Z">
        <w:r w:rsidR="005826CF" w:rsidRPr="00E3236C" w:rsidDel="005F09C2">
          <w:rPr>
            <w:color w:val="000000"/>
          </w:rPr>
          <w:delText xml:space="preserve">we propose </w:delText>
        </w:r>
      </w:del>
      <w:r w:rsidR="005826CF" w:rsidRPr="00E3236C">
        <w:rPr>
          <w:color w:val="000000"/>
        </w:rPr>
        <w:t>a</w:t>
      </w:r>
      <w:ins w:id="52" w:author="Walter Chris" w:date="2020-10-04T14:05:00Z">
        <w:r w:rsidR="005F09C2" w:rsidRPr="00E3236C">
          <w:rPr>
            <w:color w:val="000000"/>
          </w:rPr>
          <w:t>n</w:t>
        </w:r>
      </w:ins>
      <w:r w:rsidR="005826CF" w:rsidRPr="00E3236C">
        <w:rPr>
          <w:color w:val="000000"/>
        </w:rPr>
        <w:t xml:space="preserve"> </w:t>
      </w:r>
      <w:del w:id="53" w:author="Walter Chris" w:date="2020-10-04T14:05:00Z">
        <w:r w:rsidR="005826CF" w:rsidRPr="00E3236C" w:rsidDel="005F09C2">
          <w:rPr>
            <w:color w:val="000000"/>
          </w:rPr>
          <w:delText>novel method</w:delText>
        </w:r>
      </w:del>
      <w:ins w:id="54" w:author="Walter Chris" w:date="2020-10-04T14:05:00Z">
        <w:r w:rsidR="005F09C2" w:rsidRPr="00E3236C">
          <w:rPr>
            <w:color w:val="000000"/>
          </w:rPr>
          <w:t>approach</w:t>
        </w:r>
      </w:ins>
      <w:r w:rsidR="005826CF" w:rsidRPr="00E3236C">
        <w:rPr>
          <w:color w:val="000000"/>
        </w:rPr>
        <w:t xml:space="preserve"> </w:t>
      </w:r>
      <w:ins w:id="55" w:author="Walter Chris" w:date="2020-10-04T14:05:00Z">
        <w:r w:rsidR="005F09C2" w:rsidRPr="00E3236C">
          <w:rPr>
            <w:color w:val="000000"/>
          </w:rPr>
          <w:t xml:space="preserve">is proposed </w:t>
        </w:r>
      </w:ins>
      <w:r w:rsidR="005826CF" w:rsidRPr="00E3236C">
        <w:rPr>
          <w:color w:val="000000"/>
        </w:rPr>
        <w:t xml:space="preserve">for survival prediction of breast </w:t>
      </w:r>
      <w:del w:id="56" w:author="Walter Chris" w:date="2020-10-04T19:21:00Z">
        <w:r w:rsidR="005826CF" w:rsidRPr="00E3236C" w:rsidDel="00CE0415">
          <w:rPr>
            <w:color w:val="000000"/>
          </w:rPr>
          <w:delText xml:space="preserve">cancer </w:delText>
        </w:r>
      </w:del>
      <w:ins w:id="57" w:author="Walter Chris" w:date="2020-10-04T19:21:00Z">
        <w:r w:rsidR="00CE0415" w:rsidRPr="00E3236C">
          <w:rPr>
            <w:color w:val="000000"/>
          </w:rPr>
          <w:t xml:space="preserve">carcinoma </w:t>
        </w:r>
      </w:ins>
      <w:r w:rsidR="005826CF" w:rsidRPr="00E3236C">
        <w:rPr>
          <w:color w:val="000000"/>
        </w:rPr>
        <w:t>using bi</w:t>
      </w:r>
      <w:ins w:id="58" w:author="Walter Chris" w:date="2020-10-05T12:38:00Z">
        <w:r w:rsidR="00E3236C">
          <w:rPr>
            <w:color w:val="000000"/>
          </w:rPr>
          <w:t>-</w:t>
        </w:r>
      </w:ins>
      <w:r w:rsidR="005826CF" w:rsidRPr="00E3236C">
        <w:rPr>
          <w:color w:val="000000"/>
        </w:rPr>
        <w:t>direction</w:t>
      </w:r>
      <w:ins w:id="59" w:author="Walter Chris" w:date="2020-10-04T14:05:00Z">
        <w:r w:rsidR="005F09C2" w:rsidRPr="00E3236C">
          <w:rPr>
            <w:color w:val="000000"/>
          </w:rPr>
          <w:t>-based</w:t>
        </w:r>
      </w:ins>
      <w:del w:id="60" w:author="Walter Chris" w:date="2020-10-04T14:05:00Z">
        <w:r w:rsidR="005826CF" w:rsidRPr="00E3236C" w:rsidDel="005F09C2">
          <w:rPr>
            <w:color w:val="000000"/>
          </w:rPr>
          <w:delText>al</w:delText>
        </w:r>
      </w:del>
      <w:r w:rsidR="005826CF" w:rsidRPr="00E3236C">
        <w:rPr>
          <w:color w:val="000000"/>
        </w:rPr>
        <w:t xml:space="preserve"> long short-term memory, or-</w:t>
      </w:r>
      <w:proofErr w:type="spellStart"/>
      <w:r w:rsidR="005826CF" w:rsidRPr="00E3236C">
        <w:rPr>
          <w:color w:val="000000"/>
        </w:rPr>
        <w:t>dinal</w:t>
      </w:r>
      <w:proofErr w:type="spellEnd"/>
      <w:r w:rsidR="005826CF" w:rsidRPr="00E3236C">
        <w:rPr>
          <w:color w:val="000000"/>
        </w:rPr>
        <w:t xml:space="preserve"> Cox model network and auxiliary loss. </w:t>
      </w:r>
      <w:del w:id="61" w:author="Walter Chris" w:date="2020-10-04T14:05:00Z">
        <w:r w:rsidR="005826CF" w:rsidRPr="00E3236C" w:rsidDel="005F09C2">
          <w:rPr>
            <w:color w:val="000000"/>
          </w:rPr>
          <w:delText>First</w:delText>
        </w:r>
      </w:del>
      <w:ins w:id="62" w:author="Walter Chris" w:date="2020-10-04T14:05:00Z">
        <w:r w:rsidR="005F09C2" w:rsidRPr="00E3236C">
          <w:rPr>
            <w:color w:val="000000"/>
          </w:rPr>
          <w:t>Initially</w:t>
        </w:r>
      </w:ins>
      <w:r w:rsidR="005826CF" w:rsidRPr="00E3236C">
        <w:rPr>
          <w:color w:val="000000"/>
        </w:rPr>
        <w:t xml:space="preserve">, </w:t>
      </w:r>
      <w:del w:id="63" w:author="Walter Chris" w:date="2020-10-04T14:06:00Z">
        <w:r w:rsidR="005826CF" w:rsidRPr="00E3236C" w:rsidDel="005F09C2">
          <w:rPr>
            <w:color w:val="000000"/>
          </w:rPr>
          <w:delText xml:space="preserve">we use </w:delText>
        </w:r>
      </w:del>
      <w:r w:rsidR="005826CF" w:rsidRPr="00E3236C">
        <w:rPr>
          <w:color w:val="000000"/>
        </w:rPr>
        <w:t xml:space="preserve">weighted gene co-expression net-work </w:t>
      </w:r>
      <w:del w:id="64" w:author="Walter Chris" w:date="2020-10-04T14:07:00Z">
        <w:r w:rsidR="005826CF" w:rsidRPr="00E3236C" w:rsidDel="005F09C2">
          <w:rPr>
            <w:color w:val="000000"/>
          </w:rPr>
          <w:delText xml:space="preserve">analysis </w:delText>
        </w:r>
      </w:del>
      <w:ins w:id="65" w:author="Walter Chris" w:date="2020-10-04T14:07:00Z">
        <w:r w:rsidR="005F09C2" w:rsidRPr="00E3236C">
          <w:rPr>
            <w:color w:val="000000"/>
          </w:rPr>
          <w:t xml:space="preserve">study </w:t>
        </w:r>
      </w:ins>
      <w:r w:rsidR="005826CF" w:rsidRPr="00E3236C">
        <w:rPr>
          <w:color w:val="000000"/>
        </w:rPr>
        <w:t xml:space="preserve">algorithm </w:t>
      </w:r>
      <w:ins w:id="66" w:author="Walter Chris" w:date="2020-10-04T14:06:00Z">
        <w:r w:rsidR="005F09C2" w:rsidRPr="00E3236C">
          <w:rPr>
            <w:color w:val="000000"/>
          </w:rPr>
          <w:t xml:space="preserve">is adopted </w:t>
        </w:r>
      </w:ins>
      <w:del w:id="67" w:author="Walter Chris" w:date="2020-10-04T14:07:00Z">
        <w:r w:rsidR="005826CF" w:rsidRPr="00E3236C" w:rsidDel="005F09C2">
          <w:rPr>
            <w:color w:val="000000"/>
          </w:rPr>
          <w:delText xml:space="preserve">to </w:delText>
        </w:r>
      </w:del>
      <w:ins w:id="68" w:author="Walter Chris" w:date="2020-10-04T14:07:00Z">
        <w:r w:rsidR="005F09C2" w:rsidRPr="00E3236C">
          <w:rPr>
            <w:color w:val="000000"/>
          </w:rPr>
          <w:t xml:space="preserve">for </w:t>
        </w:r>
      </w:ins>
      <w:r w:rsidR="005826CF" w:rsidRPr="00E3236C">
        <w:rPr>
          <w:color w:val="000000"/>
        </w:rPr>
        <w:t>reduc</w:t>
      </w:r>
      <w:ins w:id="69" w:author="Walter Chris" w:date="2020-10-04T14:07:00Z">
        <w:r w:rsidR="005F09C2" w:rsidRPr="00E3236C">
          <w:rPr>
            <w:color w:val="000000"/>
          </w:rPr>
          <w:t>ing</w:t>
        </w:r>
      </w:ins>
      <w:del w:id="70" w:author="Walter Chris" w:date="2020-10-04T14:07:00Z">
        <w:r w:rsidR="005826CF" w:rsidRPr="00E3236C" w:rsidDel="005F09C2">
          <w:rPr>
            <w:color w:val="000000"/>
          </w:rPr>
          <w:delText>e</w:delText>
        </w:r>
      </w:del>
      <w:r w:rsidR="005826CF" w:rsidRPr="00E3236C">
        <w:rPr>
          <w:color w:val="000000"/>
        </w:rPr>
        <w:t xml:space="preserve"> the gene ex-</w:t>
      </w:r>
      <w:proofErr w:type="spellStart"/>
      <w:r w:rsidR="005826CF" w:rsidRPr="00E3236C">
        <w:rPr>
          <w:color w:val="000000"/>
        </w:rPr>
        <w:t>pression</w:t>
      </w:r>
      <w:proofErr w:type="spellEnd"/>
      <w:r w:rsidR="005826CF" w:rsidRPr="00E3236C">
        <w:rPr>
          <w:color w:val="000000"/>
        </w:rPr>
        <w:t xml:space="preserve"> data and DNA methylation da-ta feature dimension and extract cluster </w:t>
      </w:r>
      <w:proofErr w:type="spellStart"/>
      <w:r w:rsidR="005826CF" w:rsidRPr="00E3236C">
        <w:rPr>
          <w:color w:val="000000"/>
        </w:rPr>
        <w:t>eigengenes</w:t>
      </w:r>
      <w:proofErr w:type="spellEnd"/>
      <w:r w:rsidR="005826CF" w:rsidRPr="00E3236C">
        <w:rPr>
          <w:color w:val="000000"/>
        </w:rPr>
        <w:t xml:space="preserve"> </w:t>
      </w:r>
      <w:proofErr w:type="spellStart"/>
      <w:r w:rsidR="005826CF" w:rsidRPr="00E3236C">
        <w:rPr>
          <w:color w:val="000000"/>
        </w:rPr>
        <w:t>respec-tively</w:t>
      </w:r>
      <w:proofErr w:type="spellEnd"/>
      <w:r w:rsidR="005826CF" w:rsidRPr="00E3236C">
        <w:rPr>
          <w:color w:val="000000"/>
        </w:rPr>
        <w:t xml:space="preserve">. </w:t>
      </w:r>
      <w:del w:id="71" w:author="Walter Chris" w:date="2020-10-04T14:15:00Z">
        <w:r w:rsidR="005826CF" w:rsidRPr="00E3236C" w:rsidDel="004B3170">
          <w:rPr>
            <w:color w:val="000000"/>
          </w:rPr>
          <w:delText xml:space="preserve">These </w:delText>
        </w:r>
      </w:del>
      <w:ins w:id="72" w:author="Walter Chris" w:date="2020-10-04T14:15:00Z">
        <w:r w:rsidR="004B3170" w:rsidRPr="00E3236C">
          <w:rPr>
            <w:color w:val="000000"/>
          </w:rPr>
          <w:t xml:space="preserve">The mentioned </w:t>
        </w:r>
      </w:ins>
      <w:proofErr w:type="spellStart"/>
      <w:r w:rsidR="005826CF" w:rsidRPr="00E3236C">
        <w:rPr>
          <w:color w:val="000000"/>
        </w:rPr>
        <w:t>eigengenes</w:t>
      </w:r>
      <w:proofErr w:type="spellEnd"/>
      <w:r w:rsidR="005826CF" w:rsidRPr="00E3236C">
        <w:rPr>
          <w:color w:val="000000"/>
        </w:rPr>
        <w:t xml:space="preserve"> will be merged as input to the model. </w:t>
      </w:r>
      <w:del w:id="73" w:author="Walter Chris" w:date="2020-10-04T14:07:00Z">
        <w:r w:rsidR="005826CF" w:rsidRPr="00E3236C" w:rsidDel="001558E1">
          <w:rPr>
            <w:color w:val="000000"/>
          </w:rPr>
          <w:delText>Then</w:delText>
        </w:r>
      </w:del>
      <w:ins w:id="74" w:author="Walter Chris" w:date="2020-10-04T14:07:00Z">
        <w:r w:rsidR="001558E1" w:rsidRPr="00E3236C">
          <w:rPr>
            <w:color w:val="000000"/>
          </w:rPr>
          <w:t>Subsequently</w:t>
        </w:r>
      </w:ins>
      <w:r w:rsidR="005826CF" w:rsidRPr="00E3236C">
        <w:rPr>
          <w:color w:val="000000"/>
        </w:rPr>
        <w:t xml:space="preserve">, </w:t>
      </w:r>
      <w:del w:id="75" w:author="Walter Chris" w:date="2020-10-04T14:08:00Z">
        <w:r w:rsidR="005826CF" w:rsidRPr="00E3236C" w:rsidDel="001558E1">
          <w:rPr>
            <w:color w:val="000000"/>
          </w:rPr>
          <w:delText xml:space="preserve">we build </w:delText>
        </w:r>
      </w:del>
      <w:r w:rsidR="005826CF" w:rsidRPr="00E3236C">
        <w:rPr>
          <w:color w:val="000000"/>
        </w:rPr>
        <w:t>an ordinal cox pro-</w:t>
      </w:r>
      <w:proofErr w:type="spellStart"/>
      <w:r w:rsidR="005826CF" w:rsidRPr="00E3236C">
        <w:rPr>
          <w:color w:val="000000"/>
        </w:rPr>
        <w:t>portional</w:t>
      </w:r>
      <w:proofErr w:type="spellEnd"/>
      <w:r w:rsidR="005826CF" w:rsidRPr="00E3236C">
        <w:rPr>
          <w:color w:val="000000"/>
        </w:rPr>
        <w:t xml:space="preserve"> hazards model</w:t>
      </w:r>
      <w:ins w:id="76" w:author="Walter Chris" w:date="2020-10-04T14:08:00Z">
        <w:r w:rsidR="001558E1" w:rsidRPr="00E3236C">
          <w:rPr>
            <w:color w:val="000000"/>
          </w:rPr>
          <w:t xml:space="preserve"> is built</w:t>
        </w:r>
      </w:ins>
      <w:r w:rsidR="005826CF" w:rsidRPr="00E3236C">
        <w:rPr>
          <w:color w:val="000000"/>
        </w:rPr>
        <w:t xml:space="preserve"> for survival analysis and use long short-term memory method to predict </w:t>
      </w:r>
      <w:del w:id="77" w:author="Walter Chris" w:date="2020-10-04T19:46:00Z">
        <w:r w:rsidR="005826CF" w:rsidRPr="00E3236C" w:rsidDel="00AB3D53">
          <w:rPr>
            <w:color w:val="000000"/>
          </w:rPr>
          <w:delText>patient</w:delText>
        </w:r>
      </w:del>
      <w:ins w:id="78" w:author="Walter Chris" w:date="2020-10-04T19:46:00Z">
        <w:r w:rsidR="00AB3D53" w:rsidRPr="00E3236C">
          <w:rPr>
            <w:color w:val="000000"/>
          </w:rPr>
          <w:t>case</w:t>
        </w:r>
      </w:ins>
      <w:r w:rsidR="005826CF" w:rsidRPr="00E3236C">
        <w:rPr>
          <w:color w:val="000000"/>
        </w:rPr>
        <w:t xml:space="preserve"> survival risk. We add an adaptive </w:t>
      </w:r>
      <w:proofErr w:type="spellStart"/>
      <w:r w:rsidR="005826CF" w:rsidRPr="00E3236C">
        <w:rPr>
          <w:color w:val="000000"/>
        </w:rPr>
        <w:t>auxilia-ry</w:t>
      </w:r>
      <w:proofErr w:type="spellEnd"/>
      <w:r w:rsidR="005826CF" w:rsidRPr="00E3236C">
        <w:rPr>
          <w:color w:val="000000"/>
        </w:rPr>
        <w:t xml:space="preserve"> loss to the original objective to improve the ability of optimizing the learning process in training and regularization. The auxiliary loss will add extra gradient flow during back </w:t>
      </w:r>
      <w:proofErr w:type="spellStart"/>
      <w:r w:rsidR="005826CF" w:rsidRPr="00E3236C">
        <w:rPr>
          <w:color w:val="000000"/>
        </w:rPr>
        <w:t>propo-gation</w:t>
      </w:r>
      <w:proofErr w:type="spellEnd"/>
      <w:r w:rsidR="005826CF" w:rsidRPr="00E3236C">
        <w:rPr>
          <w:color w:val="000000"/>
        </w:rPr>
        <w:t>, thereby helping to reduce the vanishing gradient problem for earlier layers and helping to decrease the loss of the</w:t>
      </w:r>
      <w:del w:id="79" w:author="Walter Chris" w:date="2020-10-02T23:45:00Z">
        <w:r w:rsidR="005826CF" w:rsidRPr="00E3236C" w:rsidDel="00580861">
          <w:rPr>
            <w:color w:val="000000"/>
          </w:rPr>
          <w:delText xml:space="preserve"> main task</w:delText>
        </w:r>
      </w:del>
      <w:ins w:id="80" w:author="Walter Chris" w:date="2020-10-02T23:45:00Z">
        <w:r w:rsidR="00580861" w:rsidRPr="00E3236C">
          <w:rPr>
            <w:color w:val="000000"/>
          </w:rPr>
          <w:t xml:space="preserve"> primary task</w:t>
        </w:r>
      </w:ins>
      <w:r w:rsidR="005826CF" w:rsidRPr="00E3236C">
        <w:rPr>
          <w:color w:val="000000"/>
        </w:rPr>
        <w:t xml:space="preserve">. </w:t>
      </w:r>
      <w:del w:id="81" w:author="Walter Chris" w:date="2020-10-04T20:20:00Z">
        <w:r w:rsidR="005826CF" w:rsidRPr="00E3236C" w:rsidDel="0076621E">
          <w:rPr>
            <w:color w:val="000000"/>
          </w:rPr>
          <w:delText xml:space="preserve">We use </w:delText>
        </w:r>
      </w:del>
      <w:ins w:id="82" w:author="Walter Chris" w:date="2020-10-04T20:20:00Z">
        <w:r w:rsidR="0076621E" w:rsidRPr="00E3236C">
          <w:rPr>
            <w:color w:val="000000"/>
          </w:rPr>
          <w:t xml:space="preserve">The present study employs </w:t>
        </w:r>
      </w:ins>
      <w:r w:rsidR="005826CF" w:rsidRPr="00E3236C">
        <w:rPr>
          <w:color w:val="000000"/>
        </w:rPr>
        <w:t>the cross-validation method and the concordance in-</w:t>
      </w:r>
      <w:proofErr w:type="spellStart"/>
      <w:r w:rsidR="005826CF" w:rsidRPr="00E3236C">
        <w:rPr>
          <w:color w:val="000000"/>
        </w:rPr>
        <w:t>dex</w:t>
      </w:r>
      <w:proofErr w:type="spellEnd"/>
      <w:r w:rsidR="005826CF" w:rsidRPr="00E3236C">
        <w:rPr>
          <w:color w:val="000000"/>
        </w:rPr>
        <w:t xml:space="preserve"> </w:t>
      </w:r>
      <w:del w:id="83" w:author="Walter Chris" w:date="2020-10-04T14:08:00Z">
        <w:r w:rsidR="005826CF" w:rsidRPr="00E3236C" w:rsidDel="00FD1B68">
          <w:rPr>
            <w:color w:val="000000"/>
          </w:rPr>
          <w:delText xml:space="preserve">to </w:delText>
        </w:r>
      </w:del>
      <w:ins w:id="84" w:author="Walter Chris" w:date="2020-10-04T14:08:00Z">
        <w:r w:rsidR="00FD1B68" w:rsidRPr="00E3236C">
          <w:rPr>
            <w:color w:val="000000"/>
          </w:rPr>
          <w:t xml:space="preserve">for assessing </w:t>
        </w:r>
      </w:ins>
      <w:del w:id="85" w:author="Walter Chris" w:date="2020-10-04T14:08:00Z">
        <w:r w:rsidR="005826CF" w:rsidRPr="00E3236C" w:rsidDel="00FD1B68">
          <w:rPr>
            <w:color w:val="000000"/>
          </w:rPr>
          <w:delText xml:space="preserve">evaluate </w:delText>
        </w:r>
      </w:del>
      <w:r w:rsidR="005826CF" w:rsidRPr="00E3236C">
        <w:rPr>
          <w:color w:val="000000"/>
        </w:rPr>
        <w:t>the pre</w:t>
      </w:r>
      <w:del w:id="86" w:author="Walter Chris" w:date="2020-10-04T14:08:00Z">
        <w:r w:rsidR="005826CF" w:rsidRPr="00E3236C" w:rsidDel="00FD1B68">
          <w:rPr>
            <w:color w:val="000000"/>
          </w:rPr>
          <w:delText>-</w:delText>
        </w:r>
      </w:del>
      <w:r w:rsidR="005826CF" w:rsidRPr="00E3236C">
        <w:rPr>
          <w:color w:val="000000"/>
        </w:rPr>
        <w:t>dicti</w:t>
      </w:r>
      <w:ins w:id="87" w:author="Walter Chris" w:date="2020-10-04T14:08:00Z">
        <w:r w:rsidR="00FD1B68" w:rsidRPr="00E3236C">
          <w:rPr>
            <w:color w:val="000000"/>
          </w:rPr>
          <w:t>ng</w:t>
        </w:r>
      </w:ins>
      <w:del w:id="88" w:author="Walter Chris" w:date="2020-10-04T14:08:00Z">
        <w:r w:rsidR="005826CF" w:rsidRPr="00E3236C" w:rsidDel="00FD1B68">
          <w:rPr>
            <w:color w:val="000000"/>
          </w:rPr>
          <w:delText>on</w:delText>
        </w:r>
      </w:del>
      <w:r w:rsidR="005826CF" w:rsidRPr="00E3236C">
        <w:rPr>
          <w:color w:val="000000"/>
        </w:rPr>
        <w:t xml:space="preserve"> </w:t>
      </w:r>
      <w:del w:id="89" w:author="Walter Chris" w:date="2020-10-04T14:08:00Z">
        <w:r w:rsidR="005826CF" w:rsidRPr="00E3236C" w:rsidDel="00FD1B68">
          <w:rPr>
            <w:color w:val="000000"/>
          </w:rPr>
          <w:delText>performance</w:delText>
        </w:r>
      </w:del>
      <w:ins w:id="90" w:author="Walter Chris" w:date="2020-10-04T14:08:00Z">
        <w:r w:rsidR="00FD1B68" w:rsidRPr="00E3236C">
          <w:rPr>
            <w:color w:val="000000"/>
          </w:rPr>
          <w:t>effect</w:t>
        </w:r>
      </w:ins>
      <w:r w:rsidR="005826CF" w:rsidRPr="00E3236C">
        <w:rPr>
          <w:color w:val="000000"/>
        </w:rPr>
        <w:t>. Stringent cross-</w:t>
      </w:r>
      <w:del w:id="91" w:author="Walter Chris" w:date="2020-10-04T14:09:00Z">
        <w:r w:rsidR="005826CF" w:rsidRPr="00E3236C" w:rsidDel="00FD1B68">
          <w:rPr>
            <w:color w:val="000000"/>
          </w:rPr>
          <w:delText xml:space="preserve">validation </w:delText>
        </w:r>
      </w:del>
      <w:ins w:id="92" w:author="Walter Chris" w:date="2020-10-04T14:09:00Z">
        <w:r w:rsidR="00FD1B68" w:rsidRPr="00E3236C">
          <w:rPr>
            <w:color w:val="000000"/>
          </w:rPr>
          <w:t xml:space="preserve">verification </w:t>
        </w:r>
      </w:ins>
      <w:r w:rsidR="005826CF" w:rsidRPr="00E3236C">
        <w:rPr>
          <w:color w:val="000000"/>
        </w:rPr>
        <w:t>test</w:t>
      </w:r>
      <w:ins w:id="93" w:author="Walter Chris" w:date="2020-10-04T14:09:00Z">
        <w:r w:rsidR="00FD1B68" w:rsidRPr="00E3236C">
          <w:rPr>
            <w:color w:val="000000"/>
          </w:rPr>
          <w:t>ing processe</w:t>
        </w:r>
      </w:ins>
      <w:r w:rsidR="005826CF" w:rsidRPr="00E3236C">
        <w:rPr>
          <w:color w:val="000000"/>
        </w:rPr>
        <w:t xml:space="preserve">s </w:t>
      </w:r>
      <w:del w:id="94" w:author="Walter Chris" w:date="2020-10-04T14:09:00Z">
        <w:r w:rsidR="005826CF" w:rsidRPr="00E3236C" w:rsidDel="004D082A">
          <w:rPr>
            <w:color w:val="000000"/>
          </w:rPr>
          <w:delText xml:space="preserve">on </w:delText>
        </w:r>
      </w:del>
      <w:ins w:id="95" w:author="Walter Chris" w:date="2020-10-04T14:09:00Z">
        <w:r w:rsidR="004D082A" w:rsidRPr="00E3236C">
          <w:rPr>
            <w:color w:val="000000"/>
          </w:rPr>
          <w:t xml:space="preserve">for </w:t>
        </w:r>
      </w:ins>
      <w:r w:rsidR="005826CF" w:rsidRPr="00E3236C">
        <w:rPr>
          <w:color w:val="000000"/>
        </w:rPr>
        <w:t>the benchmark data</w:t>
      </w:r>
      <w:ins w:id="96" w:author="Walter Chris" w:date="2020-10-04T14:10:00Z">
        <w:r w:rsidR="004D082A" w:rsidRPr="00E3236C">
          <w:rPr>
            <w:color w:val="000000"/>
          </w:rPr>
          <w:t xml:space="preserve"> </w:t>
        </w:r>
      </w:ins>
      <w:r w:rsidR="005826CF" w:rsidRPr="00E3236C">
        <w:rPr>
          <w:color w:val="000000"/>
        </w:rPr>
        <w:t>set demonstrate</w:t>
      </w:r>
      <w:ins w:id="97" w:author="Walter Chris" w:date="2020-10-04T14:10:00Z">
        <w:r w:rsidR="004D082A" w:rsidRPr="00E3236C">
          <w:rPr>
            <w:color w:val="000000"/>
          </w:rPr>
          <w:t xml:space="preserve"> that</w:t>
        </w:r>
      </w:ins>
      <w:del w:id="98" w:author="Walter Chris" w:date="2020-10-04T14:10:00Z">
        <w:r w:rsidR="005826CF" w:rsidRPr="00E3236C" w:rsidDel="004D082A">
          <w:rPr>
            <w:color w:val="000000"/>
          </w:rPr>
          <w:delText xml:space="preserve"> the efficacy of</w:delText>
        </w:r>
      </w:del>
      <w:r w:rsidR="005826CF" w:rsidRPr="00E3236C">
        <w:rPr>
          <w:color w:val="000000"/>
        </w:rPr>
        <w:t xml:space="preserve"> the </w:t>
      </w:r>
      <w:del w:id="99" w:author="Walter Chris" w:date="2020-10-04T14:10:00Z">
        <w:r w:rsidR="005826CF" w:rsidRPr="00E3236C" w:rsidDel="004D082A">
          <w:rPr>
            <w:color w:val="000000"/>
          </w:rPr>
          <w:delText xml:space="preserve">proposed </w:delText>
        </w:r>
      </w:del>
      <w:ins w:id="100" w:author="Walter Chris" w:date="2020-10-04T14:10:00Z">
        <w:r w:rsidR="004D082A" w:rsidRPr="00E3236C">
          <w:rPr>
            <w:color w:val="000000"/>
          </w:rPr>
          <w:t xml:space="preserve">developed </w:t>
        </w:r>
      </w:ins>
      <w:del w:id="101" w:author="Walter Chris" w:date="2020-10-04T14:10:00Z">
        <w:r w:rsidR="005826CF" w:rsidRPr="00E3236C" w:rsidDel="004D082A">
          <w:rPr>
            <w:color w:val="000000"/>
          </w:rPr>
          <w:delText>method</w:delText>
        </w:r>
      </w:del>
      <w:ins w:id="102" w:author="Walter Chris" w:date="2020-10-04T14:10:00Z">
        <w:r w:rsidR="004D082A" w:rsidRPr="00E3236C">
          <w:rPr>
            <w:color w:val="000000"/>
          </w:rPr>
          <w:t>approach is effective</w:t>
        </w:r>
      </w:ins>
      <w:r w:rsidR="005826CF" w:rsidRPr="00E3236C">
        <w:rPr>
          <w:color w:val="000000"/>
        </w:rPr>
        <w:t xml:space="preserve">, </w:t>
      </w:r>
      <w:del w:id="103" w:author="Walter Chris" w:date="2020-10-04T14:10:00Z">
        <w:r w:rsidR="005826CF" w:rsidRPr="00E3236C" w:rsidDel="004D082A">
          <w:rPr>
            <w:color w:val="000000"/>
          </w:rPr>
          <w:delText xml:space="preserve">which </w:delText>
        </w:r>
      </w:del>
      <w:r w:rsidR="005826CF" w:rsidRPr="00E3236C">
        <w:rPr>
          <w:color w:val="000000"/>
        </w:rPr>
        <w:t>achiev</w:t>
      </w:r>
      <w:ins w:id="104" w:author="Walter Chris" w:date="2020-10-04T14:10:00Z">
        <w:r w:rsidR="004D082A" w:rsidRPr="00E3236C">
          <w:rPr>
            <w:color w:val="000000"/>
          </w:rPr>
          <w:t>ing</w:t>
        </w:r>
      </w:ins>
      <w:del w:id="105" w:author="Walter Chris" w:date="2020-10-04T14:10:00Z">
        <w:r w:rsidR="005826CF" w:rsidRPr="00E3236C" w:rsidDel="004D082A">
          <w:rPr>
            <w:color w:val="000000"/>
          </w:rPr>
          <w:delText>es</w:delText>
        </w:r>
      </w:del>
      <w:r w:rsidR="005826CF" w:rsidRPr="00E3236C">
        <w:rPr>
          <w:color w:val="000000"/>
        </w:rPr>
        <w:t xml:space="preserve"> </w:t>
      </w:r>
      <w:proofErr w:type="gramStart"/>
      <w:r w:rsidR="005826CF" w:rsidRPr="00E3236C">
        <w:rPr>
          <w:color w:val="000000"/>
        </w:rPr>
        <w:t>very</w:t>
      </w:r>
      <w:proofErr w:type="gramEnd"/>
      <w:r w:rsidR="005826CF" w:rsidRPr="00E3236C">
        <w:rPr>
          <w:color w:val="000000"/>
        </w:rPr>
        <w:t xml:space="preserve"> competitive per-</w:t>
      </w:r>
      <w:proofErr w:type="spellStart"/>
      <w:r w:rsidR="005826CF" w:rsidRPr="00E3236C">
        <w:rPr>
          <w:color w:val="000000"/>
        </w:rPr>
        <w:t>formance</w:t>
      </w:r>
      <w:proofErr w:type="spellEnd"/>
      <w:r w:rsidR="005826CF" w:rsidRPr="00E3236C">
        <w:rPr>
          <w:color w:val="000000"/>
        </w:rPr>
        <w:t xml:space="preserve"> with existing </w:t>
      </w:r>
      <w:del w:id="106" w:author="Walter Chris" w:date="2020-10-04T14:12:00Z">
        <w:r w:rsidR="005826CF" w:rsidRPr="00E3236C" w:rsidDel="00FC1FAC">
          <w:rPr>
            <w:color w:val="000000"/>
          </w:rPr>
          <w:delText>state-of-the-art methods</w:delText>
        </w:r>
      </w:del>
      <w:ins w:id="107" w:author="Walter Chris" w:date="2020-10-04T14:12:00Z">
        <w:r w:rsidR="00FC1FAC" w:rsidRPr="00E3236C">
          <w:rPr>
            <w:color w:val="000000"/>
          </w:rPr>
          <w:t>approaches</w:t>
        </w:r>
      </w:ins>
      <w:r w:rsidR="005826CF" w:rsidRPr="00E3236C">
        <w:rPr>
          <w:color w:val="000000"/>
        </w:rPr>
        <w:t>.</w:t>
      </w:r>
    </w:p>
    <w:p w14:paraId="3D9F82BC" w14:textId="032E51E7" w:rsidR="003410C8" w:rsidRPr="00E3236C" w:rsidRDefault="003410C8">
      <w:pPr>
        <w:pStyle w:val="KEYWORD"/>
        <w:rPr>
          <w:color w:val="000000"/>
        </w:rPr>
      </w:pPr>
      <w:r w:rsidRPr="00E3236C">
        <w:rPr>
          <w:b/>
          <w:color w:val="000000"/>
        </w:rPr>
        <w:t>Index</w:t>
      </w:r>
      <w:ins w:id="108" w:author="Windows User" w:date="2021-01-18T13:47:00Z">
        <w:r w:rsidR="00555CA7">
          <w:rPr>
            <w:b/>
            <w:color w:val="000000"/>
          </w:rPr>
          <w:t xml:space="preserve"> </w:t>
        </w:r>
      </w:ins>
      <w:bookmarkStart w:id="109" w:name="_GoBack"/>
      <w:bookmarkEnd w:id="109"/>
      <w:del w:id="110" w:author="Windows User" w:date="2021-01-18T13:47:00Z">
        <w:r w:rsidRPr="00E3236C" w:rsidDel="00555CA7">
          <w:rPr>
            <w:b/>
            <w:color w:val="000000"/>
          </w:rPr>
          <w:delText xml:space="preserve"> </w:delText>
        </w:r>
      </w:del>
      <w:r w:rsidRPr="00E3236C">
        <w:rPr>
          <w:b/>
          <w:color w:val="000000"/>
        </w:rPr>
        <w:t>Terms</w:t>
      </w:r>
      <w:r w:rsidRPr="00E3236C">
        <w:rPr>
          <w:color w:val="000000"/>
        </w:rPr>
        <w:t>—</w:t>
      </w:r>
      <w:r w:rsidR="00C344E4" w:rsidRPr="00E3236C">
        <w:t xml:space="preserve"> </w:t>
      </w:r>
      <w:r w:rsidR="00C344E4" w:rsidRPr="00E3236C">
        <w:rPr>
          <w:color w:val="000000"/>
        </w:rPr>
        <w:t>Survival Analysis; Breast Cancer; Genetics; Feature Selection; Ordinal Cox Model; Auxiliary Loss; Bidirectional Long Short-Term Memory</w:t>
      </w:r>
    </w:p>
    <w:p w14:paraId="2B6746CE" w14:textId="77777777" w:rsidR="003410C8" w:rsidRPr="00E3236C" w:rsidRDefault="003410C8" w:rsidP="00F964F4">
      <w:pPr>
        <w:pStyle w:val="CCCLINE"/>
        <w:framePr w:w="4631" w:wrap="notBeside" w:hAnchor="page" w:x="3551"/>
        <w:rPr>
          <w:color w:val="000000"/>
          <w:spacing w:val="0"/>
        </w:rPr>
      </w:pPr>
      <w:proofErr w:type="spellStart"/>
      <w:r w:rsidRPr="00E3236C">
        <w:rPr>
          <w:color w:val="000000"/>
          <w:spacing w:val="0"/>
        </w:rPr>
        <w:t>xxxx-xxxx</w:t>
      </w:r>
      <w:proofErr w:type="spellEnd"/>
      <w:r w:rsidRPr="00E3236C">
        <w:rPr>
          <w:color w:val="000000"/>
          <w:spacing w:val="0"/>
        </w:rPr>
        <w:t>/0x/$xx.00 © 200x IEEE</w:t>
      </w:r>
      <w:r w:rsidR="00F964F4" w:rsidRPr="00E3236C">
        <w:rPr>
          <w:color w:val="000000"/>
          <w:spacing w:val="0"/>
        </w:rPr>
        <w:t xml:space="preserve">        Published by the IEEE Computer Society</w:t>
      </w:r>
    </w:p>
    <w:p w14:paraId="341424E1" w14:textId="77777777" w:rsidR="003410C8" w:rsidRPr="00E3236C" w:rsidRDefault="003410C8">
      <w:pPr>
        <w:pStyle w:val="AUTHORAFFILIATION"/>
        <w:framePr w:vSpace="0" w:wrap="around"/>
        <w:spacing w:before="120" w:after="60"/>
        <w:jc w:val="center"/>
        <w:rPr>
          <w:i w:val="0"/>
          <w:color w:val="000000"/>
        </w:rPr>
      </w:pPr>
      <w:r w:rsidRPr="00E3236C">
        <w:rPr>
          <w:rFonts w:ascii="Times New Roman" w:hAnsi="Times New Roman"/>
          <w:i w:val="0"/>
          <w:color w:val="000000"/>
          <w:sz w:val="14"/>
        </w:rPr>
        <w:t>————————————————</w:t>
      </w:r>
    </w:p>
    <w:p w14:paraId="3EE2BC3A" w14:textId="55DF30E1" w:rsidR="001E03E5" w:rsidRPr="00E3236C" w:rsidRDefault="001E03E5" w:rsidP="001E03E5">
      <w:pPr>
        <w:pStyle w:val="AUTHORAFFILIATION"/>
        <w:framePr w:vSpace="0" w:wrap="around"/>
        <w:numPr>
          <w:ilvl w:val="0"/>
          <w:numId w:val="1"/>
        </w:numPr>
        <w:jc w:val="left"/>
        <w:rPr>
          <w:color w:val="000000"/>
        </w:rPr>
      </w:pPr>
      <w:r w:rsidRPr="00E3236C">
        <w:rPr>
          <w:color w:val="000000"/>
        </w:rPr>
        <w:t>.</w:t>
      </w:r>
    </w:p>
    <w:p w14:paraId="667FC3BD" w14:textId="77777777" w:rsidR="009E2E79" w:rsidRPr="00E3236C" w:rsidRDefault="009E2E79" w:rsidP="009E2E79">
      <w:pPr>
        <w:pStyle w:val="AUTHORAFFILIATION"/>
        <w:framePr w:vSpace="0" w:wrap="around"/>
        <w:ind w:left="160"/>
        <w:jc w:val="left"/>
        <w:rPr>
          <w:color w:val="000000"/>
        </w:rPr>
      </w:pPr>
    </w:p>
    <w:p w14:paraId="4E8506A5" w14:textId="77777777" w:rsidR="003410C8" w:rsidRPr="00E3236C" w:rsidRDefault="003410C8">
      <w:pPr>
        <w:pStyle w:val="PARAGRAPHnoindent"/>
        <w:spacing w:before="120"/>
        <w:jc w:val="center"/>
        <w:rPr>
          <w:color w:val="000000"/>
        </w:rPr>
      </w:pPr>
      <w:r w:rsidRPr="00E3236C">
        <w:rPr>
          <w:color w:val="000000"/>
        </w:rPr>
        <w:t>——————————</w:t>
      </w:r>
      <w:r w:rsidRPr="00E3236C">
        <w:rPr>
          <w:rFonts w:ascii="Times New Roman" w:hAnsi="Times New Roman"/>
          <w:color w:val="000000"/>
          <w:position w:val="-2"/>
        </w:rPr>
        <w:t xml:space="preserve">   </w:t>
      </w:r>
      <w:r w:rsidRPr="00E3236C">
        <w:rPr>
          <w:rFonts w:ascii="Wingdings" w:hAnsi="Wingdings"/>
          <w:color w:val="000000"/>
          <w:position w:val="-2"/>
        </w:rPr>
        <w:sym w:font="Wingdings" w:char="F075"/>
      </w:r>
      <w:r w:rsidRPr="00E3236C">
        <w:rPr>
          <w:rFonts w:ascii="Times New Roman" w:hAnsi="Times New Roman"/>
          <w:color w:val="000000"/>
          <w:position w:val="-2"/>
        </w:rPr>
        <w:t xml:space="preserve">   </w:t>
      </w:r>
      <w:r w:rsidRPr="00E3236C">
        <w:rPr>
          <w:color w:val="000000"/>
        </w:rPr>
        <w:t>——————————</w:t>
      </w:r>
    </w:p>
    <w:p w14:paraId="605CD1BD" w14:textId="77777777" w:rsidR="003410C8" w:rsidRPr="00E3236C" w:rsidRDefault="003410C8">
      <w:pPr>
        <w:pStyle w:val="Heading1"/>
        <w:spacing w:before="200"/>
        <w:rPr>
          <w:color w:val="000000"/>
        </w:rPr>
        <w:sectPr w:rsidR="003410C8" w:rsidRPr="00E3236C" w:rsidSect="0069250A">
          <w:headerReference w:type="even" r:id="rId11"/>
          <w:headerReference w:type="default" r:id="rId12"/>
          <w:footerReference w:type="even" r:id="rId13"/>
          <w:footerReference w:type="default" r:id="rId14"/>
          <w:headerReference w:type="first" r:id="rId15"/>
          <w:footerReference w:type="first" r:id="rId16"/>
          <w:pgSz w:w="11340" w:h="15480" w:code="1"/>
          <w:pgMar w:top="1195" w:right="605" w:bottom="360" w:left="720" w:header="605" w:footer="72" w:gutter="0"/>
          <w:cols w:space="240"/>
          <w:titlePg/>
        </w:sectPr>
      </w:pPr>
      <w:r w:rsidRPr="00E3236C">
        <w:rPr>
          <w:color w:val="000000"/>
        </w:rPr>
        <w:t>1</w:t>
      </w:r>
      <w:r w:rsidRPr="00E3236C">
        <w:rPr>
          <w:color w:val="000000"/>
        </w:rPr>
        <w:tab/>
        <w:t>Introduction</w:t>
      </w:r>
    </w:p>
    <w:p w14:paraId="63E72BC8" w14:textId="5FA670DD" w:rsidR="003410C8" w:rsidRPr="00E3236C" w:rsidRDefault="00FA33C3" w:rsidP="00DE2722">
      <w:pPr>
        <w:pStyle w:val="Text"/>
        <w:keepNext/>
        <w:framePr w:dropCap="drop" w:lines="2" w:h="441" w:hRule="exact" w:wrap="around" w:vAnchor="text" w:hAnchor="text"/>
        <w:autoSpaceDE/>
        <w:autoSpaceDN/>
        <w:spacing w:line="441" w:lineRule="exact"/>
        <w:ind w:firstLine="0"/>
        <w:textAlignment w:val="baseline"/>
        <w:rPr>
          <w:rFonts w:ascii="Palatino" w:hAnsi="Palatino"/>
          <w:color w:val="000000"/>
          <w:spacing w:val="-2"/>
          <w:position w:val="-4"/>
          <w:sz w:val="50"/>
          <w:szCs w:val="56"/>
        </w:rPr>
      </w:pPr>
      <w:r w:rsidRPr="00E3236C">
        <w:rPr>
          <w:rFonts w:ascii="Palatino" w:hAnsi="Palatino"/>
          <w:color w:val="000000"/>
          <w:spacing w:val="-2"/>
          <w:position w:val="-4"/>
          <w:sz w:val="50"/>
          <w:szCs w:val="56"/>
        </w:rPr>
        <w:t>T</w:t>
      </w:r>
    </w:p>
    <w:p w14:paraId="7A45695D" w14:textId="22243ED2" w:rsidR="00FA33C3" w:rsidRPr="00E3236C" w:rsidRDefault="00FA33C3" w:rsidP="00FA33C3">
      <w:pPr>
        <w:pStyle w:val="PARAGRAPH"/>
        <w:rPr>
          <w:color w:val="000000"/>
        </w:rPr>
      </w:pPr>
      <w:r w:rsidRPr="00E3236C">
        <w:rPr>
          <w:color w:val="000000"/>
        </w:rPr>
        <w:t xml:space="preserve">he Breast </w:t>
      </w:r>
      <w:del w:id="111" w:author="Walter Chris" w:date="2020-10-04T19:21:00Z">
        <w:r w:rsidRPr="00E3236C" w:rsidDel="00CE0415">
          <w:rPr>
            <w:color w:val="000000"/>
          </w:rPr>
          <w:delText xml:space="preserve">cancer </w:delText>
        </w:r>
      </w:del>
      <w:ins w:id="112" w:author="Walter Chris" w:date="2020-10-04T19:21:00Z">
        <w:r w:rsidR="00CE0415" w:rsidRPr="00E3236C">
          <w:rPr>
            <w:color w:val="000000"/>
          </w:rPr>
          <w:t xml:space="preserve">carcinoma </w:t>
        </w:r>
      </w:ins>
      <w:r w:rsidRPr="00E3236C">
        <w:rPr>
          <w:color w:val="000000"/>
        </w:rPr>
        <w:t xml:space="preserve">is one of the </w:t>
      </w:r>
      <w:del w:id="113" w:author="Walter Chris" w:date="2020-10-04T14:14:00Z">
        <w:r w:rsidRPr="00E3236C" w:rsidDel="00942376">
          <w:rPr>
            <w:color w:val="000000"/>
          </w:rPr>
          <w:delText xml:space="preserve">most </w:delText>
        </w:r>
      </w:del>
      <w:r w:rsidRPr="00E3236C">
        <w:rPr>
          <w:color w:val="000000"/>
        </w:rPr>
        <w:t>common</w:t>
      </w:r>
      <w:ins w:id="114" w:author="Walter Chris" w:date="2020-10-04T14:13:00Z">
        <w:r w:rsidR="00942376" w:rsidRPr="00E3236C">
          <w:rPr>
            <w:color w:val="000000"/>
          </w:rPr>
          <w:t>est</w:t>
        </w:r>
      </w:ins>
      <w:del w:id="115" w:author="Walter Chris" w:date="2020-10-04T14:14:00Z">
        <w:r w:rsidRPr="00E3236C" w:rsidDel="00942376">
          <w:rPr>
            <w:color w:val="000000"/>
          </w:rPr>
          <w:delText xml:space="preserve"> form of</w:delText>
        </w:r>
      </w:del>
      <w:r w:rsidRPr="00E3236C">
        <w:rPr>
          <w:color w:val="000000"/>
        </w:rPr>
        <w:t xml:space="preserve"> diseases </w:t>
      </w:r>
      <w:del w:id="116" w:author="Walter Chris" w:date="2020-10-04T14:13:00Z">
        <w:r w:rsidRPr="00E3236C" w:rsidDel="00942376">
          <w:rPr>
            <w:color w:val="000000"/>
          </w:rPr>
          <w:delText>worldwide</w:delText>
        </w:r>
      </w:del>
      <w:ins w:id="117" w:author="Walter Chris" w:date="2020-10-04T14:13:00Z">
        <w:r w:rsidR="00942376" w:rsidRPr="00E3236C">
          <w:rPr>
            <w:color w:val="000000"/>
          </w:rPr>
          <w:t>on this planet</w:t>
        </w:r>
      </w:ins>
      <w:r w:rsidRPr="00E3236C">
        <w:rPr>
          <w:color w:val="000000"/>
        </w:rPr>
        <w:t xml:space="preserve">. </w:t>
      </w:r>
      <w:del w:id="118" w:author="Walter Chris" w:date="2020-10-04T14:14:00Z">
        <w:r w:rsidRPr="00E3236C" w:rsidDel="00942376">
          <w:rPr>
            <w:color w:val="000000"/>
          </w:rPr>
          <w:delText>It is reported that m</w:delText>
        </w:r>
      </w:del>
      <w:ins w:id="119" w:author="Walter Chris" w:date="2020-10-04T14:14:00Z">
        <w:r w:rsidR="00942376" w:rsidRPr="00E3236C">
          <w:rPr>
            <w:color w:val="000000"/>
          </w:rPr>
          <w:t>M</w:t>
        </w:r>
      </w:ins>
      <w:r w:rsidRPr="00E3236C">
        <w:rPr>
          <w:color w:val="000000"/>
        </w:rPr>
        <w:t xml:space="preserve">ore than forty thou-sand women and four hundred men in the United States died from breast </w:t>
      </w:r>
      <w:del w:id="120" w:author="Walter Chris" w:date="2020-10-04T19:21:00Z">
        <w:r w:rsidRPr="00E3236C" w:rsidDel="00CE0415">
          <w:rPr>
            <w:color w:val="000000"/>
          </w:rPr>
          <w:delText xml:space="preserve">cancer </w:delText>
        </w:r>
      </w:del>
      <w:ins w:id="121" w:author="Walter Chris" w:date="2020-10-04T19:21:00Z">
        <w:r w:rsidR="00CE0415" w:rsidRPr="00E3236C">
          <w:rPr>
            <w:color w:val="000000"/>
          </w:rPr>
          <w:t xml:space="preserve">carcinoma </w:t>
        </w:r>
      </w:ins>
      <w:r w:rsidRPr="00E3236C">
        <w:rPr>
          <w:color w:val="000000"/>
        </w:rPr>
        <w:t xml:space="preserve">annually before 2016. </w:t>
      </w:r>
      <w:del w:id="122" w:author="Walter Chris" w:date="2020-10-04T14:15:00Z">
        <w:r w:rsidRPr="00E3236C" w:rsidDel="004B3170">
          <w:rPr>
            <w:color w:val="000000"/>
          </w:rPr>
          <w:delText xml:space="preserve">These </w:delText>
        </w:r>
      </w:del>
      <w:ins w:id="123" w:author="Walter Chris" w:date="2020-10-04T14:15:00Z">
        <w:r w:rsidR="004B3170" w:rsidRPr="00E3236C">
          <w:rPr>
            <w:color w:val="000000"/>
          </w:rPr>
          <w:t xml:space="preserve">The mentioned </w:t>
        </w:r>
      </w:ins>
      <w:r w:rsidRPr="00E3236C">
        <w:rPr>
          <w:color w:val="000000"/>
        </w:rPr>
        <w:t xml:space="preserve">data emphasize the importance of most profound understanding of factors that trigger breast </w:t>
      </w:r>
      <w:del w:id="124" w:author="Walter Chris" w:date="2020-10-04T19:21:00Z">
        <w:r w:rsidRPr="00E3236C" w:rsidDel="00CE0415">
          <w:rPr>
            <w:color w:val="000000"/>
          </w:rPr>
          <w:delText xml:space="preserve">cancer </w:delText>
        </w:r>
      </w:del>
      <w:ins w:id="125" w:author="Walter Chris" w:date="2020-10-04T19:21:00Z">
        <w:r w:rsidR="00CE0415" w:rsidRPr="00E3236C">
          <w:rPr>
            <w:color w:val="000000"/>
          </w:rPr>
          <w:t xml:space="preserve">carcinoma </w:t>
        </w:r>
      </w:ins>
      <w:r w:rsidRPr="00E3236C">
        <w:rPr>
          <w:color w:val="000000"/>
        </w:rPr>
        <w:t xml:space="preserve">and contribute to its development. Gene expressions driven by many elements </w:t>
      </w:r>
      <w:del w:id="126" w:author="Walter Chris" w:date="2020-10-04T14:16:00Z">
        <w:r w:rsidRPr="00E3236C" w:rsidDel="004B3170">
          <w:rPr>
            <w:color w:val="000000"/>
          </w:rPr>
          <w:delText xml:space="preserve">are </w:delText>
        </w:r>
      </w:del>
      <w:ins w:id="127" w:author="Walter Chris" w:date="2020-10-04T14:16:00Z">
        <w:r w:rsidR="004B3170" w:rsidRPr="00E3236C">
          <w:rPr>
            <w:color w:val="000000"/>
          </w:rPr>
          <w:t xml:space="preserve">receive </w:t>
        </w:r>
      </w:ins>
      <w:r w:rsidRPr="00E3236C">
        <w:rPr>
          <w:color w:val="000000"/>
        </w:rPr>
        <w:t>frequent</w:t>
      </w:r>
      <w:ins w:id="128" w:author="Walter Chris" w:date="2020-10-04T14:16:00Z">
        <w:r w:rsidR="004B3170" w:rsidRPr="00E3236C">
          <w:rPr>
            <w:color w:val="000000"/>
          </w:rPr>
          <w:t xml:space="preserve"> application</w:t>
        </w:r>
      </w:ins>
      <w:del w:id="129" w:author="Walter Chris" w:date="2020-10-04T14:16:00Z">
        <w:r w:rsidRPr="00E3236C" w:rsidDel="004B3170">
          <w:rPr>
            <w:color w:val="000000"/>
          </w:rPr>
          <w:delText>ly</w:delText>
        </w:r>
      </w:del>
      <w:r w:rsidRPr="00E3236C">
        <w:rPr>
          <w:color w:val="000000"/>
        </w:rPr>
        <w:t xml:space="preserve"> </w:t>
      </w:r>
      <w:del w:id="130" w:author="Walter Chris" w:date="2020-10-04T14:16:00Z">
        <w:r w:rsidRPr="00E3236C" w:rsidDel="004B3170">
          <w:rPr>
            <w:color w:val="000000"/>
          </w:rPr>
          <w:delText xml:space="preserve">used </w:delText>
        </w:r>
      </w:del>
      <w:del w:id="131" w:author="Walter Chris" w:date="2020-10-04T14:20:00Z">
        <w:r w:rsidRPr="00E3236C" w:rsidDel="004B3170">
          <w:rPr>
            <w:color w:val="000000"/>
          </w:rPr>
          <w:delText>as</w:delText>
        </w:r>
      </w:del>
      <w:ins w:id="132" w:author="Walter Chris" w:date="2020-10-04T14:20:00Z">
        <w:r w:rsidR="004B3170" w:rsidRPr="00E3236C">
          <w:rPr>
            <w:color w:val="000000"/>
          </w:rPr>
          <w:t>to be</w:t>
        </w:r>
      </w:ins>
      <w:r w:rsidRPr="00E3236C">
        <w:rPr>
          <w:color w:val="000000"/>
        </w:rPr>
        <w:t xml:space="preserve"> mark</w:t>
      </w:r>
      <w:ins w:id="133" w:author="Walter Chris" w:date="2020-10-04T14:20:00Z">
        <w:r w:rsidR="0061007D" w:rsidRPr="00E3236C">
          <w:rPr>
            <w:color w:val="000000"/>
          </w:rPr>
          <w:t>ing elements</w:t>
        </w:r>
      </w:ins>
      <w:del w:id="134" w:author="Walter Chris" w:date="2020-10-04T14:20:00Z">
        <w:r w:rsidRPr="00E3236C" w:rsidDel="0061007D">
          <w:rPr>
            <w:color w:val="000000"/>
          </w:rPr>
          <w:delText>ers</w:delText>
        </w:r>
      </w:del>
      <w:r w:rsidRPr="00E3236C">
        <w:rPr>
          <w:color w:val="000000"/>
        </w:rPr>
        <w:t xml:space="preserve"> of breast </w:t>
      </w:r>
      <w:ins w:id="135" w:author="Walter Chris" w:date="2020-10-04T14:20:00Z">
        <w:r w:rsidR="0061007D" w:rsidRPr="00E3236C">
          <w:rPr>
            <w:color w:val="000000"/>
          </w:rPr>
          <w:t>carcinoma</w:t>
        </w:r>
        <w:r w:rsidR="0061007D" w:rsidRPr="00E3236C" w:rsidDel="00047D2A">
          <w:rPr>
            <w:color w:val="000000"/>
          </w:rPr>
          <w:t xml:space="preserve"> </w:t>
        </w:r>
      </w:ins>
      <w:del w:id="136" w:author="Walter Chris" w:date="2020-10-04T14:20:00Z">
        <w:r w:rsidRPr="00E3236C" w:rsidDel="0061007D">
          <w:rPr>
            <w:color w:val="000000"/>
          </w:rPr>
          <w:delText xml:space="preserve">cancer </w:delText>
        </w:r>
      </w:del>
      <w:proofErr w:type="spellStart"/>
      <w:r w:rsidRPr="00E3236C">
        <w:rPr>
          <w:color w:val="000000"/>
        </w:rPr>
        <w:t>progres-sion</w:t>
      </w:r>
      <w:proofErr w:type="spellEnd"/>
      <w:r w:rsidRPr="00E3236C">
        <w:rPr>
          <w:color w:val="000000"/>
        </w:rPr>
        <w:t xml:space="preserve">. </w:t>
      </w:r>
      <w:del w:id="137" w:author="Walter Chris" w:date="2020-10-04T14:21:00Z">
        <w:r w:rsidRPr="00E3236C" w:rsidDel="0061007D">
          <w:rPr>
            <w:color w:val="000000"/>
          </w:rPr>
          <w:delText xml:space="preserve">Two </w:delText>
        </w:r>
      </w:del>
      <w:ins w:id="138" w:author="Walter Chris" w:date="2020-10-04T14:21:00Z">
        <w:r w:rsidR="0061007D" w:rsidRPr="00E3236C">
          <w:rPr>
            <w:color w:val="000000"/>
          </w:rPr>
          <w:t xml:space="preserve">2 </w:t>
        </w:r>
      </w:ins>
      <w:del w:id="139" w:author="Walter Chris" w:date="2020-10-04T14:21:00Z">
        <w:r w:rsidRPr="00E3236C" w:rsidDel="0061007D">
          <w:rPr>
            <w:color w:val="000000"/>
          </w:rPr>
          <w:delText>easily measurable elements</w:delText>
        </w:r>
      </w:del>
      <w:ins w:id="140" w:author="Walter Chris" w:date="2020-10-04T14:21:00Z">
        <w:r w:rsidR="0061007D" w:rsidRPr="00E3236C">
          <w:rPr>
            <w:color w:val="000000"/>
          </w:rPr>
          <w:t>factors easy to measure</w:t>
        </w:r>
      </w:ins>
      <w:r w:rsidRPr="00E3236C">
        <w:rPr>
          <w:color w:val="000000"/>
        </w:rPr>
        <w:t xml:space="preserve"> </w:t>
      </w:r>
      <w:ins w:id="141" w:author="Walter Chris" w:date="2020-10-04T14:21:00Z">
        <w:r w:rsidR="0061007D" w:rsidRPr="00E3236C">
          <w:rPr>
            <w:color w:val="000000"/>
          </w:rPr>
          <w:t>refer to</w:t>
        </w:r>
      </w:ins>
      <w:del w:id="142" w:author="Walter Chris" w:date="2020-10-04T14:21:00Z">
        <w:r w:rsidRPr="00E3236C" w:rsidDel="0061007D">
          <w:rPr>
            <w:color w:val="000000"/>
          </w:rPr>
          <w:delText>are</w:delText>
        </w:r>
      </w:del>
      <w:r w:rsidRPr="00E3236C">
        <w:rPr>
          <w:color w:val="000000"/>
        </w:rPr>
        <w:t xml:space="preserve"> DNA </w:t>
      </w:r>
      <w:proofErr w:type="spellStart"/>
      <w:r w:rsidRPr="00E3236C">
        <w:rPr>
          <w:color w:val="000000"/>
        </w:rPr>
        <w:t>methyla-tion</w:t>
      </w:r>
      <w:proofErr w:type="spellEnd"/>
      <w:r w:rsidRPr="00E3236C">
        <w:rPr>
          <w:color w:val="000000"/>
        </w:rPr>
        <w:t xml:space="preserve"> and mRNA express</w:t>
      </w:r>
      <w:ins w:id="143" w:author="Walter Chris" w:date="2020-10-04T14:21:00Z">
        <w:r w:rsidR="0061007D" w:rsidRPr="00E3236C">
          <w:rPr>
            <w:color w:val="000000"/>
          </w:rPr>
          <w:t>ing process</w:t>
        </w:r>
      </w:ins>
      <w:del w:id="144" w:author="Walter Chris" w:date="2020-10-04T14:21:00Z">
        <w:r w:rsidRPr="00E3236C" w:rsidDel="0061007D">
          <w:rPr>
            <w:color w:val="000000"/>
          </w:rPr>
          <w:delText>ion</w:delText>
        </w:r>
      </w:del>
      <w:r w:rsidRPr="00E3236C">
        <w:rPr>
          <w:color w:val="000000"/>
        </w:rPr>
        <w:t xml:space="preserve">. </w:t>
      </w:r>
      <w:del w:id="145" w:author="Walter Chris" w:date="2020-10-04T14:24:00Z">
        <w:r w:rsidRPr="00E3236C" w:rsidDel="0061007D">
          <w:rPr>
            <w:color w:val="000000"/>
          </w:rPr>
          <w:delText xml:space="preserve">Both </w:delText>
        </w:r>
      </w:del>
      <w:r w:rsidRPr="00E3236C">
        <w:rPr>
          <w:color w:val="000000"/>
        </w:rPr>
        <w:t xml:space="preserve">DNA </w:t>
      </w:r>
      <w:proofErr w:type="spellStart"/>
      <w:r w:rsidRPr="00E3236C">
        <w:rPr>
          <w:color w:val="000000"/>
        </w:rPr>
        <w:t>methylati</w:t>
      </w:r>
      <w:ins w:id="146" w:author="Walter Chris" w:date="2020-10-04T14:25:00Z">
        <w:r w:rsidR="0061007D" w:rsidRPr="00E3236C">
          <w:rPr>
            <w:color w:val="000000"/>
          </w:rPr>
          <w:t>ng</w:t>
        </w:r>
        <w:proofErr w:type="spellEnd"/>
        <w:r w:rsidR="0061007D" w:rsidRPr="00E3236C">
          <w:rPr>
            <w:color w:val="000000"/>
          </w:rPr>
          <w:t xml:space="preserve"> process</w:t>
        </w:r>
      </w:ins>
      <w:del w:id="147" w:author="Walter Chris" w:date="2020-10-04T14:25:00Z">
        <w:r w:rsidRPr="00E3236C" w:rsidDel="0061007D">
          <w:rPr>
            <w:color w:val="000000"/>
          </w:rPr>
          <w:delText>on</w:delText>
        </w:r>
      </w:del>
      <w:r w:rsidRPr="00E3236C">
        <w:rPr>
          <w:color w:val="000000"/>
        </w:rPr>
        <w:t xml:space="preserve"> and mRNA levels </w:t>
      </w:r>
      <w:del w:id="148" w:author="Walter Chris" w:date="2020-10-04T14:25:00Z">
        <w:r w:rsidRPr="00E3236C" w:rsidDel="0061007D">
          <w:rPr>
            <w:color w:val="000000"/>
          </w:rPr>
          <w:delText xml:space="preserve">are </w:delText>
        </w:r>
      </w:del>
      <w:ins w:id="149" w:author="Walter Chris" w:date="2020-10-04T14:25:00Z">
        <w:r w:rsidR="0061007D" w:rsidRPr="00E3236C">
          <w:rPr>
            <w:color w:val="000000"/>
          </w:rPr>
          <w:t xml:space="preserve">exhibit </w:t>
        </w:r>
      </w:ins>
      <w:r w:rsidRPr="00E3236C">
        <w:rPr>
          <w:color w:val="000000"/>
        </w:rPr>
        <w:t>differentia</w:t>
      </w:r>
      <w:ins w:id="150" w:author="Walter Chris" w:date="2020-10-04T14:25:00Z">
        <w:r w:rsidR="0061007D" w:rsidRPr="00E3236C">
          <w:rPr>
            <w:color w:val="000000"/>
          </w:rPr>
          <w:t>l</w:t>
        </w:r>
      </w:ins>
      <w:del w:id="151" w:author="Walter Chris" w:date="2020-10-04T14:25:00Z">
        <w:r w:rsidRPr="00E3236C" w:rsidDel="0061007D">
          <w:rPr>
            <w:color w:val="000000"/>
          </w:rPr>
          <w:delText>lly</w:delText>
        </w:r>
      </w:del>
      <w:r w:rsidRPr="00E3236C">
        <w:rPr>
          <w:color w:val="000000"/>
        </w:rPr>
        <w:t xml:space="preserve"> express</w:t>
      </w:r>
      <w:ins w:id="152" w:author="Walter Chris" w:date="2020-10-04T14:25:00Z">
        <w:r w:rsidR="0061007D" w:rsidRPr="00E3236C">
          <w:rPr>
            <w:color w:val="000000"/>
          </w:rPr>
          <w:t>ions</w:t>
        </w:r>
      </w:ins>
      <w:del w:id="153" w:author="Walter Chris" w:date="2020-10-04T14:25:00Z">
        <w:r w:rsidRPr="00E3236C" w:rsidDel="0061007D">
          <w:rPr>
            <w:color w:val="000000"/>
          </w:rPr>
          <w:delText>ed</w:delText>
        </w:r>
      </w:del>
      <w:r w:rsidRPr="00E3236C">
        <w:rPr>
          <w:color w:val="000000"/>
        </w:rPr>
        <w:t xml:space="preserve"> in </w:t>
      </w:r>
      <w:del w:id="154" w:author="Walter Chris" w:date="2020-10-04T14:25:00Z">
        <w:r w:rsidRPr="00E3236C" w:rsidDel="0061007D">
          <w:rPr>
            <w:color w:val="000000"/>
          </w:rPr>
          <w:delText xml:space="preserve">several </w:delText>
        </w:r>
      </w:del>
      <w:ins w:id="155" w:author="Walter Chris" w:date="2020-10-04T14:25:00Z">
        <w:r w:rsidR="0061007D" w:rsidRPr="00E3236C">
          <w:rPr>
            <w:color w:val="000000"/>
          </w:rPr>
          <w:t xml:space="preserve">a variety of </w:t>
        </w:r>
      </w:ins>
      <w:r w:rsidRPr="00E3236C">
        <w:rPr>
          <w:color w:val="000000"/>
        </w:rPr>
        <w:t>tissue</w:t>
      </w:r>
      <w:ins w:id="156" w:author="Walter Chris" w:date="2020-10-04T14:25:00Z">
        <w:r w:rsidR="0061007D" w:rsidRPr="00E3236C">
          <w:rPr>
            <w:color w:val="000000"/>
          </w:rPr>
          <w:t>s</w:t>
        </w:r>
      </w:ins>
      <w:r w:rsidRPr="00E3236C">
        <w:rPr>
          <w:color w:val="000000"/>
        </w:rPr>
        <w:t xml:space="preserve"> </w:t>
      </w:r>
      <w:del w:id="157" w:author="Walter Chris" w:date="2020-10-04T14:25:00Z">
        <w:r w:rsidRPr="00E3236C" w:rsidDel="0061007D">
          <w:rPr>
            <w:color w:val="000000"/>
          </w:rPr>
          <w:delText xml:space="preserve">types </w:delText>
        </w:r>
      </w:del>
      <w:r w:rsidRPr="00E3236C">
        <w:rPr>
          <w:color w:val="000000"/>
        </w:rPr>
        <w:t xml:space="preserve">[1]. </w:t>
      </w:r>
      <w:del w:id="158" w:author="Walter Chris" w:date="2020-10-04T14:26:00Z">
        <w:r w:rsidRPr="00E3236C" w:rsidDel="0061007D">
          <w:rPr>
            <w:color w:val="000000"/>
          </w:rPr>
          <w:delText xml:space="preserve">To </w:delText>
        </w:r>
      </w:del>
      <w:ins w:id="159" w:author="Walter Chris" w:date="2020-10-04T14:26:00Z">
        <w:r w:rsidR="0061007D" w:rsidRPr="00E3236C">
          <w:rPr>
            <w:color w:val="000000"/>
          </w:rPr>
          <w:t xml:space="preserve">For elucidating </w:t>
        </w:r>
      </w:ins>
      <w:del w:id="160" w:author="Walter Chris" w:date="2020-10-04T14:26:00Z">
        <w:r w:rsidRPr="00E3236C" w:rsidDel="0061007D">
          <w:rPr>
            <w:color w:val="000000"/>
          </w:rPr>
          <w:delText xml:space="preserve">understand </w:delText>
        </w:r>
      </w:del>
      <w:r w:rsidRPr="00E3236C">
        <w:rPr>
          <w:color w:val="000000"/>
        </w:rPr>
        <w:t>the interacti</w:t>
      </w:r>
      <w:ins w:id="161" w:author="Walter Chris" w:date="2020-10-04T14:26:00Z">
        <w:r w:rsidR="0061007D" w:rsidRPr="00E3236C">
          <w:rPr>
            <w:color w:val="000000"/>
          </w:rPr>
          <w:t>ng process of</w:t>
        </w:r>
      </w:ins>
      <w:del w:id="162" w:author="Walter Chris" w:date="2020-10-04T14:26:00Z">
        <w:r w:rsidRPr="00E3236C" w:rsidDel="0061007D">
          <w:rPr>
            <w:color w:val="000000"/>
          </w:rPr>
          <w:delText>on</w:delText>
        </w:r>
      </w:del>
      <w:r w:rsidRPr="00E3236C">
        <w:rPr>
          <w:color w:val="000000"/>
        </w:rPr>
        <w:t xml:space="preserve"> </w:t>
      </w:r>
      <w:del w:id="163" w:author="Walter Chris" w:date="2020-10-04T14:26:00Z">
        <w:r w:rsidRPr="00E3236C" w:rsidDel="0061007D">
          <w:rPr>
            <w:color w:val="000000"/>
          </w:rPr>
          <w:delText>between different</w:delText>
        </w:r>
      </w:del>
      <w:ins w:id="164" w:author="Walter Chris" w:date="2020-10-04T14:26:00Z">
        <w:r w:rsidR="0061007D" w:rsidRPr="00E3236C">
          <w:rPr>
            <w:color w:val="000000"/>
          </w:rPr>
          <w:t>various</w:t>
        </w:r>
      </w:ins>
      <w:r w:rsidRPr="00E3236C">
        <w:rPr>
          <w:color w:val="000000"/>
        </w:rPr>
        <w:t xml:space="preserve"> </w:t>
      </w:r>
      <w:del w:id="165" w:author="Walter Chris" w:date="2020-10-04T14:26:00Z">
        <w:r w:rsidRPr="00E3236C" w:rsidDel="0061007D">
          <w:rPr>
            <w:color w:val="000000"/>
          </w:rPr>
          <w:delText xml:space="preserve">types of </w:delText>
        </w:r>
      </w:del>
      <w:r w:rsidRPr="00E3236C">
        <w:rPr>
          <w:color w:val="000000"/>
        </w:rPr>
        <w:t>genomic</w:t>
      </w:r>
      <w:ins w:id="166" w:author="Walter Chris" w:date="2020-10-04T14:26:00Z">
        <w:r w:rsidR="0061007D" w:rsidRPr="00E3236C">
          <w:rPr>
            <w:color w:val="000000"/>
          </w:rPr>
          <w:t>s-related characteristics,</w:t>
        </w:r>
      </w:ins>
      <w:r w:rsidRPr="00E3236C">
        <w:rPr>
          <w:color w:val="000000"/>
        </w:rPr>
        <w:t xml:space="preserve"> </w:t>
      </w:r>
      <w:del w:id="167" w:author="Walter Chris" w:date="2020-10-04T14:26:00Z">
        <w:r w:rsidRPr="00E3236C" w:rsidDel="0061007D">
          <w:rPr>
            <w:color w:val="000000"/>
          </w:rPr>
          <w:delText xml:space="preserve">features </w:delText>
        </w:r>
      </w:del>
      <w:del w:id="168" w:author="Walter Chris" w:date="2020-10-04T14:27:00Z">
        <w:r w:rsidRPr="00E3236C" w:rsidDel="0061007D">
          <w:rPr>
            <w:color w:val="000000"/>
          </w:rPr>
          <w:delText xml:space="preserve">requires </w:delText>
        </w:r>
      </w:del>
      <w:r w:rsidRPr="00E3236C">
        <w:rPr>
          <w:color w:val="000000"/>
        </w:rPr>
        <w:t>more sophisticated modeling and analy</w:t>
      </w:r>
      <w:ins w:id="169" w:author="Walter Chris" w:date="2020-10-04T14:27:00Z">
        <w:r w:rsidR="0061007D" w:rsidRPr="00E3236C">
          <w:rPr>
            <w:color w:val="000000"/>
          </w:rPr>
          <w:t>zing process</w:t>
        </w:r>
      </w:ins>
      <w:del w:id="170" w:author="Walter Chris" w:date="2020-10-04T14:27:00Z">
        <w:r w:rsidRPr="00E3236C" w:rsidDel="0061007D">
          <w:rPr>
            <w:color w:val="000000"/>
          </w:rPr>
          <w:delText>sis</w:delText>
        </w:r>
      </w:del>
      <w:ins w:id="171" w:author="Walter Chris" w:date="2020-10-04T14:27:00Z">
        <w:r w:rsidR="0061007D" w:rsidRPr="00E3236C">
          <w:rPr>
            <w:color w:val="000000"/>
          </w:rPr>
          <w:t xml:space="preserve"> is required</w:t>
        </w:r>
      </w:ins>
      <w:r w:rsidRPr="00E3236C">
        <w:rPr>
          <w:color w:val="000000"/>
        </w:rPr>
        <w:t xml:space="preserve">. </w:t>
      </w:r>
      <w:del w:id="172" w:author="Walter Chris" w:date="2020-10-04T14:27:00Z">
        <w:r w:rsidRPr="00E3236C" w:rsidDel="0061007D">
          <w:rPr>
            <w:color w:val="000000"/>
          </w:rPr>
          <w:delText xml:space="preserve">In </w:delText>
        </w:r>
      </w:del>
      <w:ins w:id="173" w:author="Walter Chris" w:date="2020-10-04T14:27:00Z">
        <w:r w:rsidR="0061007D" w:rsidRPr="00E3236C">
          <w:rPr>
            <w:color w:val="000000"/>
          </w:rPr>
          <w:t>It is noteworthy that</w:t>
        </w:r>
      </w:ins>
      <w:del w:id="174" w:author="Walter Chris" w:date="2020-10-04T14:27:00Z">
        <w:r w:rsidRPr="00E3236C" w:rsidDel="0061007D">
          <w:rPr>
            <w:color w:val="000000"/>
          </w:rPr>
          <w:delText>particular,</w:delText>
        </w:r>
      </w:del>
      <w:r w:rsidRPr="00E3236C">
        <w:rPr>
          <w:color w:val="000000"/>
        </w:rPr>
        <w:t xml:space="preserve"> the causal </w:t>
      </w:r>
      <w:del w:id="175" w:author="Walter Chris" w:date="2020-10-04T14:27:00Z">
        <w:r w:rsidRPr="00E3236C" w:rsidDel="00477D9A">
          <w:rPr>
            <w:color w:val="000000"/>
          </w:rPr>
          <w:delText xml:space="preserve">relationships </w:delText>
        </w:r>
      </w:del>
      <w:ins w:id="176" w:author="Walter Chris" w:date="2020-10-04T14:27:00Z">
        <w:r w:rsidR="00477D9A" w:rsidRPr="00E3236C">
          <w:rPr>
            <w:color w:val="000000"/>
          </w:rPr>
          <w:t xml:space="preserve">associations of </w:t>
        </w:r>
      </w:ins>
      <w:del w:id="177" w:author="Walter Chris" w:date="2020-10-04T14:27:00Z">
        <w:r w:rsidRPr="00E3236C" w:rsidDel="00477D9A">
          <w:rPr>
            <w:color w:val="000000"/>
          </w:rPr>
          <w:delText xml:space="preserve">between </w:delText>
        </w:r>
      </w:del>
      <w:r w:rsidRPr="00E3236C">
        <w:rPr>
          <w:color w:val="000000"/>
        </w:rPr>
        <w:t xml:space="preserve">DNA </w:t>
      </w:r>
      <w:proofErr w:type="spellStart"/>
      <w:ins w:id="178" w:author="Walter Chris" w:date="2020-10-04T14:28:00Z">
        <w:r w:rsidR="00477D9A" w:rsidRPr="00E3236C">
          <w:rPr>
            <w:color w:val="000000"/>
          </w:rPr>
          <w:t>methylating</w:t>
        </w:r>
        <w:proofErr w:type="spellEnd"/>
        <w:r w:rsidR="00477D9A" w:rsidRPr="00E3236C">
          <w:rPr>
            <w:color w:val="000000"/>
          </w:rPr>
          <w:t xml:space="preserve"> process </w:t>
        </w:r>
      </w:ins>
      <w:del w:id="179" w:author="Walter Chris" w:date="2020-10-04T14:28:00Z">
        <w:r w:rsidRPr="00E3236C" w:rsidDel="00477D9A">
          <w:rPr>
            <w:color w:val="000000"/>
          </w:rPr>
          <w:delText>methylation data</w:delText>
        </w:r>
      </w:del>
      <w:ins w:id="180" w:author="Walter Chris" w:date="2020-10-04T14:28:00Z">
        <w:r w:rsidR="00477D9A" w:rsidRPr="00E3236C">
          <w:rPr>
            <w:color w:val="000000"/>
          </w:rPr>
          <w:t>information</w:t>
        </w:r>
      </w:ins>
      <w:r w:rsidRPr="00E3236C">
        <w:rPr>
          <w:color w:val="000000"/>
        </w:rPr>
        <w:t xml:space="preserve"> and gene expression data </w:t>
      </w:r>
      <w:del w:id="181" w:author="Walter Chris" w:date="2020-10-04T14:28:00Z">
        <w:r w:rsidRPr="00E3236C" w:rsidDel="00477D9A">
          <w:rPr>
            <w:color w:val="000000"/>
          </w:rPr>
          <w:delText xml:space="preserve">have </w:delText>
        </w:r>
      </w:del>
      <w:ins w:id="182" w:author="Walter Chris" w:date="2020-10-04T14:28:00Z">
        <w:r w:rsidR="00477D9A" w:rsidRPr="00E3236C">
          <w:rPr>
            <w:color w:val="000000"/>
          </w:rPr>
          <w:t xml:space="preserve">receive </w:t>
        </w:r>
      </w:ins>
      <w:del w:id="183" w:author="Walter Chris" w:date="2020-10-04T14:28:00Z">
        <w:r w:rsidRPr="00E3236C" w:rsidDel="00477D9A">
          <w:rPr>
            <w:color w:val="000000"/>
          </w:rPr>
          <w:delText xml:space="preserve">been </w:delText>
        </w:r>
      </w:del>
      <w:ins w:id="184" w:author="Walter Chris" w:date="2020-10-04T14:28:00Z">
        <w:r w:rsidR="00477D9A" w:rsidRPr="00E3236C">
          <w:rPr>
            <w:color w:val="000000"/>
          </w:rPr>
          <w:t xml:space="preserve">wide </w:t>
        </w:r>
        <w:r w:rsidR="00477D9A" w:rsidRPr="00E3236C">
          <w:rPr>
            <w:color w:val="000000"/>
          </w:rPr>
          <w:t xml:space="preserve">analyses </w:t>
        </w:r>
      </w:ins>
      <w:del w:id="185" w:author="Walter Chris" w:date="2020-10-04T14:28:00Z">
        <w:r w:rsidRPr="00E3236C" w:rsidDel="00477D9A">
          <w:rPr>
            <w:color w:val="000000"/>
          </w:rPr>
          <w:delText xml:space="preserve">extensively studied </w:delText>
        </w:r>
      </w:del>
      <w:r w:rsidRPr="00E3236C">
        <w:rPr>
          <w:color w:val="000000"/>
        </w:rPr>
        <w:t xml:space="preserve">[2-4]. The </w:t>
      </w:r>
      <w:del w:id="186" w:author="Walter Chris" w:date="2020-10-04T14:28:00Z">
        <w:r w:rsidRPr="00E3236C" w:rsidDel="0080222D">
          <w:rPr>
            <w:color w:val="000000"/>
          </w:rPr>
          <w:delText xml:space="preserve">influence </w:delText>
        </w:r>
      </w:del>
      <w:ins w:id="187" w:author="Walter Chris" w:date="2020-10-04T14:28:00Z">
        <w:r w:rsidR="0080222D" w:rsidRPr="00E3236C">
          <w:rPr>
            <w:color w:val="000000"/>
          </w:rPr>
          <w:t xml:space="preserve">effect </w:t>
        </w:r>
      </w:ins>
      <w:r w:rsidRPr="00E3236C">
        <w:rPr>
          <w:color w:val="000000"/>
        </w:rPr>
        <w:t xml:space="preserve">of methylations and mRNAs in </w:t>
      </w:r>
      <w:del w:id="188" w:author="Walter Chris" w:date="2020-10-04T19:21:00Z">
        <w:r w:rsidRPr="00E3236C" w:rsidDel="00CE0415">
          <w:rPr>
            <w:color w:val="000000"/>
          </w:rPr>
          <w:delText xml:space="preserve">cancer </w:delText>
        </w:r>
      </w:del>
      <w:ins w:id="189" w:author="Walter Chris" w:date="2020-10-04T19:21:00Z">
        <w:r w:rsidR="00CE0415" w:rsidRPr="00E3236C">
          <w:rPr>
            <w:color w:val="000000"/>
          </w:rPr>
          <w:t xml:space="preserve">carcinoma </w:t>
        </w:r>
      </w:ins>
      <w:r w:rsidRPr="00E3236C">
        <w:rPr>
          <w:color w:val="000000"/>
        </w:rPr>
        <w:t xml:space="preserve">have been introduced </w:t>
      </w:r>
      <w:del w:id="190" w:author="Walter Chris" w:date="2020-10-04T14:29:00Z">
        <w:r w:rsidRPr="00E3236C" w:rsidDel="00AE418C">
          <w:rPr>
            <w:color w:val="000000"/>
          </w:rPr>
          <w:delText>greatly</w:delText>
        </w:r>
      </w:del>
      <w:ins w:id="191" w:author="Walter Chris" w:date="2020-10-04T14:29:00Z">
        <w:r w:rsidR="00AE418C" w:rsidRPr="00E3236C">
          <w:rPr>
            <w:color w:val="000000"/>
          </w:rPr>
          <w:t>significantly</w:t>
        </w:r>
      </w:ins>
      <w:r w:rsidRPr="00E3236C">
        <w:rPr>
          <w:color w:val="000000"/>
        </w:rPr>
        <w:t>.</w:t>
      </w:r>
      <w:ins w:id="192" w:author="Walter Chris" w:date="2020-10-04T14:29:00Z">
        <w:r w:rsidR="00AE418C" w:rsidRPr="00E3236C">
          <w:rPr>
            <w:color w:val="000000"/>
          </w:rPr>
          <w:t xml:space="preserve"> </w:t>
        </w:r>
        <w:proofErr w:type="gramStart"/>
        <w:r w:rsidR="00AE418C" w:rsidRPr="00E3236C">
          <w:rPr>
            <w:color w:val="000000"/>
          </w:rPr>
          <w:t>mRNA</w:t>
        </w:r>
      </w:ins>
      <w:proofErr w:type="gramEnd"/>
      <w:r w:rsidRPr="00E3236C">
        <w:rPr>
          <w:color w:val="000000"/>
        </w:rPr>
        <w:t xml:space="preserve"> </w:t>
      </w:r>
      <w:ins w:id="193" w:author="Walter Chris" w:date="2020-10-04T14:29:00Z">
        <w:r w:rsidR="00AE418C" w:rsidRPr="00E3236C">
          <w:rPr>
            <w:color w:val="000000"/>
          </w:rPr>
          <w:t>e</w:t>
        </w:r>
      </w:ins>
      <w:del w:id="194" w:author="Walter Chris" w:date="2020-10-04T14:29:00Z">
        <w:r w:rsidRPr="00E3236C" w:rsidDel="00AE418C">
          <w:rPr>
            <w:color w:val="000000"/>
          </w:rPr>
          <w:delText>E</w:delText>
        </w:r>
      </w:del>
      <w:r w:rsidRPr="00E3236C">
        <w:rPr>
          <w:color w:val="000000"/>
        </w:rPr>
        <w:t>pigenetic regulati</w:t>
      </w:r>
      <w:ins w:id="195" w:author="Walter Chris" w:date="2020-10-04T14:29:00Z">
        <w:r w:rsidR="00AE418C" w:rsidRPr="00E3236C">
          <w:rPr>
            <w:color w:val="000000"/>
          </w:rPr>
          <w:t>ng process</w:t>
        </w:r>
      </w:ins>
      <w:del w:id="196" w:author="Walter Chris" w:date="2020-10-04T14:29:00Z">
        <w:r w:rsidRPr="00E3236C" w:rsidDel="00AE418C">
          <w:rPr>
            <w:color w:val="000000"/>
          </w:rPr>
          <w:delText>on</w:delText>
        </w:r>
      </w:del>
      <w:r w:rsidRPr="00E3236C">
        <w:rPr>
          <w:color w:val="000000"/>
        </w:rPr>
        <w:t xml:space="preserve"> </w:t>
      </w:r>
      <w:del w:id="197" w:author="Walter Chris" w:date="2020-10-04T14:29:00Z">
        <w:r w:rsidRPr="00E3236C" w:rsidDel="00AE418C">
          <w:rPr>
            <w:color w:val="000000"/>
          </w:rPr>
          <w:delText xml:space="preserve">of mRNA </w:delText>
        </w:r>
      </w:del>
      <w:r w:rsidRPr="00E3236C">
        <w:rPr>
          <w:color w:val="000000"/>
        </w:rPr>
        <w:t xml:space="preserve">via DNA </w:t>
      </w:r>
      <w:proofErr w:type="spellStart"/>
      <w:r w:rsidRPr="00E3236C">
        <w:rPr>
          <w:color w:val="000000"/>
        </w:rPr>
        <w:t>methyla-tion</w:t>
      </w:r>
      <w:proofErr w:type="spellEnd"/>
      <w:r w:rsidRPr="00E3236C">
        <w:rPr>
          <w:color w:val="000000"/>
        </w:rPr>
        <w:t xml:space="preserve"> at </w:t>
      </w:r>
      <w:proofErr w:type="spellStart"/>
      <w:r w:rsidRPr="00E3236C">
        <w:rPr>
          <w:color w:val="000000"/>
        </w:rPr>
        <w:t>CpG</w:t>
      </w:r>
      <w:proofErr w:type="spellEnd"/>
      <w:r w:rsidRPr="00E3236C">
        <w:rPr>
          <w:color w:val="000000"/>
        </w:rPr>
        <w:t xml:space="preserve"> sites </w:t>
      </w:r>
      <w:del w:id="198" w:author="Walter Chris" w:date="2020-10-04T17:54:00Z">
        <w:r w:rsidRPr="00E3236C" w:rsidDel="007926D5">
          <w:rPr>
            <w:color w:val="000000"/>
            <w:lang w:eastAsia="zh-CN"/>
          </w:rPr>
          <w:delText xml:space="preserve">is </w:delText>
        </w:r>
      </w:del>
      <w:ins w:id="199" w:author="Walter Chris" w:date="2020-10-04T17:54:00Z">
        <w:r w:rsidR="007926D5" w:rsidRPr="00E3236C">
          <w:rPr>
            <w:color w:val="000000"/>
            <w:lang w:eastAsia="zh-CN"/>
          </w:rPr>
          <w:t xml:space="preserve">can be </w:t>
        </w:r>
      </w:ins>
      <w:del w:id="200" w:author="Walter Chris" w:date="2020-10-05T12:39:00Z">
        <w:r w:rsidRPr="00E3236C" w:rsidDel="00E3236C">
          <w:rPr>
            <w:color w:val="000000"/>
          </w:rPr>
          <w:delText>herit</w:delText>
        </w:r>
      </w:del>
      <w:ins w:id="201" w:author="Walter Chris" w:date="2020-10-05T12:39:00Z">
        <w:r w:rsidR="00E3236C">
          <w:rPr>
            <w:color w:val="000000"/>
          </w:rPr>
          <w:t>maintained</w:t>
        </w:r>
      </w:ins>
      <w:del w:id="202" w:author="Walter Chris" w:date="2020-10-04T17:54:00Z">
        <w:r w:rsidRPr="00E3236C" w:rsidDel="007926D5">
          <w:rPr>
            <w:color w:val="000000"/>
          </w:rPr>
          <w:delText>able</w:delText>
        </w:r>
      </w:del>
      <w:r w:rsidRPr="00E3236C">
        <w:rPr>
          <w:color w:val="000000"/>
        </w:rPr>
        <w:t xml:space="preserve">, with </w:t>
      </w:r>
      <w:proofErr w:type="spellStart"/>
      <w:r w:rsidRPr="00E3236C">
        <w:rPr>
          <w:color w:val="000000"/>
        </w:rPr>
        <w:t>methylati</w:t>
      </w:r>
      <w:ins w:id="203" w:author="Walter Chris" w:date="2020-10-04T17:54:00Z">
        <w:r w:rsidR="007926D5" w:rsidRPr="00E3236C">
          <w:rPr>
            <w:color w:val="000000"/>
          </w:rPr>
          <w:t>ng</w:t>
        </w:r>
      </w:ins>
      <w:proofErr w:type="spellEnd"/>
      <w:del w:id="204" w:author="Walter Chris" w:date="2020-10-04T17:54:00Z">
        <w:r w:rsidRPr="00E3236C" w:rsidDel="007926D5">
          <w:rPr>
            <w:color w:val="000000"/>
          </w:rPr>
          <w:delText>on</w:delText>
        </w:r>
      </w:del>
      <w:r w:rsidRPr="00E3236C">
        <w:rPr>
          <w:color w:val="000000"/>
        </w:rPr>
        <w:t xml:space="preserve"> patterns </w:t>
      </w:r>
      <w:del w:id="205" w:author="Walter Chris" w:date="2020-10-04T17:55:00Z">
        <w:r w:rsidRPr="00E3236C" w:rsidDel="007926D5">
          <w:rPr>
            <w:color w:val="000000"/>
          </w:rPr>
          <w:delText xml:space="preserve">referred </w:delText>
        </w:r>
      </w:del>
      <w:ins w:id="206" w:author="Walter Chris" w:date="2020-10-04T17:55:00Z">
        <w:r w:rsidR="007926D5" w:rsidRPr="00E3236C">
          <w:rPr>
            <w:color w:val="000000"/>
          </w:rPr>
          <w:t xml:space="preserve">termed </w:t>
        </w:r>
      </w:ins>
      <w:del w:id="207" w:author="Walter Chris" w:date="2020-10-04T17:55:00Z">
        <w:r w:rsidRPr="00E3236C" w:rsidDel="007926D5">
          <w:rPr>
            <w:color w:val="000000"/>
          </w:rPr>
          <w:delText xml:space="preserve">to </w:delText>
        </w:r>
      </w:del>
      <w:r w:rsidRPr="00E3236C">
        <w:rPr>
          <w:color w:val="000000"/>
        </w:rPr>
        <w:t>as epigenetic markers. The transmission failure of somatic epigenetic markers is related to aberrant mRNA express</w:t>
      </w:r>
      <w:ins w:id="208" w:author="Walter Chris" w:date="2020-10-04T17:55:00Z">
        <w:r w:rsidR="007926D5" w:rsidRPr="00E3236C">
          <w:rPr>
            <w:color w:val="000000"/>
          </w:rPr>
          <w:t>ing process</w:t>
        </w:r>
      </w:ins>
      <w:del w:id="209" w:author="Walter Chris" w:date="2020-10-04T17:55:00Z">
        <w:r w:rsidRPr="00E3236C" w:rsidDel="007926D5">
          <w:rPr>
            <w:color w:val="000000"/>
          </w:rPr>
          <w:delText>ion</w:delText>
        </w:r>
      </w:del>
      <w:r w:rsidRPr="00E3236C">
        <w:rPr>
          <w:color w:val="000000"/>
        </w:rPr>
        <w:t xml:space="preserve">, </w:t>
      </w:r>
      <w:del w:id="210" w:author="Walter Chris" w:date="2020-10-04T17:55:00Z">
        <w:r w:rsidRPr="00E3236C" w:rsidDel="007926D5">
          <w:rPr>
            <w:color w:val="000000"/>
          </w:rPr>
          <w:delText xml:space="preserve">leading </w:delText>
        </w:r>
      </w:del>
      <w:ins w:id="211" w:author="Walter Chris" w:date="2020-10-04T17:55:00Z">
        <w:r w:rsidR="007926D5" w:rsidRPr="00E3236C">
          <w:rPr>
            <w:color w:val="000000"/>
          </w:rPr>
          <w:t xml:space="preserve">causing </w:t>
        </w:r>
      </w:ins>
      <w:del w:id="212" w:author="Walter Chris" w:date="2020-10-04T17:55:00Z">
        <w:r w:rsidRPr="00E3236C" w:rsidDel="007926D5">
          <w:rPr>
            <w:color w:val="000000"/>
          </w:rPr>
          <w:delText xml:space="preserve">to </w:delText>
        </w:r>
        <w:r w:rsidRPr="00E3236C" w:rsidDel="003765D6">
          <w:rPr>
            <w:color w:val="000000"/>
          </w:rPr>
          <w:delText xml:space="preserve">disease </w:delText>
        </w:r>
      </w:del>
      <w:r w:rsidRPr="00E3236C">
        <w:rPr>
          <w:color w:val="000000"/>
        </w:rPr>
        <w:t>phenotypes</w:t>
      </w:r>
      <w:ins w:id="213" w:author="Walter Chris" w:date="2020-10-04T17:55:00Z">
        <w:r w:rsidR="003765D6" w:rsidRPr="00E3236C">
          <w:rPr>
            <w:color w:val="000000"/>
          </w:rPr>
          <w:t xml:space="preserve"> of disease</w:t>
        </w:r>
      </w:ins>
      <w:r w:rsidRPr="00E3236C">
        <w:rPr>
          <w:color w:val="000000"/>
        </w:rPr>
        <w:t xml:space="preserve"> [5]. Extensive perturbations of DNA </w:t>
      </w:r>
      <w:proofErr w:type="spellStart"/>
      <w:r w:rsidRPr="00E3236C">
        <w:rPr>
          <w:color w:val="000000"/>
        </w:rPr>
        <w:t>methylati</w:t>
      </w:r>
      <w:ins w:id="214" w:author="Walter Chris" w:date="2020-10-04T17:55:00Z">
        <w:r w:rsidR="003765D6" w:rsidRPr="00E3236C">
          <w:rPr>
            <w:color w:val="000000"/>
          </w:rPr>
          <w:t>ng</w:t>
        </w:r>
        <w:proofErr w:type="spellEnd"/>
        <w:r w:rsidR="003765D6" w:rsidRPr="00E3236C">
          <w:rPr>
            <w:color w:val="000000"/>
          </w:rPr>
          <w:t xml:space="preserve"> process</w:t>
        </w:r>
      </w:ins>
      <w:del w:id="215" w:author="Walter Chris" w:date="2020-10-04T17:55:00Z">
        <w:r w:rsidRPr="00E3236C" w:rsidDel="003765D6">
          <w:rPr>
            <w:color w:val="000000"/>
          </w:rPr>
          <w:delText>on</w:delText>
        </w:r>
      </w:del>
      <w:r w:rsidRPr="00E3236C">
        <w:rPr>
          <w:color w:val="000000"/>
        </w:rPr>
        <w:t xml:space="preserve"> </w:t>
      </w:r>
      <w:del w:id="216" w:author="Walter Chris" w:date="2020-10-04T17:56:00Z">
        <w:r w:rsidRPr="00E3236C" w:rsidDel="003765D6">
          <w:rPr>
            <w:color w:val="000000"/>
          </w:rPr>
          <w:delText>have been</w:delText>
        </w:r>
      </w:del>
      <w:ins w:id="217" w:author="Walter Chris" w:date="2020-10-04T17:56:00Z">
        <w:r w:rsidR="003765D6" w:rsidRPr="00E3236C">
          <w:rPr>
            <w:color w:val="000000"/>
          </w:rPr>
          <w:t>are</w:t>
        </w:r>
      </w:ins>
      <w:r w:rsidRPr="00E3236C">
        <w:rPr>
          <w:color w:val="000000"/>
        </w:rPr>
        <w:t xml:space="preserve"> </w:t>
      </w:r>
      <w:del w:id="218" w:author="Walter Chris" w:date="2020-10-04T17:56:00Z">
        <w:r w:rsidRPr="00E3236C" w:rsidDel="003765D6">
          <w:rPr>
            <w:color w:val="000000"/>
          </w:rPr>
          <w:delText xml:space="preserve">noted </w:delText>
        </w:r>
      </w:del>
      <w:ins w:id="219" w:author="Walter Chris" w:date="2020-10-04T17:56:00Z">
        <w:r w:rsidR="003765D6" w:rsidRPr="00E3236C">
          <w:rPr>
            <w:color w:val="000000"/>
          </w:rPr>
          <w:t xml:space="preserve">mentioned </w:t>
        </w:r>
      </w:ins>
      <w:r w:rsidRPr="00E3236C">
        <w:rPr>
          <w:color w:val="000000"/>
        </w:rPr>
        <w:t>in can-</w:t>
      </w:r>
      <w:proofErr w:type="spellStart"/>
      <w:r w:rsidRPr="00E3236C">
        <w:rPr>
          <w:color w:val="000000"/>
        </w:rPr>
        <w:t>cer</w:t>
      </w:r>
      <w:proofErr w:type="spellEnd"/>
      <w:r w:rsidRPr="00E3236C">
        <w:rPr>
          <w:color w:val="000000"/>
        </w:rPr>
        <w:t xml:space="preserve">, </w:t>
      </w:r>
      <w:del w:id="220" w:author="Walter Chris" w:date="2020-10-04T17:56:00Z">
        <w:r w:rsidRPr="00E3236C" w:rsidDel="003765D6">
          <w:rPr>
            <w:color w:val="000000"/>
          </w:rPr>
          <w:delText xml:space="preserve">causing </w:delText>
        </w:r>
      </w:del>
      <w:ins w:id="221" w:author="Walter Chris" w:date="2020-10-04T17:56:00Z">
        <w:r w:rsidR="003765D6" w:rsidRPr="00E3236C">
          <w:rPr>
            <w:color w:val="000000"/>
          </w:rPr>
          <w:t xml:space="preserve">altering </w:t>
        </w:r>
      </w:ins>
      <w:del w:id="222" w:author="Walter Chris" w:date="2020-10-04T17:56:00Z">
        <w:r w:rsidRPr="00E3236C" w:rsidDel="003765D6">
          <w:rPr>
            <w:color w:val="000000"/>
          </w:rPr>
          <w:delText xml:space="preserve">changes in </w:delText>
        </w:r>
      </w:del>
      <w:r w:rsidRPr="00E3236C">
        <w:rPr>
          <w:color w:val="000000"/>
        </w:rPr>
        <w:t>gene regulati</w:t>
      </w:r>
      <w:ins w:id="223" w:author="Walter Chris" w:date="2020-10-04T17:56:00Z">
        <w:r w:rsidR="003765D6" w:rsidRPr="00E3236C">
          <w:rPr>
            <w:color w:val="000000"/>
          </w:rPr>
          <w:t>ng process</w:t>
        </w:r>
      </w:ins>
      <w:del w:id="224" w:author="Walter Chris" w:date="2020-10-04T17:56:00Z">
        <w:r w:rsidRPr="00E3236C" w:rsidDel="003765D6">
          <w:rPr>
            <w:color w:val="000000"/>
          </w:rPr>
          <w:delText>on</w:delText>
        </w:r>
      </w:del>
      <w:r w:rsidRPr="00E3236C">
        <w:rPr>
          <w:color w:val="000000"/>
        </w:rPr>
        <w:t xml:space="preserve"> </w:t>
      </w:r>
      <w:del w:id="225" w:author="Walter Chris" w:date="2020-10-04T17:56:00Z">
        <w:r w:rsidRPr="00E3236C" w:rsidDel="003765D6">
          <w:rPr>
            <w:color w:val="000000"/>
          </w:rPr>
          <w:delText xml:space="preserve">that </w:delText>
        </w:r>
      </w:del>
      <w:r w:rsidRPr="00E3236C">
        <w:rPr>
          <w:color w:val="000000"/>
        </w:rPr>
        <w:t>promot</w:t>
      </w:r>
      <w:ins w:id="226" w:author="Walter Chris" w:date="2020-10-04T17:56:00Z">
        <w:r w:rsidR="003765D6" w:rsidRPr="00E3236C">
          <w:rPr>
            <w:color w:val="000000"/>
          </w:rPr>
          <w:t>ing</w:t>
        </w:r>
      </w:ins>
      <w:del w:id="227" w:author="Walter Chris" w:date="2020-10-04T17:56:00Z">
        <w:r w:rsidRPr="00E3236C" w:rsidDel="003765D6">
          <w:rPr>
            <w:color w:val="000000"/>
          </w:rPr>
          <w:delText>e</w:delText>
        </w:r>
      </w:del>
      <w:r w:rsidRPr="00E3236C">
        <w:rPr>
          <w:color w:val="000000"/>
        </w:rPr>
        <w:t xml:space="preserve"> on-cogenesis [6-8]. </w:t>
      </w:r>
      <w:del w:id="228" w:author="Walter Chris" w:date="2020-10-04T17:56:00Z">
        <w:r w:rsidRPr="00E3236C" w:rsidDel="003765D6">
          <w:rPr>
            <w:color w:val="000000"/>
          </w:rPr>
          <w:delText xml:space="preserve">Understanding </w:delText>
        </w:r>
      </w:del>
      <w:ins w:id="229" w:author="Walter Chris" w:date="2020-10-04T17:56:00Z">
        <w:r w:rsidR="003765D6" w:rsidRPr="00E3236C">
          <w:rPr>
            <w:color w:val="000000"/>
          </w:rPr>
          <w:t xml:space="preserve">Gaining insights into </w:t>
        </w:r>
      </w:ins>
      <w:r w:rsidRPr="00E3236C">
        <w:rPr>
          <w:color w:val="000000"/>
        </w:rPr>
        <w:t xml:space="preserve">both epigenetic </w:t>
      </w:r>
      <w:del w:id="230" w:author="Walter Chris" w:date="2020-10-04T17:57:00Z">
        <w:r w:rsidRPr="00E3236C" w:rsidDel="003765D6">
          <w:rPr>
            <w:color w:val="000000"/>
          </w:rPr>
          <w:delText xml:space="preserve">changes </w:delText>
        </w:r>
      </w:del>
      <w:ins w:id="231" w:author="Walter Chris" w:date="2020-10-04T17:57:00Z">
        <w:r w:rsidR="003765D6" w:rsidRPr="00E3236C">
          <w:rPr>
            <w:color w:val="000000"/>
          </w:rPr>
          <w:t xml:space="preserve">variations </w:t>
        </w:r>
      </w:ins>
      <w:r w:rsidRPr="00E3236C">
        <w:rPr>
          <w:color w:val="000000"/>
        </w:rPr>
        <w:t>and somatic DNA mutati</w:t>
      </w:r>
      <w:ins w:id="232" w:author="Walter Chris" w:date="2020-10-04T17:57:00Z">
        <w:r w:rsidR="003765D6" w:rsidRPr="00E3236C">
          <w:rPr>
            <w:color w:val="000000"/>
          </w:rPr>
          <w:t>ng processes</w:t>
        </w:r>
      </w:ins>
      <w:del w:id="233" w:author="Walter Chris" w:date="2020-10-04T17:57:00Z">
        <w:r w:rsidRPr="00E3236C" w:rsidDel="003765D6">
          <w:rPr>
            <w:color w:val="000000"/>
          </w:rPr>
          <w:delText>ons</w:delText>
        </w:r>
      </w:del>
      <w:r w:rsidRPr="00E3236C">
        <w:rPr>
          <w:color w:val="000000"/>
        </w:rPr>
        <w:t xml:space="preserve"> </w:t>
      </w:r>
      <w:del w:id="234" w:author="Walter Chris" w:date="2020-10-04T17:57:00Z">
        <w:r w:rsidRPr="00E3236C" w:rsidDel="003765D6">
          <w:rPr>
            <w:color w:val="000000"/>
          </w:rPr>
          <w:delText xml:space="preserve">show </w:delText>
        </w:r>
      </w:del>
      <w:ins w:id="235" w:author="Walter Chris" w:date="2020-10-04T17:57:00Z">
        <w:r w:rsidR="003765D6" w:rsidRPr="00E3236C">
          <w:rPr>
            <w:color w:val="000000"/>
          </w:rPr>
          <w:t xml:space="preserve">are </w:t>
        </w:r>
      </w:ins>
      <w:del w:id="236" w:author="Walter Chris" w:date="2020-10-04T17:57:00Z">
        <w:r w:rsidRPr="00E3236C" w:rsidDel="003765D6">
          <w:rPr>
            <w:color w:val="000000"/>
          </w:rPr>
          <w:delText xml:space="preserve">promise </w:delText>
        </w:r>
      </w:del>
      <w:ins w:id="237" w:author="Walter Chris" w:date="2020-10-04T17:57:00Z">
        <w:r w:rsidR="003765D6" w:rsidRPr="00E3236C">
          <w:rPr>
            <w:color w:val="000000"/>
          </w:rPr>
          <w:t xml:space="preserve">effective to </w:t>
        </w:r>
      </w:ins>
      <w:del w:id="238" w:author="Walter Chris" w:date="2020-10-04T17:57:00Z">
        <w:r w:rsidRPr="00E3236C" w:rsidDel="003765D6">
          <w:rPr>
            <w:color w:val="000000"/>
          </w:rPr>
          <w:delText xml:space="preserve">for </w:delText>
        </w:r>
      </w:del>
      <w:ins w:id="239" w:author="Walter Chris" w:date="2020-10-04T17:57:00Z">
        <w:r w:rsidR="003765D6" w:rsidRPr="00E3236C">
          <w:rPr>
            <w:color w:val="000000"/>
          </w:rPr>
          <w:t xml:space="preserve">optimize </w:t>
        </w:r>
      </w:ins>
      <w:del w:id="240" w:author="Walter Chris" w:date="2020-10-04T17:57:00Z">
        <w:r w:rsidRPr="00E3236C" w:rsidDel="003765D6">
          <w:rPr>
            <w:color w:val="000000"/>
          </w:rPr>
          <w:delText xml:space="preserve">improving </w:delText>
        </w:r>
      </w:del>
      <w:r w:rsidRPr="00E3236C">
        <w:rPr>
          <w:color w:val="000000"/>
        </w:rPr>
        <w:t xml:space="preserve">the </w:t>
      </w:r>
      <w:ins w:id="241" w:author="Walter Chris" w:date="2020-10-04T17:57:00Z">
        <w:r w:rsidR="003765D6" w:rsidRPr="00E3236C">
          <w:rPr>
            <w:color w:val="000000"/>
          </w:rPr>
          <w:t xml:space="preserve">malignancy </w:t>
        </w:r>
      </w:ins>
      <w:r w:rsidRPr="00E3236C">
        <w:rPr>
          <w:color w:val="000000"/>
        </w:rPr>
        <w:t>characteriz</w:t>
      </w:r>
      <w:ins w:id="242" w:author="Walter Chris" w:date="2020-10-04T17:57:00Z">
        <w:r w:rsidR="003765D6" w:rsidRPr="00E3236C">
          <w:rPr>
            <w:color w:val="000000"/>
          </w:rPr>
          <w:t>ing process</w:t>
        </w:r>
      </w:ins>
      <w:del w:id="243" w:author="Walter Chris" w:date="2020-10-04T17:57:00Z">
        <w:r w:rsidRPr="00E3236C" w:rsidDel="003765D6">
          <w:rPr>
            <w:color w:val="000000"/>
          </w:rPr>
          <w:delText>ation</w:delText>
        </w:r>
      </w:del>
      <w:r w:rsidRPr="00E3236C">
        <w:rPr>
          <w:color w:val="000000"/>
        </w:rPr>
        <w:t xml:space="preserve"> </w:t>
      </w:r>
      <w:del w:id="244" w:author="Walter Chris" w:date="2020-10-04T17:57:00Z">
        <w:r w:rsidRPr="00E3236C" w:rsidDel="003765D6">
          <w:rPr>
            <w:color w:val="000000"/>
          </w:rPr>
          <w:delText xml:space="preserve">of malignancy </w:delText>
        </w:r>
      </w:del>
      <w:del w:id="245" w:author="Walter Chris" w:date="2020-10-04T17:58:00Z">
        <w:r w:rsidRPr="00E3236C" w:rsidDel="003765D6">
          <w:rPr>
            <w:color w:val="000000"/>
          </w:rPr>
          <w:delText>to</w:delText>
        </w:r>
      </w:del>
      <w:ins w:id="246" w:author="Walter Chris" w:date="2020-10-04T17:58:00Z">
        <w:r w:rsidR="003765D6" w:rsidRPr="00E3236C">
          <w:rPr>
            <w:color w:val="000000"/>
          </w:rPr>
          <w:t>for</w:t>
        </w:r>
      </w:ins>
      <w:r w:rsidRPr="00E3236C">
        <w:rPr>
          <w:color w:val="000000"/>
        </w:rPr>
        <w:t xml:space="preserve"> predict</w:t>
      </w:r>
      <w:ins w:id="247" w:author="Walter Chris" w:date="2020-10-04T17:58:00Z">
        <w:r w:rsidR="003765D6" w:rsidRPr="00E3236C">
          <w:rPr>
            <w:color w:val="000000"/>
          </w:rPr>
          <w:t>ing</w:t>
        </w:r>
      </w:ins>
      <w:r w:rsidRPr="00E3236C">
        <w:rPr>
          <w:color w:val="000000"/>
        </w:rPr>
        <w:t xml:space="preserve"> treatment response</w:t>
      </w:r>
      <w:ins w:id="248" w:author="Walter Chris" w:date="2020-10-04T17:58:00Z">
        <w:r w:rsidR="003765D6" w:rsidRPr="00E3236C">
          <w:rPr>
            <w:color w:val="000000"/>
          </w:rPr>
          <w:t>s</w:t>
        </w:r>
      </w:ins>
      <w:r w:rsidRPr="00E3236C">
        <w:rPr>
          <w:color w:val="000000"/>
        </w:rPr>
        <w:t xml:space="preserve"> and </w:t>
      </w:r>
      <w:del w:id="249" w:author="Walter Chris" w:date="2020-10-04T17:58:00Z">
        <w:r w:rsidRPr="00E3236C" w:rsidDel="003765D6">
          <w:rPr>
            <w:color w:val="000000"/>
          </w:rPr>
          <w:delText xml:space="preserve">prognosis </w:delText>
        </w:r>
      </w:del>
      <w:ins w:id="250" w:author="Walter Chris" w:date="2020-10-04T17:58:00Z">
        <w:r w:rsidR="003765D6" w:rsidRPr="00E3236C">
          <w:rPr>
            <w:color w:val="000000"/>
          </w:rPr>
          <w:t xml:space="preserve">prediction </w:t>
        </w:r>
      </w:ins>
      <w:r w:rsidRPr="00E3236C">
        <w:rPr>
          <w:color w:val="000000"/>
        </w:rPr>
        <w:t>[9-11].</w:t>
      </w:r>
    </w:p>
    <w:p w14:paraId="149F7D39" w14:textId="5A714C97" w:rsidR="00FA33C3" w:rsidRPr="00E3236C" w:rsidRDefault="00FA33C3" w:rsidP="00FA33C3">
      <w:pPr>
        <w:pStyle w:val="PARAGRAPH"/>
        <w:rPr>
          <w:color w:val="000000"/>
        </w:rPr>
      </w:pPr>
      <w:r w:rsidRPr="00E3236C">
        <w:t>One goal of</w:t>
      </w:r>
      <w:r w:rsidRPr="00E3236C">
        <w:rPr>
          <w:color w:val="000000"/>
        </w:rPr>
        <w:t xml:space="preserve"> the long</w:t>
      </w:r>
      <w:del w:id="251" w:author="Walter Chris" w:date="2020-10-04T17:58:00Z">
        <w:r w:rsidRPr="00E3236C" w:rsidDel="0019745E">
          <w:rPr>
            <w:color w:val="000000"/>
          </w:rPr>
          <w:delText>-term</w:delText>
        </w:r>
      </w:del>
      <w:r w:rsidRPr="00E3236C">
        <w:rPr>
          <w:color w:val="000000"/>
        </w:rPr>
        <w:t xml:space="preserve"> </w:t>
      </w:r>
      <w:ins w:id="252" w:author="Walter Chris" w:date="2020-10-04T17:58:00Z">
        <w:r w:rsidR="0019745E" w:rsidRPr="00E3236C">
          <w:rPr>
            <w:color w:val="000000"/>
          </w:rPr>
          <w:t xml:space="preserve"> </w:t>
        </w:r>
      </w:ins>
      <w:ins w:id="253" w:author="Walter Chris" w:date="2020-10-04T17:59:00Z">
        <w:r w:rsidR="0019745E" w:rsidRPr="00E3236C">
          <w:rPr>
            <w:color w:val="000000"/>
          </w:rPr>
          <w:t>c</w:t>
        </w:r>
      </w:ins>
      <w:ins w:id="254" w:author="Walter Chris" w:date="2020-10-04T17:58:00Z">
        <w:r w:rsidR="0019745E" w:rsidRPr="00E3236C">
          <w:rPr>
            <w:color w:val="000000"/>
          </w:rPr>
          <w:t>arcinoma</w:t>
        </w:r>
      </w:ins>
      <w:ins w:id="255" w:author="Walter Chris" w:date="2020-10-04T17:59:00Z">
        <w:r w:rsidR="0019745E" w:rsidRPr="00E3236C">
          <w:rPr>
            <w:color w:val="000000"/>
          </w:rPr>
          <w:t xml:space="preserve"> </w:t>
        </w:r>
      </w:ins>
      <w:del w:id="256" w:author="Walter Chris" w:date="2020-10-04T17:58:00Z">
        <w:r w:rsidRPr="00E3236C" w:rsidDel="0019745E">
          <w:rPr>
            <w:color w:val="000000"/>
          </w:rPr>
          <w:delText xml:space="preserve">cancer </w:delText>
        </w:r>
      </w:del>
      <w:del w:id="257" w:author="Walter Chris" w:date="2020-10-04T17:59:00Z">
        <w:r w:rsidRPr="00E3236C" w:rsidDel="0019745E">
          <w:rPr>
            <w:color w:val="000000"/>
          </w:rPr>
          <w:delText>research</w:delText>
        </w:r>
      </w:del>
      <w:ins w:id="258" w:author="Walter Chris" w:date="2020-10-04T17:59:00Z">
        <w:r w:rsidR="0019745E" w:rsidRPr="00E3236C">
          <w:rPr>
            <w:color w:val="000000"/>
          </w:rPr>
          <w:t>study</w:t>
        </w:r>
      </w:ins>
      <w:r w:rsidRPr="00E3236C">
        <w:rPr>
          <w:color w:val="000000"/>
        </w:rPr>
        <w:t xml:space="preserve"> </w:t>
      </w:r>
      <w:del w:id="259" w:author="Walter Chris" w:date="2020-10-04T17:59:00Z">
        <w:r w:rsidRPr="00E3236C" w:rsidDel="0019745E">
          <w:rPr>
            <w:color w:val="000000"/>
          </w:rPr>
          <w:delText xml:space="preserve">is </w:delText>
        </w:r>
      </w:del>
      <w:ins w:id="260" w:author="Walter Chris" w:date="2020-10-04T17:59:00Z">
        <w:r w:rsidR="0019745E" w:rsidRPr="00E3236C">
          <w:rPr>
            <w:color w:val="000000"/>
          </w:rPr>
          <w:t xml:space="preserve">refers </w:t>
        </w:r>
      </w:ins>
      <w:r w:rsidRPr="00E3236C">
        <w:rPr>
          <w:color w:val="000000"/>
        </w:rPr>
        <w:t xml:space="preserve">to </w:t>
      </w:r>
      <w:del w:id="261" w:author="Walter Chris" w:date="2020-10-04T17:59:00Z">
        <w:r w:rsidRPr="00E3236C" w:rsidDel="0019745E">
          <w:rPr>
            <w:color w:val="000000"/>
          </w:rPr>
          <w:delText xml:space="preserve">be </w:delText>
        </w:r>
      </w:del>
      <w:ins w:id="262" w:author="Walter Chris" w:date="2020-10-04T17:59:00Z">
        <w:r w:rsidR="0019745E" w:rsidRPr="00E3236C">
          <w:rPr>
            <w:color w:val="000000"/>
          </w:rPr>
          <w:t xml:space="preserve">gaining the </w:t>
        </w:r>
      </w:ins>
      <w:del w:id="263" w:author="Walter Chris" w:date="2020-10-04T17:59:00Z">
        <w:r w:rsidRPr="00E3236C" w:rsidDel="0019745E">
          <w:rPr>
            <w:color w:val="000000"/>
          </w:rPr>
          <w:delText>able</w:delText>
        </w:r>
      </w:del>
      <w:ins w:id="264" w:author="Walter Chris" w:date="2020-10-04T17:59:00Z">
        <w:r w:rsidR="0019745E" w:rsidRPr="00E3236C">
          <w:rPr>
            <w:color w:val="000000"/>
          </w:rPr>
          <w:t>ability</w:t>
        </w:r>
      </w:ins>
      <w:r w:rsidRPr="00E3236C">
        <w:rPr>
          <w:color w:val="000000"/>
        </w:rPr>
        <w:t xml:space="preserve"> </w:t>
      </w:r>
      <w:del w:id="265" w:author="Walter Chris" w:date="2020-10-04T17:59:00Z">
        <w:r w:rsidRPr="00E3236C" w:rsidDel="0019745E">
          <w:rPr>
            <w:color w:val="000000"/>
          </w:rPr>
          <w:delText xml:space="preserve">to </w:delText>
        </w:r>
      </w:del>
      <w:ins w:id="266" w:author="Walter Chris" w:date="2020-10-04T17:59:00Z">
        <w:r w:rsidR="0019745E" w:rsidRPr="00E3236C">
          <w:rPr>
            <w:color w:val="000000"/>
          </w:rPr>
          <w:t xml:space="preserve">for </w:t>
        </w:r>
      </w:ins>
      <w:r w:rsidRPr="00E3236C">
        <w:t>identify</w:t>
      </w:r>
      <w:ins w:id="267" w:author="Walter Chris" w:date="2020-10-04T17:59:00Z">
        <w:r w:rsidR="0019745E" w:rsidRPr="00E3236C">
          <w:t>in</w:t>
        </w:r>
      </w:ins>
      <w:ins w:id="268" w:author="Walter Chris" w:date="2020-10-04T18:00:00Z">
        <w:r w:rsidR="0019745E" w:rsidRPr="00E3236C">
          <w:t>g</w:t>
        </w:r>
      </w:ins>
      <w:r w:rsidRPr="00E3236C">
        <w:rPr>
          <w:color w:val="000000"/>
        </w:rPr>
        <w:t xml:space="preserve"> </w:t>
      </w:r>
      <w:del w:id="269" w:author="Walter Chris" w:date="2020-10-04T18:00:00Z">
        <w:r w:rsidRPr="00E3236C" w:rsidDel="0019745E">
          <w:rPr>
            <w:color w:val="000000"/>
          </w:rPr>
          <w:delText xml:space="preserve">prognostic </w:delText>
        </w:r>
      </w:del>
      <w:ins w:id="270" w:author="Walter Chris" w:date="2020-10-04T18:00:00Z">
        <w:r w:rsidR="0019745E" w:rsidRPr="00E3236C">
          <w:rPr>
            <w:color w:val="000000"/>
          </w:rPr>
          <w:t xml:space="preserve">prediction-related element </w:t>
        </w:r>
      </w:ins>
      <w:del w:id="271" w:author="Walter Chris" w:date="2020-10-04T18:00:00Z">
        <w:r w:rsidRPr="00E3236C" w:rsidDel="0019745E">
          <w:rPr>
            <w:color w:val="000000"/>
          </w:rPr>
          <w:delText>factors that</w:delText>
        </w:r>
      </w:del>
      <w:ins w:id="272" w:author="Walter Chris" w:date="2020-10-04T18:00:00Z">
        <w:r w:rsidR="0019745E" w:rsidRPr="00E3236C">
          <w:rPr>
            <w:color w:val="000000"/>
          </w:rPr>
          <w:t>of</w:t>
        </w:r>
      </w:ins>
      <w:r w:rsidRPr="00E3236C">
        <w:rPr>
          <w:color w:val="000000"/>
        </w:rPr>
        <w:t xml:space="preserve"> </w:t>
      </w:r>
      <w:del w:id="273" w:author="Walter Chris" w:date="2020-10-04T18:00:00Z">
        <w:r w:rsidRPr="00E3236C" w:rsidDel="0019745E">
          <w:rPr>
            <w:color w:val="000000"/>
          </w:rPr>
          <w:delText xml:space="preserve">affect patients’ </w:delText>
        </w:r>
      </w:del>
      <w:r w:rsidRPr="00E3236C">
        <w:rPr>
          <w:color w:val="000000"/>
        </w:rPr>
        <w:t>surviv</w:t>
      </w:r>
      <w:ins w:id="274" w:author="Walter Chris" w:date="2020-10-04T18:00:00Z">
        <w:r w:rsidR="0019745E" w:rsidRPr="00E3236C">
          <w:rPr>
            <w:color w:val="000000"/>
          </w:rPr>
          <w:t xml:space="preserve">ing period of </w:t>
        </w:r>
      </w:ins>
      <w:ins w:id="275" w:author="Walter Chris" w:date="2020-10-04T19:46:00Z">
        <w:r w:rsidR="00AB3D53" w:rsidRPr="00E3236C">
          <w:rPr>
            <w:color w:val="000000"/>
          </w:rPr>
          <w:t>cases</w:t>
        </w:r>
      </w:ins>
      <w:del w:id="276" w:author="Walter Chris" w:date="2020-10-04T18:00:00Z">
        <w:r w:rsidRPr="00E3236C" w:rsidDel="0019745E">
          <w:rPr>
            <w:color w:val="000000"/>
          </w:rPr>
          <w:delText>al time</w:delText>
        </w:r>
      </w:del>
      <w:r w:rsidRPr="00E3236C">
        <w:rPr>
          <w:color w:val="000000"/>
        </w:rPr>
        <w:t xml:space="preserve">, </w:t>
      </w:r>
      <w:del w:id="277" w:author="Walter Chris" w:date="2020-10-04T18:00:00Z">
        <w:r w:rsidRPr="00E3236C" w:rsidDel="0019745E">
          <w:rPr>
            <w:color w:val="000000"/>
          </w:rPr>
          <w:delText>which in turn</w:delText>
        </w:r>
      </w:del>
      <w:ins w:id="278" w:author="Walter Chris" w:date="2020-10-04T18:00:00Z">
        <w:r w:rsidR="0019745E" w:rsidRPr="00E3236C">
          <w:rPr>
            <w:color w:val="000000"/>
          </w:rPr>
          <w:t>thereby</w:t>
        </w:r>
      </w:ins>
      <w:r w:rsidRPr="00E3236C">
        <w:rPr>
          <w:color w:val="000000"/>
        </w:rPr>
        <w:t xml:space="preserve"> </w:t>
      </w:r>
      <w:del w:id="279" w:author="Walter Chris" w:date="2020-10-04T18:00:00Z">
        <w:r w:rsidRPr="00E3236C" w:rsidDel="0019745E">
          <w:rPr>
            <w:color w:val="000000"/>
          </w:rPr>
          <w:delText xml:space="preserve">allows </w:delText>
        </w:r>
      </w:del>
      <w:ins w:id="280" w:author="Walter Chris" w:date="2020-10-04T18:00:00Z">
        <w:r w:rsidR="0019745E" w:rsidRPr="00E3236C">
          <w:rPr>
            <w:color w:val="000000"/>
          </w:rPr>
          <w:t xml:space="preserve">allowing </w:t>
        </w:r>
      </w:ins>
      <w:r w:rsidRPr="00E3236C">
        <w:rPr>
          <w:color w:val="000000"/>
        </w:rPr>
        <w:t>clinic</w:t>
      </w:r>
      <w:ins w:id="281" w:author="Walter Chris" w:date="2020-10-04T18:01:00Z">
        <w:r w:rsidR="0019745E" w:rsidRPr="00E3236C">
          <w:rPr>
            <w:color w:val="000000"/>
          </w:rPr>
          <w:t xml:space="preserve">al </w:t>
        </w:r>
      </w:ins>
      <w:ins w:id="282" w:author="Walter Chris" w:date="2020-10-05T12:39:00Z">
        <w:r w:rsidR="00E3236C" w:rsidRPr="00E3236C">
          <w:rPr>
            <w:color w:val="000000"/>
          </w:rPr>
          <w:t>person</w:t>
        </w:r>
        <w:r w:rsidR="00E3236C">
          <w:rPr>
            <w:color w:val="000000"/>
          </w:rPr>
          <w:t>n</w:t>
        </w:r>
        <w:r w:rsidR="00E3236C" w:rsidRPr="00E3236C">
          <w:rPr>
            <w:color w:val="000000"/>
          </w:rPr>
          <w:t>el</w:t>
        </w:r>
      </w:ins>
      <w:del w:id="283" w:author="Walter Chris" w:date="2020-10-04T18:01:00Z">
        <w:r w:rsidRPr="00E3236C" w:rsidDel="0019745E">
          <w:rPr>
            <w:color w:val="000000"/>
          </w:rPr>
          <w:delText>ians</w:delText>
        </w:r>
      </w:del>
      <w:r w:rsidRPr="00E3236C">
        <w:rPr>
          <w:color w:val="000000"/>
        </w:rPr>
        <w:t xml:space="preserve"> to </w:t>
      </w:r>
      <w:del w:id="284" w:author="Walter Chris" w:date="2020-10-04T18:01:00Z">
        <w:r w:rsidRPr="00E3236C" w:rsidDel="0019745E">
          <w:rPr>
            <w:color w:val="000000"/>
          </w:rPr>
          <w:delText xml:space="preserve">make </w:delText>
        </w:r>
      </w:del>
      <w:ins w:id="285" w:author="Walter Chris" w:date="2020-10-04T18:01:00Z">
        <w:r w:rsidR="0019745E" w:rsidRPr="00E3236C">
          <w:rPr>
            <w:color w:val="000000"/>
          </w:rPr>
          <w:t xml:space="preserve">conduct </w:t>
        </w:r>
      </w:ins>
      <w:r w:rsidRPr="00E3236C">
        <w:rPr>
          <w:color w:val="000000"/>
        </w:rPr>
        <w:t xml:space="preserve">early </w:t>
      </w:r>
      <w:ins w:id="286" w:author="Walter Chris" w:date="2020-10-04T18:01:00Z">
        <w:r w:rsidR="0019745E" w:rsidRPr="00E3236C">
          <w:rPr>
            <w:color w:val="000000"/>
          </w:rPr>
          <w:t xml:space="preserve">treating </w:t>
        </w:r>
      </w:ins>
      <w:r w:rsidRPr="00E3236C">
        <w:rPr>
          <w:color w:val="000000"/>
        </w:rPr>
        <w:t>decision</w:t>
      </w:r>
      <w:ins w:id="287" w:author="Walter Chris" w:date="2020-10-04T18:01:00Z">
        <w:r w:rsidR="0019745E" w:rsidRPr="00E3236C">
          <w:rPr>
            <w:color w:val="000000"/>
          </w:rPr>
          <w:t>s-making</w:t>
        </w:r>
      </w:ins>
      <w:r w:rsidRPr="00E3236C">
        <w:rPr>
          <w:color w:val="000000"/>
        </w:rPr>
        <w:t xml:space="preserve"> </w:t>
      </w:r>
      <w:del w:id="288" w:author="Walter Chris" w:date="2020-10-04T18:01:00Z">
        <w:r w:rsidRPr="00E3236C" w:rsidDel="0019745E">
          <w:rPr>
            <w:color w:val="000000"/>
          </w:rPr>
          <w:lastRenderedPageBreak/>
          <w:delText xml:space="preserve">on treatment </w:delText>
        </w:r>
      </w:del>
      <w:r w:rsidRPr="00E3236C">
        <w:rPr>
          <w:color w:val="000000"/>
        </w:rPr>
        <w:t xml:space="preserve">[12]. In </w:t>
      </w:r>
      <w:del w:id="289" w:author="Walter Chris" w:date="2020-10-04T18:01:00Z">
        <w:r w:rsidRPr="00E3236C" w:rsidDel="0019745E">
          <w:rPr>
            <w:color w:val="000000"/>
          </w:rPr>
          <w:delText xml:space="preserve">this </w:delText>
        </w:r>
      </w:del>
      <w:ins w:id="290" w:author="Walter Chris" w:date="2020-10-04T18:01:00Z">
        <w:r w:rsidR="0019745E" w:rsidRPr="00E3236C">
          <w:rPr>
            <w:color w:val="000000"/>
          </w:rPr>
          <w:t xml:space="preserve">the present </w:t>
        </w:r>
      </w:ins>
      <w:r w:rsidRPr="00E3236C">
        <w:rPr>
          <w:color w:val="000000"/>
        </w:rPr>
        <w:t xml:space="preserve">study, </w:t>
      </w:r>
      <w:del w:id="291" w:author="Walter Chris" w:date="2020-10-04T18:02:00Z">
        <w:r w:rsidRPr="00E3236C" w:rsidDel="0019745E">
          <w:rPr>
            <w:color w:val="000000"/>
          </w:rPr>
          <w:delText xml:space="preserve">we focus on </w:delText>
        </w:r>
      </w:del>
      <w:r w:rsidRPr="00E3236C">
        <w:rPr>
          <w:color w:val="000000"/>
        </w:rPr>
        <w:t xml:space="preserve">breast </w:t>
      </w:r>
      <w:del w:id="292" w:author="Walter Chris" w:date="2020-10-04T19:21:00Z">
        <w:r w:rsidRPr="00E3236C" w:rsidDel="00CE0415">
          <w:rPr>
            <w:color w:val="000000"/>
          </w:rPr>
          <w:delText>cancer</w:delText>
        </w:r>
      </w:del>
      <w:ins w:id="293" w:author="Walter Chris" w:date="2020-10-04T19:21:00Z">
        <w:r w:rsidR="00CE0415" w:rsidRPr="00E3236C">
          <w:rPr>
            <w:color w:val="000000"/>
          </w:rPr>
          <w:t xml:space="preserve">carcinoma </w:t>
        </w:r>
      </w:ins>
      <w:ins w:id="294" w:author="Walter Chris" w:date="2020-10-04T18:01:00Z">
        <w:r w:rsidR="0019745E" w:rsidRPr="00E3236C">
          <w:rPr>
            <w:color w:val="000000"/>
          </w:rPr>
          <w:t>is emphasized</w:t>
        </w:r>
      </w:ins>
      <w:r w:rsidRPr="00E3236C">
        <w:rPr>
          <w:color w:val="000000"/>
        </w:rPr>
        <w:t xml:space="preserve">, </w:t>
      </w:r>
      <w:del w:id="295" w:author="Walter Chris" w:date="2020-10-04T18:02:00Z">
        <w:r w:rsidRPr="00E3236C" w:rsidDel="0019745E">
          <w:rPr>
            <w:color w:val="000000"/>
          </w:rPr>
          <w:delText xml:space="preserve">which is </w:delText>
        </w:r>
      </w:del>
      <w:ins w:id="296" w:author="Walter Chris" w:date="2020-10-04T18:02:00Z">
        <w:r w:rsidR="0019745E" w:rsidRPr="00E3236C">
          <w:rPr>
            <w:color w:val="000000"/>
          </w:rPr>
          <w:t xml:space="preserve">i.e., </w:t>
        </w:r>
      </w:ins>
      <w:r w:rsidRPr="00E3236C">
        <w:rPr>
          <w:color w:val="000000"/>
        </w:rPr>
        <w:t>the most prevalent subtype. Consequently, to ex-</w:t>
      </w:r>
      <w:proofErr w:type="spellStart"/>
      <w:r w:rsidRPr="00E3236C">
        <w:rPr>
          <w:color w:val="000000"/>
        </w:rPr>
        <w:t>plore</w:t>
      </w:r>
      <w:proofErr w:type="spellEnd"/>
      <w:r w:rsidRPr="00E3236C">
        <w:rPr>
          <w:color w:val="000000"/>
        </w:rPr>
        <w:t xml:space="preserve"> the utility of gene</w:t>
      </w:r>
      <w:ins w:id="297" w:author="Walter Chris" w:date="2020-10-04T18:02:00Z">
        <w:r w:rsidR="00520032" w:rsidRPr="00E3236C">
          <w:rPr>
            <w:color w:val="000000"/>
          </w:rPr>
          <w:t>s-related</w:t>
        </w:r>
      </w:ins>
      <w:r w:rsidRPr="00E3236C">
        <w:rPr>
          <w:color w:val="000000"/>
        </w:rPr>
        <w:t xml:space="preserve"> express</w:t>
      </w:r>
      <w:ins w:id="298" w:author="Walter Chris" w:date="2020-10-04T18:02:00Z">
        <w:r w:rsidR="00520032" w:rsidRPr="00E3236C">
          <w:rPr>
            <w:color w:val="000000"/>
          </w:rPr>
          <w:t>ing state information</w:t>
        </w:r>
      </w:ins>
      <w:del w:id="299" w:author="Walter Chris" w:date="2020-10-04T18:02:00Z">
        <w:r w:rsidRPr="00E3236C" w:rsidDel="00520032">
          <w:rPr>
            <w:color w:val="000000"/>
          </w:rPr>
          <w:delText>ion</w:delText>
        </w:r>
      </w:del>
      <w:r w:rsidRPr="00E3236C">
        <w:rPr>
          <w:color w:val="000000"/>
        </w:rPr>
        <w:t xml:space="preserve"> </w:t>
      </w:r>
      <w:del w:id="300" w:author="Walter Chris" w:date="2020-10-04T18:03:00Z">
        <w:r w:rsidRPr="00E3236C" w:rsidDel="00520032">
          <w:rPr>
            <w:color w:val="000000"/>
          </w:rPr>
          <w:delText xml:space="preserve">data </w:delText>
        </w:r>
      </w:del>
      <w:r w:rsidRPr="00E3236C">
        <w:rPr>
          <w:color w:val="000000"/>
        </w:rPr>
        <w:t xml:space="preserve">and DNA </w:t>
      </w:r>
      <w:proofErr w:type="spellStart"/>
      <w:r w:rsidRPr="00E3236C">
        <w:rPr>
          <w:color w:val="000000"/>
        </w:rPr>
        <w:t>methyla-tion</w:t>
      </w:r>
      <w:proofErr w:type="spellEnd"/>
      <w:r w:rsidRPr="00E3236C">
        <w:rPr>
          <w:color w:val="000000"/>
        </w:rPr>
        <w:t xml:space="preserve"> data for </w:t>
      </w:r>
      <w:ins w:id="301" w:author="Walter Chris" w:date="2020-10-04T18:03:00Z">
        <w:r w:rsidR="00520032" w:rsidRPr="00E3236C">
          <w:rPr>
            <w:color w:val="000000"/>
          </w:rPr>
          <w:t xml:space="preserve">carcinoma </w:t>
        </w:r>
      </w:ins>
      <w:del w:id="302" w:author="Walter Chris" w:date="2020-10-04T18:03:00Z">
        <w:r w:rsidRPr="00E3236C" w:rsidDel="00520032">
          <w:rPr>
            <w:color w:val="000000"/>
          </w:rPr>
          <w:delText xml:space="preserve">cancer </w:delText>
        </w:r>
      </w:del>
      <w:r w:rsidRPr="00E3236C">
        <w:rPr>
          <w:color w:val="000000"/>
        </w:rPr>
        <w:t>diagnosis, we analyze</w:t>
      </w:r>
      <w:del w:id="303" w:author="Walter Chris" w:date="2020-10-04T18:11:00Z">
        <w:r w:rsidRPr="00E3236C" w:rsidDel="000A40FE">
          <w:rPr>
            <w:color w:val="000000"/>
          </w:rPr>
          <w:delText>d</w:delText>
        </w:r>
      </w:del>
      <w:r w:rsidRPr="00E3236C">
        <w:rPr>
          <w:color w:val="000000"/>
        </w:rPr>
        <w:t xml:space="preserve"> gene </w:t>
      </w:r>
      <w:proofErr w:type="spellStart"/>
      <w:r w:rsidRPr="00E3236C">
        <w:rPr>
          <w:color w:val="000000"/>
        </w:rPr>
        <w:t>expres-sion</w:t>
      </w:r>
      <w:proofErr w:type="spellEnd"/>
      <w:r w:rsidRPr="00E3236C">
        <w:rPr>
          <w:color w:val="000000"/>
        </w:rPr>
        <w:t xml:space="preserve"> and methylation of tumors from </w:t>
      </w:r>
      <w:del w:id="304" w:author="Walter Chris" w:date="2020-10-04T19:46:00Z">
        <w:r w:rsidRPr="00E3236C" w:rsidDel="00AB3D53">
          <w:rPr>
            <w:color w:val="000000"/>
          </w:rPr>
          <w:delText>patients</w:delText>
        </w:r>
      </w:del>
      <w:ins w:id="305" w:author="Walter Chris" w:date="2020-10-04T19:46:00Z">
        <w:r w:rsidR="00AB3D53" w:rsidRPr="00E3236C">
          <w:rPr>
            <w:color w:val="000000"/>
          </w:rPr>
          <w:t>cases</w:t>
        </w:r>
      </w:ins>
      <w:r w:rsidRPr="00E3236C">
        <w:rPr>
          <w:color w:val="000000"/>
        </w:rPr>
        <w:t xml:space="preserve"> with breast </w:t>
      </w:r>
      <w:del w:id="306" w:author="Walter Chris" w:date="2020-10-04T19:21:00Z">
        <w:r w:rsidRPr="00E3236C" w:rsidDel="00CE0415">
          <w:rPr>
            <w:color w:val="000000"/>
          </w:rPr>
          <w:delText xml:space="preserve">cancer </w:delText>
        </w:r>
      </w:del>
      <w:ins w:id="307" w:author="Walter Chris" w:date="2020-10-04T19:21:00Z">
        <w:r w:rsidR="00CE0415" w:rsidRPr="00E3236C">
          <w:rPr>
            <w:color w:val="000000"/>
          </w:rPr>
          <w:t xml:space="preserve">carcinoma </w:t>
        </w:r>
      </w:ins>
      <w:r w:rsidRPr="00E3236C">
        <w:rPr>
          <w:color w:val="000000"/>
        </w:rPr>
        <w:t xml:space="preserve">to identify potential cancer-specific survival risk. </w:t>
      </w:r>
      <w:ins w:id="308" w:author="Walter Chris" w:date="2020-10-04T18:11:00Z">
        <w:r w:rsidR="000A40FE" w:rsidRPr="00E3236C">
          <w:rPr>
            <w:color w:val="000000"/>
          </w:rPr>
          <w:t xml:space="preserve">In addition, </w:t>
        </w:r>
      </w:ins>
      <w:ins w:id="309" w:author="Walter Chris" w:date="2020-10-04T18:12:00Z">
        <w:r w:rsidR="000A40FE" w:rsidRPr="00E3236C">
          <w:rPr>
            <w:color w:val="000000"/>
          </w:rPr>
          <w:t>this study</w:t>
        </w:r>
      </w:ins>
      <w:del w:id="310" w:author="Walter Chris" w:date="2020-10-04T18:12:00Z">
        <w:r w:rsidRPr="00E3236C" w:rsidDel="000A40FE">
          <w:rPr>
            <w:color w:val="000000"/>
          </w:rPr>
          <w:delText>We</w:delText>
        </w:r>
      </w:del>
      <w:r w:rsidRPr="00E3236C">
        <w:rPr>
          <w:color w:val="000000"/>
        </w:rPr>
        <w:t xml:space="preserve"> </w:t>
      </w:r>
      <w:del w:id="311" w:author="Walter Chris" w:date="2020-10-04T18:12:00Z">
        <w:r w:rsidRPr="00E3236C" w:rsidDel="000A40FE">
          <w:rPr>
            <w:color w:val="000000"/>
          </w:rPr>
          <w:delText xml:space="preserve">will </w:delText>
        </w:r>
      </w:del>
      <w:r w:rsidRPr="00E3236C">
        <w:rPr>
          <w:color w:val="000000"/>
        </w:rPr>
        <w:t xml:space="preserve">use gene expression and methylation features to predict survival. </w:t>
      </w:r>
      <w:ins w:id="312" w:author="Walter Chris" w:date="2020-10-04T18:03:00Z">
        <w:r w:rsidR="00E8641A" w:rsidRPr="00E3236C">
          <w:rPr>
            <w:color w:val="000000"/>
          </w:rPr>
          <w:t xml:space="preserve">As proved by the previous </w:t>
        </w:r>
      </w:ins>
      <w:del w:id="313" w:author="Walter Chris" w:date="2020-10-04T18:03:00Z">
        <w:r w:rsidRPr="00E3236C" w:rsidDel="00E8641A">
          <w:rPr>
            <w:color w:val="000000"/>
          </w:rPr>
          <w:delText xml:space="preserve">Existing </w:delText>
        </w:r>
      </w:del>
      <w:del w:id="314" w:author="Walter Chris" w:date="2020-10-04T19:22:00Z">
        <w:r w:rsidRPr="00E3236C" w:rsidDel="00CE0415">
          <w:rPr>
            <w:color w:val="000000"/>
          </w:rPr>
          <w:delText>studies</w:delText>
        </w:r>
      </w:del>
      <w:ins w:id="315" w:author="Walter Chris" w:date="2020-10-04T19:22:00Z">
        <w:r w:rsidR="00CE0415" w:rsidRPr="00E3236C">
          <w:rPr>
            <w:color w:val="000000"/>
          </w:rPr>
          <w:t>researches</w:t>
        </w:r>
      </w:ins>
      <w:ins w:id="316" w:author="Walter Chris" w:date="2020-10-04T18:03:00Z">
        <w:r w:rsidR="00E8641A" w:rsidRPr="00E3236C">
          <w:rPr>
            <w:color w:val="000000"/>
          </w:rPr>
          <w:t>,</w:t>
        </w:r>
      </w:ins>
      <w:r w:rsidRPr="00E3236C">
        <w:rPr>
          <w:color w:val="000000"/>
        </w:rPr>
        <w:t xml:space="preserve"> </w:t>
      </w:r>
      <w:del w:id="317" w:author="Walter Chris" w:date="2020-10-04T18:03:00Z">
        <w:r w:rsidRPr="00E3236C" w:rsidDel="00E8641A">
          <w:rPr>
            <w:color w:val="000000"/>
          </w:rPr>
          <w:delText xml:space="preserve">have demonstrated that </w:delText>
        </w:r>
      </w:del>
      <w:r w:rsidRPr="00E3236C">
        <w:rPr>
          <w:color w:val="000000"/>
        </w:rPr>
        <w:t xml:space="preserve">combining gene expression data and methylation data </w:t>
      </w:r>
      <w:del w:id="318" w:author="Walter Chris" w:date="2020-10-04T18:04:00Z">
        <w:r w:rsidRPr="00E3236C" w:rsidDel="00E8641A">
          <w:rPr>
            <w:color w:val="000000"/>
          </w:rPr>
          <w:delText xml:space="preserve">can </w:delText>
        </w:r>
      </w:del>
      <w:ins w:id="319" w:author="Walter Chris" w:date="2020-10-04T18:04:00Z">
        <w:r w:rsidR="00E8641A" w:rsidRPr="00E3236C">
          <w:rPr>
            <w:color w:val="000000"/>
          </w:rPr>
          <w:t xml:space="preserve">are capable of </w:t>
        </w:r>
      </w:ins>
      <w:del w:id="320" w:author="Walter Chris" w:date="2020-10-04T18:04:00Z">
        <w:r w:rsidRPr="00E3236C" w:rsidDel="00E8641A">
          <w:rPr>
            <w:color w:val="000000"/>
          </w:rPr>
          <w:delText xml:space="preserve">better </w:delText>
        </w:r>
      </w:del>
      <w:ins w:id="321" w:author="Walter Chris" w:date="2020-10-04T18:04:00Z">
        <w:r w:rsidR="00E8641A" w:rsidRPr="00E3236C">
          <w:rPr>
            <w:color w:val="000000"/>
          </w:rPr>
          <w:t xml:space="preserve">more effectively </w:t>
        </w:r>
        <w:proofErr w:type="spellStart"/>
        <w:r w:rsidR="00E8641A" w:rsidRPr="00E3236C">
          <w:rPr>
            <w:color w:val="000000"/>
          </w:rPr>
          <w:t>spliting</w:t>
        </w:r>
        <w:proofErr w:type="spellEnd"/>
        <w:r w:rsidR="00E8641A" w:rsidRPr="00E3236C">
          <w:rPr>
            <w:color w:val="000000"/>
          </w:rPr>
          <w:t xml:space="preserve"> </w:t>
        </w:r>
      </w:ins>
      <w:del w:id="322" w:author="Walter Chris" w:date="2020-10-04T18:04:00Z">
        <w:r w:rsidRPr="00E3236C" w:rsidDel="00E8641A">
          <w:rPr>
            <w:color w:val="000000"/>
          </w:rPr>
          <w:delText xml:space="preserve">stratify </w:delText>
        </w:r>
      </w:del>
      <w:ins w:id="323" w:author="Walter Chris" w:date="2020-10-04T18:04:00Z">
        <w:r w:rsidR="00E8641A" w:rsidRPr="00E3236C">
          <w:rPr>
            <w:color w:val="000000"/>
          </w:rPr>
          <w:t xml:space="preserve">carcinoma </w:t>
        </w:r>
      </w:ins>
      <w:del w:id="324" w:author="Walter Chris" w:date="2020-10-04T18:04:00Z">
        <w:r w:rsidRPr="00E3236C" w:rsidDel="00E8641A">
          <w:rPr>
            <w:color w:val="000000"/>
          </w:rPr>
          <w:delText>cancer patients</w:delText>
        </w:r>
      </w:del>
      <w:ins w:id="325" w:author="Walter Chris" w:date="2020-10-04T18:04:00Z">
        <w:r w:rsidR="00E8641A" w:rsidRPr="00E3236C">
          <w:rPr>
            <w:color w:val="000000"/>
          </w:rPr>
          <w:t>cases exhibiting obvious</w:t>
        </w:r>
      </w:ins>
      <w:r w:rsidRPr="00E3236C">
        <w:rPr>
          <w:color w:val="000000"/>
        </w:rPr>
        <w:t xml:space="preserve"> </w:t>
      </w:r>
      <w:del w:id="326" w:author="Walter Chris" w:date="2020-10-04T18:04:00Z">
        <w:r w:rsidRPr="00E3236C" w:rsidDel="00E8641A">
          <w:rPr>
            <w:color w:val="000000"/>
          </w:rPr>
          <w:delText>with distinct prognosis</w:delText>
        </w:r>
      </w:del>
      <w:ins w:id="327" w:author="Walter Chris" w:date="2020-10-04T18:04:00Z">
        <w:r w:rsidR="00E8641A" w:rsidRPr="00E3236C">
          <w:rPr>
            <w:color w:val="000000"/>
          </w:rPr>
          <w:t>prediction</w:t>
        </w:r>
      </w:ins>
      <w:r w:rsidRPr="00E3236C">
        <w:rPr>
          <w:color w:val="000000"/>
        </w:rPr>
        <w:t xml:space="preserve"> </w:t>
      </w:r>
      <w:del w:id="328" w:author="Walter Chris" w:date="2020-10-04T18:04:00Z">
        <w:r w:rsidRPr="00E3236C" w:rsidDel="00E8641A">
          <w:rPr>
            <w:color w:val="000000"/>
          </w:rPr>
          <w:delText xml:space="preserve">than </w:delText>
        </w:r>
      </w:del>
      <w:ins w:id="329" w:author="Walter Chris" w:date="2020-10-04T18:04:00Z">
        <w:r w:rsidR="00E8641A" w:rsidRPr="00E3236C">
          <w:rPr>
            <w:color w:val="000000"/>
          </w:rPr>
          <w:t xml:space="preserve">compared with employing </w:t>
        </w:r>
      </w:ins>
      <w:del w:id="330" w:author="Walter Chris" w:date="2020-10-04T18:04:00Z">
        <w:r w:rsidRPr="00E3236C" w:rsidDel="00E8641A">
          <w:rPr>
            <w:color w:val="000000"/>
          </w:rPr>
          <w:delText xml:space="preserve">using </w:delText>
        </w:r>
      </w:del>
      <w:r w:rsidRPr="00E3236C">
        <w:rPr>
          <w:color w:val="000000"/>
        </w:rPr>
        <w:t>single signature [13]. However, those existing meth-</w:t>
      </w:r>
      <w:proofErr w:type="spellStart"/>
      <w:proofErr w:type="gramStart"/>
      <w:r w:rsidRPr="00E3236C">
        <w:rPr>
          <w:color w:val="000000"/>
        </w:rPr>
        <w:t>ods</w:t>
      </w:r>
      <w:proofErr w:type="spellEnd"/>
      <w:proofErr w:type="gramEnd"/>
      <w:r w:rsidRPr="00E3236C">
        <w:rPr>
          <w:color w:val="000000"/>
        </w:rPr>
        <w:t xml:space="preserve"> simply combining those features in series as the set of genes and </w:t>
      </w:r>
      <w:del w:id="331" w:author="Walter Chris" w:date="2020-10-04T18:05:00Z">
        <w:r w:rsidRPr="00E3236C" w:rsidDel="008655EF">
          <w:rPr>
            <w:color w:val="000000"/>
          </w:rPr>
          <w:delText>have ignored</w:delText>
        </w:r>
      </w:del>
      <w:ins w:id="332" w:author="Walter Chris" w:date="2020-10-04T18:05:00Z">
        <w:r w:rsidR="008655EF" w:rsidRPr="00E3236C">
          <w:rPr>
            <w:color w:val="000000"/>
          </w:rPr>
          <w:t>overlooked</w:t>
        </w:r>
      </w:ins>
      <w:r w:rsidRPr="00E3236C">
        <w:rPr>
          <w:color w:val="000000"/>
        </w:rPr>
        <w:t xml:space="preserve"> the </w:t>
      </w:r>
      <w:del w:id="333" w:author="Walter Chris" w:date="2020-10-04T18:05:00Z">
        <w:r w:rsidRPr="00E3236C" w:rsidDel="008655EF">
          <w:rPr>
            <w:color w:val="000000"/>
          </w:rPr>
          <w:delText xml:space="preserve">strong </w:delText>
        </w:r>
      </w:del>
      <w:ins w:id="334" w:author="Walter Chris" w:date="2020-10-04T18:05:00Z">
        <w:r w:rsidR="008655EF" w:rsidRPr="00E3236C">
          <w:rPr>
            <w:color w:val="000000"/>
          </w:rPr>
          <w:t xml:space="preserve">robust </w:t>
        </w:r>
      </w:ins>
      <w:del w:id="335" w:author="Walter Chris" w:date="2020-10-04T18:05:00Z">
        <w:r w:rsidRPr="00E3236C" w:rsidDel="008655EF">
          <w:rPr>
            <w:color w:val="000000"/>
          </w:rPr>
          <w:delText xml:space="preserve">ordinal </w:delText>
        </w:r>
      </w:del>
      <w:ins w:id="336" w:author="Walter Chris" w:date="2020-10-04T18:05:00Z">
        <w:r w:rsidR="008655EF" w:rsidRPr="00E3236C">
          <w:rPr>
            <w:color w:val="000000"/>
          </w:rPr>
          <w:t xml:space="preserve">sequence association </w:t>
        </w:r>
      </w:ins>
      <w:del w:id="337" w:author="Walter Chris" w:date="2020-10-04T18:05:00Z">
        <w:r w:rsidRPr="00E3236C" w:rsidDel="008655EF">
          <w:rPr>
            <w:color w:val="000000"/>
          </w:rPr>
          <w:delText xml:space="preserve">relationship </w:delText>
        </w:r>
      </w:del>
      <w:r w:rsidRPr="00E3236C">
        <w:rPr>
          <w:color w:val="000000"/>
        </w:rPr>
        <w:t>be-tween the surviv</w:t>
      </w:r>
      <w:ins w:id="338" w:author="Walter Chris" w:date="2020-10-04T18:05:00Z">
        <w:r w:rsidR="008655EF" w:rsidRPr="00E3236C">
          <w:rPr>
            <w:color w:val="000000"/>
          </w:rPr>
          <w:t>ing</w:t>
        </w:r>
      </w:ins>
      <w:del w:id="339" w:author="Walter Chris" w:date="2020-10-04T18:05:00Z">
        <w:r w:rsidRPr="00E3236C" w:rsidDel="008655EF">
          <w:rPr>
            <w:color w:val="000000"/>
          </w:rPr>
          <w:delText>al</w:delText>
        </w:r>
      </w:del>
      <w:r w:rsidRPr="00E3236C">
        <w:rPr>
          <w:color w:val="000000"/>
        </w:rPr>
        <w:t xml:space="preserve"> times of </w:t>
      </w:r>
      <w:del w:id="340" w:author="Walter Chris" w:date="2020-10-04T18:05:00Z">
        <w:r w:rsidRPr="00E3236C" w:rsidDel="008655EF">
          <w:rPr>
            <w:color w:val="000000"/>
          </w:rPr>
          <w:delText xml:space="preserve">different </w:delText>
        </w:r>
      </w:del>
      <w:ins w:id="341" w:author="Walter Chris" w:date="2020-10-04T18:05:00Z">
        <w:r w:rsidR="008655EF" w:rsidRPr="00E3236C">
          <w:rPr>
            <w:color w:val="000000"/>
          </w:rPr>
          <w:t>various ca</w:t>
        </w:r>
      </w:ins>
      <w:ins w:id="342" w:author="Walter Chris" w:date="2020-10-04T18:06:00Z">
        <w:r w:rsidR="008655EF" w:rsidRPr="00E3236C">
          <w:rPr>
            <w:color w:val="000000"/>
          </w:rPr>
          <w:t>ses</w:t>
        </w:r>
      </w:ins>
      <w:del w:id="343" w:author="Walter Chris" w:date="2020-10-04T18:06:00Z">
        <w:r w:rsidRPr="00E3236C" w:rsidDel="008655EF">
          <w:rPr>
            <w:color w:val="000000"/>
          </w:rPr>
          <w:delText>patients</w:delText>
        </w:r>
      </w:del>
      <w:r w:rsidRPr="00E3236C">
        <w:rPr>
          <w:color w:val="000000"/>
        </w:rPr>
        <w:t>. Deep Learn-</w:t>
      </w:r>
      <w:proofErr w:type="spellStart"/>
      <w:r w:rsidRPr="00E3236C">
        <w:rPr>
          <w:color w:val="000000"/>
        </w:rPr>
        <w:t>ing</w:t>
      </w:r>
      <w:proofErr w:type="spellEnd"/>
      <w:r w:rsidRPr="00E3236C">
        <w:rPr>
          <w:color w:val="000000"/>
        </w:rPr>
        <w:t xml:space="preserve"> techniques are used directly in deep survival model to learn the hazard function. </w:t>
      </w:r>
      <w:del w:id="344" w:author="Walter Chris" w:date="2020-10-04T14:15:00Z">
        <w:r w:rsidRPr="00E3236C" w:rsidDel="004B3170">
          <w:rPr>
            <w:color w:val="000000"/>
          </w:rPr>
          <w:delText xml:space="preserve">These </w:delText>
        </w:r>
      </w:del>
      <w:ins w:id="345" w:author="Walter Chris" w:date="2020-10-04T14:15:00Z">
        <w:r w:rsidR="004B3170" w:rsidRPr="00E3236C">
          <w:rPr>
            <w:color w:val="000000"/>
          </w:rPr>
          <w:t xml:space="preserve">The mentioned </w:t>
        </w:r>
      </w:ins>
      <w:r w:rsidRPr="00E3236C">
        <w:rPr>
          <w:color w:val="000000"/>
        </w:rPr>
        <w:t>models overcome many of the restrictions of cox models like the proportionality as-</w:t>
      </w:r>
      <w:proofErr w:type="spellStart"/>
      <w:r w:rsidRPr="00E3236C">
        <w:rPr>
          <w:color w:val="000000"/>
        </w:rPr>
        <w:t>sumption</w:t>
      </w:r>
      <w:proofErr w:type="spellEnd"/>
      <w:r w:rsidRPr="00E3236C">
        <w:rPr>
          <w:color w:val="000000"/>
        </w:rPr>
        <w:t xml:space="preserve">. We notice that recurrent neural network (RNN) could be adopted to model the time-to-event distributions. The RNN models </w:t>
      </w:r>
      <w:del w:id="346" w:author="Walter Chris" w:date="2020-10-04T19:23:00Z">
        <w:r w:rsidRPr="00E3236C" w:rsidDel="00CE0415">
          <w:rPr>
            <w:color w:val="000000"/>
          </w:rPr>
          <w:delText>often</w:delText>
        </w:r>
      </w:del>
      <w:ins w:id="347" w:author="Walter Chris" w:date="2020-10-04T19:23:00Z">
        <w:r w:rsidR="00CE0415" w:rsidRPr="00E3236C">
          <w:rPr>
            <w:color w:val="000000"/>
          </w:rPr>
          <w:t>commonly</w:t>
        </w:r>
      </w:ins>
      <w:r w:rsidRPr="00E3236C">
        <w:rPr>
          <w:color w:val="000000"/>
        </w:rPr>
        <w:t xml:space="preserve"> segment the time by the same in-</w:t>
      </w:r>
      <w:proofErr w:type="spellStart"/>
      <w:r w:rsidRPr="00E3236C">
        <w:rPr>
          <w:color w:val="000000"/>
        </w:rPr>
        <w:t>terval</w:t>
      </w:r>
      <w:proofErr w:type="spellEnd"/>
      <w:r w:rsidRPr="00E3236C">
        <w:rPr>
          <w:color w:val="000000"/>
        </w:rPr>
        <w:t xml:space="preserve"> and then could use the discrete time </w:t>
      </w:r>
      <w:del w:id="348" w:author="Walter Chris" w:date="2020-10-04T18:06:00Z">
        <w:r w:rsidRPr="00E3236C" w:rsidDel="008655EF">
          <w:rPr>
            <w:color w:val="000000"/>
          </w:rPr>
          <w:delText xml:space="preserve">method </w:delText>
        </w:r>
      </w:del>
      <w:ins w:id="349" w:author="Walter Chris" w:date="2020-10-04T18:06:00Z">
        <w:r w:rsidR="008655EF" w:rsidRPr="00E3236C">
          <w:rPr>
            <w:color w:val="000000"/>
          </w:rPr>
          <w:t xml:space="preserve">approach for </w:t>
        </w:r>
      </w:ins>
      <w:del w:id="350" w:author="Walter Chris" w:date="2020-10-04T18:06:00Z">
        <w:r w:rsidRPr="00E3236C" w:rsidDel="008655EF">
          <w:rPr>
            <w:color w:val="000000"/>
          </w:rPr>
          <w:delText>to deal with</w:delText>
        </w:r>
      </w:del>
      <w:ins w:id="351" w:author="Walter Chris" w:date="2020-10-04T18:06:00Z">
        <w:r w:rsidR="008655EF" w:rsidRPr="00E3236C">
          <w:rPr>
            <w:color w:val="000000"/>
          </w:rPr>
          <w:t>solving</w:t>
        </w:r>
      </w:ins>
      <w:r w:rsidRPr="00E3236C">
        <w:rPr>
          <w:color w:val="000000"/>
        </w:rPr>
        <w:t xml:space="preserve"> the survival analysis </w:t>
      </w:r>
      <w:del w:id="352" w:author="Walter Chris" w:date="2020-10-04T18:06:00Z">
        <w:r w:rsidRPr="00E3236C" w:rsidDel="008655EF">
          <w:rPr>
            <w:color w:val="000000"/>
          </w:rPr>
          <w:delText>problem</w:delText>
        </w:r>
      </w:del>
      <w:ins w:id="353" w:author="Walter Chris" w:date="2020-10-04T18:06:00Z">
        <w:r w:rsidR="008655EF" w:rsidRPr="00E3236C">
          <w:rPr>
            <w:color w:val="000000"/>
          </w:rPr>
          <w:t>issue</w:t>
        </w:r>
      </w:ins>
      <w:r w:rsidRPr="00E3236C">
        <w:rPr>
          <w:color w:val="000000"/>
        </w:rPr>
        <w:t xml:space="preserve">. Long Short-Term Memory (LSTM), </w:t>
      </w:r>
      <w:del w:id="354" w:author="Walter Chris" w:date="2020-10-04T18:06:00Z">
        <w:r w:rsidRPr="00E3236C" w:rsidDel="00C665F0">
          <w:rPr>
            <w:color w:val="000000"/>
          </w:rPr>
          <w:delText>which is</w:delText>
        </w:r>
      </w:del>
      <w:ins w:id="355" w:author="Walter Chris" w:date="2020-10-04T18:06:00Z">
        <w:r w:rsidR="00C665F0" w:rsidRPr="00E3236C">
          <w:rPr>
            <w:color w:val="000000"/>
          </w:rPr>
          <w:t>i.e.,</w:t>
        </w:r>
      </w:ins>
      <w:r w:rsidRPr="00E3236C">
        <w:rPr>
          <w:color w:val="000000"/>
        </w:rPr>
        <w:t xml:space="preserve"> a variant of the </w:t>
      </w:r>
      <w:del w:id="356" w:author="Walter Chris" w:date="2020-10-04T18:07:00Z">
        <w:r w:rsidRPr="00E3236C" w:rsidDel="007C3D75">
          <w:rPr>
            <w:color w:val="000000"/>
          </w:rPr>
          <w:delText>traditional</w:delText>
        </w:r>
      </w:del>
      <w:ins w:id="357" w:author="Walter Chris" w:date="2020-10-04T18:07:00Z">
        <w:r w:rsidR="007C3D75" w:rsidRPr="00E3236C">
          <w:rPr>
            <w:color w:val="000000"/>
          </w:rPr>
          <w:t>conventional</w:t>
        </w:r>
      </w:ins>
      <w:r w:rsidRPr="00E3236C">
        <w:rPr>
          <w:color w:val="000000"/>
        </w:rPr>
        <w:t xml:space="preserve"> RNN and </w:t>
      </w:r>
      <w:del w:id="358" w:author="Walter Chris" w:date="2020-10-04T18:07:00Z">
        <w:r w:rsidRPr="00E3236C" w:rsidDel="007C3D75">
          <w:rPr>
            <w:color w:val="000000"/>
          </w:rPr>
          <w:delText>has been</w:delText>
        </w:r>
      </w:del>
      <w:ins w:id="359" w:author="Walter Chris" w:date="2020-10-04T18:07:00Z">
        <w:r w:rsidR="007C3D75" w:rsidRPr="00E3236C">
          <w:rPr>
            <w:color w:val="000000"/>
          </w:rPr>
          <w:t>having received extensive application</w:t>
        </w:r>
      </w:ins>
      <w:r w:rsidRPr="00E3236C">
        <w:rPr>
          <w:color w:val="000000"/>
        </w:rPr>
        <w:t xml:space="preserve"> </w:t>
      </w:r>
      <w:del w:id="360" w:author="Walter Chris" w:date="2020-10-04T18:07:00Z">
        <w:r w:rsidRPr="00E3236C" w:rsidDel="007C3D75">
          <w:rPr>
            <w:color w:val="000000"/>
          </w:rPr>
          <w:delText xml:space="preserve">widely used </w:delText>
        </w:r>
      </w:del>
      <w:r w:rsidRPr="00E3236C">
        <w:rPr>
          <w:color w:val="000000"/>
        </w:rPr>
        <w:t xml:space="preserve">in sequence data modeling, also could be adopted model the long-term dependency of time-varying covariates. Motivated by all </w:t>
      </w:r>
      <w:del w:id="361" w:author="Walter Chris" w:date="2020-10-04T14:15:00Z">
        <w:r w:rsidRPr="00E3236C" w:rsidDel="004B3170">
          <w:rPr>
            <w:color w:val="000000"/>
          </w:rPr>
          <w:delText xml:space="preserve">these </w:delText>
        </w:r>
      </w:del>
      <w:ins w:id="362" w:author="Walter Chris" w:date="2020-10-04T14:15:00Z">
        <w:r w:rsidR="004B3170" w:rsidRPr="00E3236C">
          <w:rPr>
            <w:color w:val="000000"/>
          </w:rPr>
          <w:t xml:space="preserve">the mentioned </w:t>
        </w:r>
      </w:ins>
      <w:r w:rsidRPr="00E3236C">
        <w:rPr>
          <w:color w:val="000000"/>
        </w:rPr>
        <w:t xml:space="preserve">considerations, we present a novel method for survival prediction of breast </w:t>
      </w:r>
      <w:del w:id="363" w:author="Walter Chris" w:date="2020-10-04T19:21:00Z">
        <w:r w:rsidRPr="00E3236C" w:rsidDel="00CE0415">
          <w:rPr>
            <w:color w:val="000000"/>
          </w:rPr>
          <w:delText xml:space="preserve">cancer </w:delText>
        </w:r>
      </w:del>
      <w:ins w:id="364" w:author="Walter Chris" w:date="2020-10-04T19:21:00Z">
        <w:r w:rsidR="00CE0415" w:rsidRPr="00E3236C">
          <w:rPr>
            <w:color w:val="000000"/>
          </w:rPr>
          <w:t xml:space="preserve">carcinoma </w:t>
        </w:r>
      </w:ins>
      <w:r w:rsidRPr="00E3236C">
        <w:rPr>
          <w:color w:val="000000"/>
        </w:rPr>
        <w:t>using bidirectional Long Short-Term Memory (</w:t>
      </w:r>
      <w:proofErr w:type="spellStart"/>
      <w:r w:rsidRPr="00E3236C">
        <w:rPr>
          <w:color w:val="000000"/>
        </w:rPr>
        <w:t>biLSTM</w:t>
      </w:r>
      <w:proofErr w:type="spellEnd"/>
      <w:r w:rsidRPr="00E3236C">
        <w:rPr>
          <w:color w:val="000000"/>
        </w:rPr>
        <w:t xml:space="preserve">) [14] Cox model network and auxiliary loss from mRNA and methylation data. </w:t>
      </w:r>
      <w:del w:id="365" w:author="Walter Chris" w:date="2020-10-04T19:19:00Z">
        <w:r w:rsidRPr="00E3236C" w:rsidDel="00CE0415">
          <w:rPr>
            <w:color w:val="000000"/>
          </w:rPr>
          <w:delText xml:space="preserve">We </w:delText>
        </w:r>
      </w:del>
      <w:ins w:id="366" w:author="Walter Chris" w:date="2020-10-04T19:19:00Z">
        <w:r w:rsidR="00CE0415" w:rsidRPr="00E3236C">
          <w:rPr>
            <w:color w:val="000000"/>
          </w:rPr>
          <w:t xml:space="preserve">This study demonstrates </w:t>
        </w:r>
      </w:ins>
      <w:del w:id="367" w:author="Walter Chris" w:date="2020-10-04T19:19:00Z">
        <w:r w:rsidRPr="00E3236C" w:rsidDel="00CE0415">
          <w:rPr>
            <w:color w:val="000000"/>
          </w:rPr>
          <w:delText xml:space="preserve">demonstrate </w:delText>
        </w:r>
      </w:del>
      <w:r w:rsidRPr="00E3236C">
        <w:rPr>
          <w:color w:val="000000"/>
        </w:rPr>
        <w:t xml:space="preserve">the </w:t>
      </w:r>
      <w:del w:id="368" w:author="Walter Chris" w:date="2020-10-04T19:19:00Z">
        <w:r w:rsidRPr="00E3236C" w:rsidDel="00CE0415">
          <w:rPr>
            <w:color w:val="000000"/>
          </w:rPr>
          <w:delText xml:space="preserve">efficacy </w:delText>
        </w:r>
      </w:del>
      <w:ins w:id="369" w:author="Walter Chris" w:date="2020-10-04T19:19:00Z">
        <w:r w:rsidR="00CE0415" w:rsidRPr="00E3236C">
          <w:rPr>
            <w:color w:val="000000"/>
          </w:rPr>
          <w:t xml:space="preserve">effective properties </w:t>
        </w:r>
      </w:ins>
      <w:r w:rsidRPr="00E3236C">
        <w:rPr>
          <w:color w:val="000000"/>
        </w:rPr>
        <w:t xml:space="preserve">of </w:t>
      </w:r>
      <w:del w:id="370" w:author="Walter Chris" w:date="2020-10-04T19:19:00Z">
        <w:r w:rsidRPr="00E3236C" w:rsidDel="00CE0415">
          <w:rPr>
            <w:color w:val="000000"/>
          </w:rPr>
          <w:delText>the proposed method</w:delText>
        </w:r>
      </w:del>
      <w:ins w:id="371" w:author="Walter Chris" w:date="2020-10-04T19:19:00Z">
        <w:r w:rsidR="00CE0415" w:rsidRPr="00E3236C">
          <w:rPr>
            <w:color w:val="000000"/>
          </w:rPr>
          <w:t>the developed approach</w:t>
        </w:r>
      </w:ins>
      <w:r w:rsidRPr="00E3236C">
        <w:rPr>
          <w:color w:val="000000"/>
        </w:rPr>
        <w:t xml:space="preserve"> through cross-validation tests on the benchmark dataset. Below, we describe </w:t>
      </w:r>
      <w:del w:id="372" w:author="Walter Chris" w:date="2020-10-04T14:15:00Z">
        <w:r w:rsidRPr="00E3236C" w:rsidDel="004B3170">
          <w:rPr>
            <w:color w:val="000000"/>
          </w:rPr>
          <w:delText xml:space="preserve">these </w:delText>
        </w:r>
      </w:del>
      <w:ins w:id="373" w:author="Walter Chris" w:date="2020-10-04T14:15:00Z">
        <w:r w:rsidR="004B3170" w:rsidRPr="00E3236C">
          <w:rPr>
            <w:color w:val="000000"/>
          </w:rPr>
          <w:t xml:space="preserve">the mentioned </w:t>
        </w:r>
      </w:ins>
      <w:r w:rsidRPr="00E3236C">
        <w:rPr>
          <w:color w:val="000000"/>
        </w:rPr>
        <w:t>steps systematically and evaluation results.</w:t>
      </w:r>
    </w:p>
    <w:p w14:paraId="33ED77B4" w14:textId="1086B7E5" w:rsidR="00F73396" w:rsidRPr="00E3236C" w:rsidRDefault="00310605" w:rsidP="00F73396">
      <w:pPr>
        <w:pStyle w:val="PARAGRAPH"/>
        <w:rPr>
          <w:color w:val="000000"/>
        </w:rPr>
      </w:pPr>
      <w:r w:rsidRPr="00E3236C">
        <w:rPr>
          <w:color w:val="000000"/>
        </w:rPr>
        <w:t xml:space="preserve"> </w:t>
      </w:r>
      <w:del w:id="374" w:author="Walter Chris" w:date="2020-10-04T19:20:00Z">
        <w:r w:rsidR="00F73396" w:rsidRPr="00E3236C" w:rsidDel="00CE0415">
          <w:rPr>
            <w:color w:val="000000"/>
          </w:rPr>
          <w:delText xml:space="preserve">Early </w:delText>
        </w:r>
      </w:del>
      <w:ins w:id="375" w:author="Walter Chris" w:date="2020-10-04T19:20:00Z">
        <w:r w:rsidR="00CE0415" w:rsidRPr="00E3236C">
          <w:rPr>
            <w:color w:val="000000"/>
          </w:rPr>
          <w:t xml:space="preserve">Previous researches </w:t>
        </w:r>
      </w:ins>
      <w:del w:id="376" w:author="Walter Chris" w:date="2020-10-04T19:20:00Z">
        <w:r w:rsidR="00F73396" w:rsidRPr="00E3236C" w:rsidDel="00CE0415">
          <w:rPr>
            <w:color w:val="000000"/>
          </w:rPr>
          <w:delText xml:space="preserve">studies </w:delText>
        </w:r>
      </w:del>
      <w:r w:rsidR="00F73396" w:rsidRPr="00E3236C">
        <w:rPr>
          <w:color w:val="000000"/>
        </w:rPr>
        <w:t xml:space="preserve">on </w:t>
      </w:r>
      <w:del w:id="377" w:author="Walter Chris" w:date="2020-10-04T19:21:00Z">
        <w:r w:rsidR="00F73396" w:rsidRPr="00E3236C" w:rsidDel="00CE0415">
          <w:rPr>
            <w:color w:val="000000"/>
          </w:rPr>
          <w:delText xml:space="preserve">cancer </w:delText>
        </w:r>
      </w:del>
      <w:ins w:id="378" w:author="Walter Chris" w:date="2020-10-04T19:21:00Z">
        <w:r w:rsidR="00CE0415" w:rsidRPr="00E3236C">
          <w:rPr>
            <w:color w:val="000000"/>
          </w:rPr>
          <w:t xml:space="preserve">carcinoma </w:t>
        </w:r>
      </w:ins>
      <w:del w:id="379" w:author="Walter Chris" w:date="2020-10-04T19:20:00Z">
        <w:r w:rsidR="00F73396" w:rsidRPr="00E3236C" w:rsidDel="00CE0415">
          <w:rPr>
            <w:color w:val="000000"/>
          </w:rPr>
          <w:delText>prognosis</w:delText>
        </w:r>
      </w:del>
      <w:ins w:id="380" w:author="Walter Chris" w:date="2020-10-04T19:20:00Z">
        <w:r w:rsidR="00CE0415" w:rsidRPr="00E3236C">
          <w:rPr>
            <w:color w:val="000000"/>
          </w:rPr>
          <w:t>prediction</w:t>
        </w:r>
      </w:ins>
      <w:r w:rsidR="00F73396" w:rsidRPr="00E3236C">
        <w:rPr>
          <w:color w:val="000000"/>
        </w:rPr>
        <w:t xml:space="preserve"> </w:t>
      </w:r>
      <w:del w:id="381" w:author="Walter Chris" w:date="2020-10-04T19:23:00Z">
        <w:r w:rsidR="00F73396" w:rsidRPr="00E3236C" w:rsidDel="00CE0415">
          <w:rPr>
            <w:color w:val="000000"/>
          </w:rPr>
          <w:delText>often</w:delText>
        </w:r>
      </w:del>
      <w:ins w:id="382" w:author="Walter Chris" w:date="2020-10-04T19:23:00Z">
        <w:r w:rsidR="00CE0415" w:rsidRPr="00E3236C">
          <w:rPr>
            <w:color w:val="000000"/>
          </w:rPr>
          <w:t>commonly</w:t>
        </w:r>
      </w:ins>
      <w:r w:rsidR="00F73396" w:rsidRPr="00E3236C">
        <w:rPr>
          <w:color w:val="000000"/>
        </w:rPr>
        <w:t xml:space="preserve"> </w:t>
      </w:r>
      <w:del w:id="383" w:author="Walter Chris" w:date="2020-10-04T19:23:00Z">
        <w:r w:rsidR="00F73396" w:rsidRPr="00E3236C" w:rsidDel="00CE0415">
          <w:rPr>
            <w:color w:val="000000"/>
          </w:rPr>
          <w:delText>focus on</w:delText>
        </w:r>
      </w:del>
      <w:ins w:id="384" w:author="Walter Chris" w:date="2020-10-04T19:23:00Z">
        <w:r w:rsidR="00CE0415" w:rsidRPr="00E3236C">
          <w:rPr>
            <w:color w:val="000000"/>
          </w:rPr>
          <w:t>highlighted</w:t>
        </w:r>
      </w:ins>
      <w:r w:rsidR="00F73396" w:rsidRPr="00E3236C">
        <w:rPr>
          <w:color w:val="000000"/>
        </w:rPr>
        <w:t xml:space="preserve"> the use of single-model biomarkers. </w:t>
      </w:r>
      <w:del w:id="385" w:author="Walter Chris" w:date="2020-10-04T19:23:00Z">
        <w:r w:rsidR="00F73396" w:rsidRPr="00E3236C" w:rsidDel="00CE0415">
          <w:rPr>
            <w:color w:val="000000"/>
          </w:rPr>
          <w:delText>However,</w:delText>
        </w:r>
      </w:del>
      <w:ins w:id="386" w:author="Walter Chris" w:date="2020-10-04T19:23:00Z">
        <w:r w:rsidR="00CE0415" w:rsidRPr="00E3236C">
          <w:rPr>
            <w:color w:val="000000"/>
          </w:rPr>
          <w:t>Yet</w:t>
        </w:r>
      </w:ins>
      <w:r w:rsidR="00F73396" w:rsidRPr="00E3236C">
        <w:rPr>
          <w:color w:val="000000"/>
        </w:rPr>
        <w:t xml:space="preserve"> in </w:t>
      </w:r>
      <w:del w:id="387" w:author="Walter Chris" w:date="2020-10-04T14:15:00Z">
        <w:r w:rsidR="00F73396" w:rsidRPr="00E3236C" w:rsidDel="004B3170">
          <w:rPr>
            <w:color w:val="000000"/>
          </w:rPr>
          <w:delText xml:space="preserve">these </w:delText>
        </w:r>
      </w:del>
      <w:ins w:id="388" w:author="Walter Chris" w:date="2020-10-04T14:15:00Z">
        <w:r w:rsidR="004B3170" w:rsidRPr="00E3236C">
          <w:rPr>
            <w:color w:val="000000"/>
          </w:rPr>
          <w:t xml:space="preserve">the mentioned </w:t>
        </w:r>
      </w:ins>
      <w:del w:id="389" w:author="Walter Chris" w:date="2020-10-04T19:22:00Z">
        <w:r w:rsidR="00F73396" w:rsidRPr="00E3236C" w:rsidDel="00CE0415">
          <w:rPr>
            <w:color w:val="000000"/>
          </w:rPr>
          <w:delText>studies</w:delText>
        </w:r>
      </w:del>
      <w:ins w:id="390" w:author="Walter Chris" w:date="2020-10-04T19:22:00Z">
        <w:r w:rsidR="00CE0415" w:rsidRPr="00E3236C">
          <w:rPr>
            <w:color w:val="000000"/>
          </w:rPr>
          <w:t>researches</w:t>
        </w:r>
      </w:ins>
      <w:r w:rsidR="00F73396" w:rsidRPr="00E3236C">
        <w:rPr>
          <w:color w:val="000000"/>
        </w:rPr>
        <w:t xml:space="preserve">, some useful supplementary </w:t>
      </w:r>
      <w:del w:id="391" w:author="Walter Chris" w:date="2020-10-04T19:23:00Z">
        <w:r w:rsidR="00F73396" w:rsidRPr="00E3236C" w:rsidDel="00CE0415">
          <w:rPr>
            <w:color w:val="000000"/>
          </w:rPr>
          <w:delText xml:space="preserve">information </w:delText>
        </w:r>
      </w:del>
      <w:ins w:id="392" w:author="Walter Chris" w:date="2020-10-04T19:23:00Z">
        <w:r w:rsidR="00CE0415" w:rsidRPr="00E3236C">
          <w:rPr>
            <w:color w:val="000000"/>
          </w:rPr>
          <w:t xml:space="preserve">data </w:t>
        </w:r>
      </w:ins>
      <w:r w:rsidR="00F73396" w:rsidRPr="00E3236C">
        <w:rPr>
          <w:color w:val="000000"/>
        </w:rPr>
        <w:t xml:space="preserve">between </w:t>
      </w:r>
      <w:del w:id="393" w:author="Walter Chris" w:date="2020-10-04T19:23:00Z">
        <w:r w:rsidR="00F73396" w:rsidRPr="00E3236C" w:rsidDel="00CE0415">
          <w:rPr>
            <w:color w:val="000000"/>
          </w:rPr>
          <w:delText xml:space="preserve">different </w:delText>
        </w:r>
      </w:del>
      <w:ins w:id="394" w:author="Walter Chris" w:date="2020-10-04T19:23:00Z">
        <w:r w:rsidR="00CE0415" w:rsidRPr="00E3236C">
          <w:rPr>
            <w:color w:val="000000"/>
          </w:rPr>
          <w:t xml:space="preserve">a </w:t>
        </w:r>
        <w:proofErr w:type="gramStart"/>
        <w:r w:rsidR="00CE0415" w:rsidRPr="00E3236C">
          <w:rPr>
            <w:color w:val="000000"/>
          </w:rPr>
          <w:t>range</w:t>
        </w:r>
        <w:proofErr w:type="gramEnd"/>
        <w:r w:rsidR="00CE0415" w:rsidRPr="00E3236C">
          <w:rPr>
            <w:color w:val="000000"/>
          </w:rPr>
          <w:t xml:space="preserve"> of </w:t>
        </w:r>
      </w:ins>
      <w:r w:rsidR="00F73396" w:rsidRPr="00E3236C">
        <w:rPr>
          <w:color w:val="000000"/>
        </w:rPr>
        <w:t xml:space="preserve">data </w:t>
      </w:r>
      <w:del w:id="395" w:author="Walter Chris" w:date="2020-10-04T19:24:00Z">
        <w:r w:rsidR="00F73396" w:rsidRPr="00E3236C" w:rsidDel="002F4903">
          <w:rPr>
            <w:color w:val="000000"/>
          </w:rPr>
          <w:delText>modalities</w:delText>
        </w:r>
      </w:del>
      <w:ins w:id="396" w:author="Walter Chris" w:date="2020-10-04T19:24:00Z">
        <w:r w:rsidR="002F4903" w:rsidRPr="00E3236C">
          <w:rPr>
            <w:color w:val="000000"/>
          </w:rPr>
          <w:t>forms</w:t>
        </w:r>
      </w:ins>
      <w:r w:rsidR="00F73396" w:rsidRPr="00E3236C">
        <w:rPr>
          <w:color w:val="000000"/>
        </w:rPr>
        <w:t xml:space="preserve"> </w:t>
      </w:r>
      <w:del w:id="397" w:author="Walter Chris" w:date="2020-10-05T12:40:00Z">
        <w:r w:rsidR="00F73396" w:rsidRPr="00E3236C" w:rsidDel="00E3236C">
          <w:rPr>
            <w:color w:val="000000"/>
          </w:rPr>
          <w:delText>was</w:delText>
        </w:r>
      </w:del>
      <w:ins w:id="398" w:author="Walter Chris" w:date="2020-10-05T12:40:00Z">
        <w:r w:rsidR="00E3236C" w:rsidRPr="00E3236C">
          <w:rPr>
            <w:color w:val="000000"/>
          </w:rPr>
          <w:t>were</w:t>
        </w:r>
      </w:ins>
      <w:r w:rsidR="00F73396" w:rsidRPr="00E3236C">
        <w:rPr>
          <w:color w:val="000000"/>
        </w:rPr>
        <w:t xml:space="preserve"> ignored. With the advances of modern </w:t>
      </w:r>
      <w:proofErr w:type="spellStart"/>
      <w:r w:rsidR="00F73396" w:rsidRPr="00E3236C">
        <w:rPr>
          <w:color w:val="000000"/>
        </w:rPr>
        <w:t>ge-nomic</w:t>
      </w:r>
      <w:proofErr w:type="spellEnd"/>
      <w:r w:rsidR="00F73396" w:rsidRPr="00E3236C">
        <w:rPr>
          <w:color w:val="000000"/>
        </w:rPr>
        <w:t xml:space="preserve"> technologies, Integrative analysis on heterogeneous data to find </w:t>
      </w:r>
      <w:del w:id="399" w:author="Walter Chris" w:date="2020-10-04T19:24:00Z">
        <w:r w:rsidR="00F73396" w:rsidRPr="00E3236C" w:rsidDel="002F4903">
          <w:rPr>
            <w:color w:val="000000"/>
          </w:rPr>
          <w:delText xml:space="preserve">important </w:delText>
        </w:r>
      </w:del>
      <w:ins w:id="400" w:author="Walter Chris" w:date="2020-10-04T19:24:00Z">
        <w:r w:rsidR="002F4903" w:rsidRPr="00E3236C">
          <w:rPr>
            <w:color w:val="000000"/>
          </w:rPr>
          <w:t xml:space="preserve">vital data </w:t>
        </w:r>
      </w:ins>
      <w:del w:id="401" w:author="Walter Chris" w:date="2020-10-04T19:24:00Z">
        <w:r w:rsidR="00F73396" w:rsidRPr="00E3236C" w:rsidDel="002F4903">
          <w:rPr>
            <w:color w:val="000000"/>
          </w:rPr>
          <w:delText xml:space="preserve">information </w:delText>
        </w:r>
      </w:del>
      <w:ins w:id="402" w:author="Walter Chris" w:date="2020-10-04T19:24:00Z">
        <w:r w:rsidR="002F4903" w:rsidRPr="00E3236C">
          <w:rPr>
            <w:color w:val="000000"/>
          </w:rPr>
          <w:t xml:space="preserve">to achieve </w:t>
        </w:r>
      </w:ins>
      <w:del w:id="403" w:author="Walter Chris" w:date="2020-10-04T19:24:00Z">
        <w:r w:rsidR="00F73396" w:rsidRPr="00E3236C" w:rsidDel="002F4903">
          <w:rPr>
            <w:color w:val="000000"/>
          </w:rPr>
          <w:delText xml:space="preserve">for </w:delText>
        </w:r>
      </w:del>
      <w:del w:id="404" w:author="Walter Chris" w:date="2020-10-05T12:40:00Z">
        <w:r w:rsidR="00F73396" w:rsidRPr="00E3236C" w:rsidDel="00E3236C">
          <w:rPr>
            <w:color w:val="000000"/>
          </w:rPr>
          <w:delText>diagnosi</w:delText>
        </w:r>
      </w:del>
      <w:ins w:id="405" w:author="Walter Chris" w:date="2020-10-05T12:40:00Z">
        <w:r w:rsidR="00E3236C" w:rsidRPr="00E3236C">
          <w:rPr>
            <w:color w:val="000000"/>
          </w:rPr>
          <w:t>diagnosing</w:t>
        </w:r>
      </w:ins>
      <w:ins w:id="406" w:author="Walter Chris" w:date="2020-10-04T19:24:00Z">
        <w:r w:rsidR="002F4903" w:rsidRPr="00E3236C">
          <w:rPr>
            <w:color w:val="000000"/>
          </w:rPr>
          <w:t xml:space="preserve"> process</w:t>
        </w:r>
      </w:ins>
      <w:del w:id="407" w:author="Walter Chris" w:date="2020-10-04T19:24:00Z">
        <w:r w:rsidR="00F73396" w:rsidRPr="00E3236C" w:rsidDel="002F4903">
          <w:rPr>
            <w:color w:val="000000"/>
          </w:rPr>
          <w:delText>s</w:delText>
        </w:r>
      </w:del>
      <w:r w:rsidR="00F73396" w:rsidRPr="00E3236C">
        <w:rPr>
          <w:color w:val="000000"/>
        </w:rPr>
        <w:t xml:space="preserve">, staging, and </w:t>
      </w:r>
      <w:del w:id="408" w:author="Walter Chris" w:date="2020-10-04T19:20:00Z">
        <w:r w:rsidR="00F73396" w:rsidRPr="00E3236C" w:rsidDel="00CE0415">
          <w:rPr>
            <w:color w:val="000000"/>
          </w:rPr>
          <w:delText>prognosis</w:delText>
        </w:r>
      </w:del>
      <w:ins w:id="409" w:author="Walter Chris" w:date="2020-10-04T19:20:00Z">
        <w:r w:rsidR="00CE0415" w:rsidRPr="00E3236C">
          <w:rPr>
            <w:color w:val="000000"/>
          </w:rPr>
          <w:t>prediction</w:t>
        </w:r>
      </w:ins>
      <w:r w:rsidR="00F73396" w:rsidRPr="00E3236C">
        <w:rPr>
          <w:color w:val="000000"/>
        </w:rPr>
        <w:t xml:space="preserve"> for </w:t>
      </w:r>
      <w:del w:id="410" w:author="Walter Chris" w:date="2020-10-04T19:22:00Z">
        <w:r w:rsidR="00F73396" w:rsidRPr="00E3236C" w:rsidDel="00CE0415">
          <w:rPr>
            <w:color w:val="000000"/>
          </w:rPr>
          <w:delText xml:space="preserve">cancers </w:delText>
        </w:r>
      </w:del>
      <w:proofErr w:type="spellStart"/>
      <w:ins w:id="411" w:author="Walter Chris" w:date="2020-10-04T19:22:00Z">
        <w:r w:rsidR="00CE0415" w:rsidRPr="00E3236C">
          <w:rPr>
            <w:color w:val="000000"/>
          </w:rPr>
          <w:t>carcinomata</w:t>
        </w:r>
        <w:proofErr w:type="spellEnd"/>
        <w:r w:rsidR="00CE0415" w:rsidRPr="00E3236C">
          <w:rPr>
            <w:color w:val="000000"/>
          </w:rPr>
          <w:t xml:space="preserve"> </w:t>
        </w:r>
      </w:ins>
      <w:r w:rsidR="00F73396" w:rsidRPr="00E3236C">
        <w:rPr>
          <w:color w:val="000000"/>
        </w:rPr>
        <w:t xml:space="preserve">has received considerable </w:t>
      </w:r>
      <w:proofErr w:type="spellStart"/>
      <w:r w:rsidR="00F73396" w:rsidRPr="00E3236C">
        <w:rPr>
          <w:color w:val="000000"/>
        </w:rPr>
        <w:t>atten-tion</w:t>
      </w:r>
      <w:proofErr w:type="spellEnd"/>
      <w:r w:rsidR="00F73396" w:rsidRPr="00E3236C">
        <w:rPr>
          <w:color w:val="000000"/>
        </w:rPr>
        <w:t xml:space="preserve"> [13, 15, </w:t>
      </w:r>
      <w:proofErr w:type="gramStart"/>
      <w:r w:rsidR="00F73396" w:rsidRPr="00E3236C">
        <w:rPr>
          <w:color w:val="000000"/>
        </w:rPr>
        <w:t>16</w:t>
      </w:r>
      <w:proofErr w:type="gramEnd"/>
      <w:r w:rsidR="00F73396" w:rsidRPr="00E3236C">
        <w:rPr>
          <w:color w:val="000000"/>
        </w:rPr>
        <w:t xml:space="preserve">]. Multi-features fusion analysis is </w:t>
      </w:r>
      <w:del w:id="412" w:author="Walter Chris" w:date="2020-10-04T19:24:00Z">
        <w:r w:rsidR="00F73396" w:rsidRPr="00E3236C" w:rsidDel="002F4903">
          <w:rPr>
            <w:color w:val="000000"/>
          </w:rPr>
          <w:delText xml:space="preserve">being </w:delText>
        </w:r>
      </w:del>
      <w:ins w:id="413" w:author="Walter Chris" w:date="2020-10-04T19:24:00Z">
        <w:r w:rsidR="002F4903" w:rsidRPr="00E3236C">
          <w:rPr>
            <w:color w:val="000000"/>
          </w:rPr>
          <w:t xml:space="preserve">receiving </w:t>
        </w:r>
      </w:ins>
      <w:del w:id="414" w:author="Walter Chris" w:date="2020-10-04T19:24:00Z">
        <w:r w:rsidR="00F73396" w:rsidRPr="00E3236C" w:rsidDel="002F4903">
          <w:rPr>
            <w:color w:val="000000"/>
          </w:rPr>
          <w:delText xml:space="preserve">used </w:delText>
        </w:r>
      </w:del>
      <w:ins w:id="415" w:author="Walter Chris" w:date="2020-10-04T19:24:00Z">
        <w:r w:rsidR="002F4903" w:rsidRPr="00E3236C">
          <w:rPr>
            <w:color w:val="000000"/>
          </w:rPr>
          <w:t xml:space="preserve">widespread </w:t>
        </w:r>
      </w:ins>
      <w:del w:id="416" w:author="Walter Chris" w:date="2020-10-04T19:24:00Z">
        <w:r w:rsidR="00F73396" w:rsidRPr="00E3236C" w:rsidDel="002F4903">
          <w:rPr>
            <w:color w:val="000000"/>
          </w:rPr>
          <w:delText xml:space="preserve">extensively </w:delText>
        </w:r>
      </w:del>
      <w:ins w:id="417" w:author="Walter Chris" w:date="2020-10-04T19:24:00Z">
        <w:r w:rsidR="002F4903" w:rsidRPr="00E3236C">
          <w:rPr>
            <w:color w:val="000000"/>
          </w:rPr>
          <w:t xml:space="preserve">application </w:t>
        </w:r>
      </w:ins>
      <w:r w:rsidR="00F73396" w:rsidRPr="00E3236C">
        <w:rPr>
          <w:color w:val="000000"/>
        </w:rPr>
        <w:t>by pathologist</w:t>
      </w:r>
      <w:del w:id="418" w:author="Walter Chris" w:date="2020-10-04T19:25:00Z">
        <w:r w:rsidR="00F73396" w:rsidRPr="00E3236C" w:rsidDel="002F4903">
          <w:rPr>
            <w:color w:val="000000"/>
          </w:rPr>
          <w:delText>s</w:delText>
        </w:r>
      </w:del>
      <w:r w:rsidR="00F73396" w:rsidRPr="00E3236C">
        <w:rPr>
          <w:color w:val="000000"/>
        </w:rPr>
        <w:t xml:space="preserve"> in </w:t>
      </w:r>
      <w:ins w:id="419" w:author="Walter Chris" w:date="2020-10-04T19:25:00Z">
        <w:r w:rsidR="002F4903" w:rsidRPr="00E3236C">
          <w:rPr>
            <w:color w:val="000000"/>
          </w:rPr>
          <w:t xml:space="preserve">practical </w:t>
        </w:r>
      </w:ins>
      <w:r w:rsidR="00F73396" w:rsidRPr="00E3236C">
        <w:rPr>
          <w:color w:val="000000"/>
        </w:rPr>
        <w:t>clinic</w:t>
      </w:r>
      <w:ins w:id="420" w:author="Walter Chris" w:date="2020-10-04T19:25:00Z">
        <w:r w:rsidR="002F4903" w:rsidRPr="00E3236C">
          <w:rPr>
            <w:color w:val="000000"/>
          </w:rPr>
          <w:t>s-related affairs</w:t>
        </w:r>
      </w:ins>
      <w:del w:id="421" w:author="Walter Chris" w:date="2020-10-04T19:25:00Z">
        <w:r w:rsidR="00F73396" w:rsidRPr="00E3236C" w:rsidDel="002F4903">
          <w:rPr>
            <w:color w:val="000000"/>
          </w:rPr>
          <w:delText>al practice</w:delText>
        </w:r>
      </w:del>
      <w:r w:rsidR="00F73396" w:rsidRPr="00E3236C">
        <w:rPr>
          <w:color w:val="000000"/>
        </w:rPr>
        <w:t xml:space="preserve">. Some </w:t>
      </w:r>
      <w:del w:id="422" w:author="Walter Chris" w:date="2020-10-04T19:22:00Z">
        <w:r w:rsidR="00F73396" w:rsidRPr="00E3236C" w:rsidDel="00CE0415">
          <w:rPr>
            <w:color w:val="000000"/>
          </w:rPr>
          <w:delText>studies</w:delText>
        </w:r>
      </w:del>
      <w:proofErr w:type="spellStart"/>
      <w:ins w:id="423" w:author="Walter Chris" w:date="2020-10-04T19:22:00Z">
        <w:r w:rsidR="00CE0415" w:rsidRPr="00E3236C">
          <w:rPr>
            <w:color w:val="000000"/>
          </w:rPr>
          <w:t>researches</w:t>
        </w:r>
      </w:ins>
      <w:proofErr w:type="spellEnd"/>
      <w:r w:rsidR="00F73396" w:rsidRPr="00E3236C">
        <w:rPr>
          <w:color w:val="000000"/>
        </w:rPr>
        <w:t xml:space="preserve"> have explored a combination of different genomic biomarkers for survival analysis. [13] </w:t>
      </w:r>
      <w:proofErr w:type="gramStart"/>
      <w:r w:rsidR="00F73396" w:rsidRPr="00E3236C">
        <w:rPr>
          <w:color w:val="000000"/>
        </w:rPr>
        <w:t>proposed</w:t>
      </w:r>
      <w:proofErr w:type="gramEnd"/>
      <w:r w:rsidR="00F73396" w:rsidRPr="00E3236C">
        <w:rPr>
          <w:color w:val="000000"/>
        </w:rPr>
        <w:t xml:space="preserve"> an </w:t>
      </w:r>
      <w:proofErr w:type="spellStart"/>
      <w:r w:rsidR="00F73396" w:rsidRPr="00E3236C">
        <w:rPr>
          <w:color w:val="000000"/>
        </w:rPr>
        <w:t>integra-tive</w:t>
      </w:r>
      <w:proofErr w:type="spellEnd"/>
      <w:r w:rsidR="00F73396" w:rsidRPr="00E3236C">
        <w:rPr>
          <w:color w:val="000000"/>
        </w:rPr>
        <w:t xml:space="preserve"> pathway-</w:t>
      </w:r>
      <w:r w:rsidR="00F73396" w:rsidRPr="00E3236C">
        <w:rPr>
          <w:color w:val="000000"/>
        </w:rPr>
        <w:t>based directed random walk (DRW) method on surviv</w:t>
      </w:r>
      <w:ins w:id="424" w:author="Walter Chris" w:date="2020-10-04T19:25:00Z">
        <w:r w:rsidR="002F4903" w:rsidRPr="00E3236C">
          <w:rPr>
            <w:color w:val="000000"/>
          </w:rPr>
          <w:t>ing</w:t>
        </w:r>
      </w:ins>
      <w:del w:id="425" w:author="Walter Chris" w:date="2020-10-04T19:25:00Z">
        <w:r w:rsidR="00F73396" w:rsidRPr="00E3236C" w:rsidDel="002F4903">
          <w:rPr>
            <w:color w:val="000000"/>
          </w:rPr>
          <w:delText>al</w:delText>
        </w:r>
      </w:del>
      <w:r w:rsidR="00F73396" w:rsidRPr="00E3236C">
        <w:rPr>
          <w:color w:val="000000"/>
        </w:rPr>
        <w:t xml:space="preserve"> predicti</w:t>
      </w:r>
      <w:ins w:id="426" w:author="Walter Chris" w:date="2020-10-04T19:25:00Z">
        <w:r w:rsidR="002F4903" w:rsidRPr="00E3236C">
          <w:rPr>
            <w:color w:val="000000"/>
          </w:rPr>
          <w:t>ng process</w:t>
        </w:r>
      </w:ins>
      <w:del w:id="427" w:author="Walter Chris" w:date="2020-10-04T19:25:00Z">
        <w:r w:rsidR="00F73396" w:rsidRPr="00E3236C" w:rsidDel="002F4903">
          <w:rPr>
            <w:color w:val="000000"/>
          </w:rPr>
          <w:delText>on</w:delText>
        </w:r>
      </w:del>
      <w:r w:rsidR="00F73396" w:rsidRPr="00E3236C">
        <w:rPr>
          <w:color w:val="000000"/>
        </w:rPr>
        <w:t xml:space="preserve"> of breast </w:t>
      </w:r>
      <w:del w:id="428" w:author="Walter Chris" w:date="2020-10-04T19:21:00Z">
        <w:r w:rsidR="00F73396" w:rsidRPr="00E3236C" w:rsidDel="00CE0415">
          <w:rPr>
            <w:color w:val="000000"/>
          </w:rPr>
          <w:delText xml:space="preserve">cancer </w:delText>
        </w:r>
      </w:del>
      <w:ins w:id="429" w:author="Walter Chris" w:date="2020-10-04T19:21:00Z">
        <w:r w:rsidR="00CE0415" w:rsidRPr="00E3236C">
          <w:rPr>
            <w:color w:val="000000"/>
          </w:rPr>
          <w:t xml:space="preserve">carcinoma </w:t>
        </w:r>
      </w:ins>
      <w:r w:rsidR="00F73396" w:rsidRPr="00E3236C">
        <w:rPr>
          <w:color w:val="000000"/>
        </w:rPr>
        <w:t xml:space="preserve">utilizing the </w:t>
      </w:r>
      <w:proofErr w:type="spellStart"/>
      <w:r w:rsidR="00F73396" w:rsidRPr="00E3236C">
        <w:rPr>
          <w:color w:val="000000"/>
        </w:rPr>
        <w:t>interac-tion</w:t>
      </w:r>
      <w:proofErr w:type="spellEnd"/>
      <w:r w:rsidR="00F73396" w:rsidRPr="00E3236C">
        <w:rPr>
          <w:color w:val="000000"/>
        </w:rPr>
        <w:t xml:space="preserve"> </w:t>
      </w:r>
      <w:del w:id="430" w:author="Walter Chris" w:date="2020-10-04T19:26:00Z">
        <w:r w:rsidR="00F73396" w:rsidRPr="00E3236C" w:rsidDel="002F4903">
          <w:rPr>
            <w:color w:val="000000"/>
          </w:rPr>
          <w:delText xml:space="preserve">between </w:delText>
        </w:r>
      </w:del>
      <w:ins w:id="431" w:author="Walter Chris" w:date="2020-10-04T19:26:00Z">
        <w:r w:rsidR="002F4903" w:rsidRPr="00E3236C">
          <w:rPr>
            <w:color w:val="000000"/>
          </w:rPr>
          <w:t xml:space="preserve">of </w:t>
        </w:r>
      </w:ins>
      <w:r w:rsidR="00F73396" w:rsidRPr="00E3236C">
        <w:rPr>
          <w:color w:val="000000"/>
        </w:rPr>
        <w:t>gene expressi</w:t>
      </w:r>
      <w:ins w:id="432" w:author="Walter Chris" w:date="2020-10-04T19:26:00Z">
        <w:r w:rsidR="002F4903" w:rsidRPr="00E3236C">
          <w:rPr>
            <w:color w:val="000000"/>
          </w:rPr>
          <w:t>ng state</w:t>
        </w:r>
      </w:ins>
      <w:del w:id="433" w:author="Walter Chris" w:date="2020-10-04T19:26:00Z">
        <w:r w:rsidR="00F73396" w:rsidRPr="00E3236C" w:rsidDel="002F4903">
          <w:rPr>
            <w:color w:val="000000"/>
          </w:rPr>
          <w:delText>on</w:delText>
        </w:r>
      </w:del>
      <w:r w:rsidR="00F73396" w:rsidRPr="00E3236C">
        <w:rPr>
          <w:color w:val="000000"/>
        </w:rPr>
        <w:t xml:space="preserve"> and DNA </w:t>
      </w:r>
      <w:proofErr w:type="spellStart"/>
      <w:r w:rsidR="00F73396" w:rsidRPr="00E3236C">
        <w:rPr>
          <w:color w:val="000000"/>
        </w:rPr>
        <w:t>methylat</w:t>
      </w:r>
      <w:ins w:id="434" w:author="Walter Chris" w:date="2020-10-04T19:26:00Z">
        <w:r w:rsidR="002F4903" w:rsidRPr="00E3236C">
          <w:rPr>
            <w:color w:val="000000"/>
          </w:rPr>
          <w:t>ing</w:t>
        </w:r>
        <w:proofErr w:type="spellEnd"/>
        <w:r w:rsidR="002F4903" w:rsidRPr="00E3236C">
          <w:rPr>
            <w:color w:val="000000"/>
          </w:rPr>
          <w:t xml:space="preserve"> process</w:t>
        </w:r>
      </w:ins>
      <w:del w:id="435" w:author="Walter Chris" w:date="2020-10-04T19:26:00Z">
        <w:r w:rsidR="00F73396" w:rsidRPr="00E3236C" w:rsidDel="002F4903">
          <w:rPr>
            <w:color w:val="000000"/>
          </w:rPr>
          <w:delText>ion</w:delText>
        </w:r>
      </w:del>
      <w:r w:rsidR="00F73396" w:rsidRPr="00E3236C">
        <w:rPr>
          <w:color w:val="000000"/>
        </w:rPr>
        <w:t xml:space="preserve">. [17] </w:t>
      </w:r>
      <w:proofErr w:type="gramStart"/>
      <w:r w:rsidR="00F73396" w:rsidRPr="00E3236C">
        <w:rPr>
          <w:color w:val="000000"/>
        </w:rPr>
        <w:t>integrated</w:t>
      </w:r>
      <w:proofErr w:type="gramEnd"/>
      <w:r w:rsidR="00F73396" w:rsidRPr="00E3236C">
        <w:rPr>
          <w:color w:val="000000"/>
        </w:rPr>
        <w:t xml:space="preserve"> image </w:t>
      </w:r>
      <w:del w:id="436" w:author="Walter Chris" w:date="2020-10-04T19:26:00Z">
        <w:r w:rsidR="00F73396" w:rsidRPr="00E3236C" w:rsidDel="002F4903">
          <w:rPr>
            <w:color w:val="000000"/>
          </w:rPr>
          <w:delText>data</w:delText>
        </w:r>
      </w:del>
      <w:del w:id="437" w:author="Walter Chris" w:date="2020-10-04T19:27:00Z">
        <w:r w:rsidR="00F73396" w:rsidRPr="00E3236C" w:rsidDel="002F4903">
          <w:rPr>
            <w:color w:val="000000"/>
          </w:rPr>
          <w:delText xml:space="preserve"> </w:delText>
        </w:r>
      </w:del>
      <w:r w:rsidR="00F73396" w:rsidRPr="00E3236C">
        <w:rPr>
          <w:color w:val="000000"/>
        </w:rPr>
        <w:t>and genomic</w:t>
      </w:r>
      <w:ins w:id="438" w:author="Walter Chris" w:date="2020-10-04T19:27:00Z">
        <w:r w:rsidR="002F4903" w:rsidRPr="00E3236C">
          <w:rPr>
            <w:color w:val="000000"/>
          </w:rPr>
          <w:t xml:space="preserve"> records</w:t>
        </w:r>
      </w:ins>
      <w:r w:rsidR="00F73396" w:rsidRPr="00E3236C">
        <w:rPr>
          <w:color w:val="000000"/>
        </w:rPr>
        <w:t xml:space="preserve"> </w:t>
      </w:r>
      <w:del w:id="439" w:author="Walter Chris" w:date="2020-10-04T19:27:00Z">
        <w:r w:rsidR="00F73396" w:rsidRPr="00E3236C" w:rsidDel="002F4903">
          <w:rPr>
            <w:color w:val="000000"/>
          </w:rPr>
          <w:delText xml:space="preserve">data </w:delText>
        </w:r>
      </w:del>
      <w:ins w:id="440" w:author="Walter Chris" w:date="2020-10-04T19:27:00Z">
        <w:r w:rsidR="002F4903" w:rsidRPr="00E3236C">
          <w:rPr>
            <w:color w:val="000000"/>
          </w:rPr>
          <w:t>for</w:t>
        </w:r>
      </w:ins>
      <w:del w:id="441" w:author="Walter Chris" w:date="2020-10-04T19:27:00Z">
        <w:r w:rsidR="00F73396" w:rsidRPr="00E3236C" w:rsidDel="002F4903">
          <w:rPr>
            <w:color w:val="000000"/>
          </w:rPr>
          <w:delText>to</w:delText>
        </w:r>
      </w:del>
      <w:r w:rsidR="00F73396" w:rsidRPr="00E3236C">
        <w:rPr>
          <w:color w:val="000000"/>
        </w:rPr>
        <w:t xml:space="preserve"> improv</w:t>
      </w:r>
      <w:ins w:id="442" w:author="Walter Chris" w:date="2020-10-04T19:27:00Z">
        <w:r w:rsidR="002F4903" w:rsidRPr="00E3236C">
          <w:rPr>
            <w:color w:val="000000"/>
          </w:rPr>
          <w:t>ing</w:t>
        </w:r>
      </w:ins>
      <w:del w:id="443" w:author="Walter Chris" w:date="2020-10-04T19:27:00Z">
        <w:r w:rsidR="00F73396" w:rsidRPr="00E3236C" w:rsidDel="002F4903">
          <w:rPr>
            <w:color w:val="000000"/>
          </w:rPr>
          <w:delText>e</w:delText>
        </w:r>
      </w:del>
      <w:r w:rsidR="00F73396" w:rsidRPr="00E3236C">
        <w:rPr>
          <w:color w:val="000000"/>
        </w:rPr>
        <w:t xml:space="preserve"> the surviv</w:t>
      </w:r>
      <w:ins w:id="444" w:author="Walter Chris" w:date="2020-10-04T19:27:00Z">
        <w:r w:rsidR="002F4903" w:rsidRPr="00E3236C">
          <w:rPr>
            <w:color w:val="000000"/>
          </w:rPr>
          <w:t>ing</w:t>
        </w:r>
      </w:ins>
      <w:del w:id="445" w:author="Walter Chris" w:date="2020-10-04T19:27:00Z">
        <w:r w:rsidR="00F73396" w:rsidRPr="00E3236C" w:rsidDel="002F4903">
          <w:rPr>
            <w:color w:val="000000"/>
          </w:rPr>
          <w:delText>al</w:delText>
        </w:r>
      </w:del>
      <w:r w:rsidR="00F73396" w:rsidRPr="00E3236C">
        <w:rPr>
          <w:color w:val="000000"/>
        </w:rPr>
        <w:t xml:space="preserve"> </w:t>
      </w:r>
      <w:del w:id="446" w:author="Walter Chris" w:date="2020-10-04T19:20:00Z">
        <w:r w:rsidR="00F73396" w:rsidRPr="00E3236C" w:rsidDel="00CE0415">
          <w:rPr>
            <w:color w:val="000000"/>
          </w:rPr>
          <w:delText>prognosis</w:delText>
        </w:r>
      </w:del>
      <w:ins w:id="447" w:author="Walter Chris" w:date="2020-10-04T19:20:00Z">
        <w:r w:rsidR="00CE0415" w:rsidRPr="00E3236C">
          <w:rPr>
            <w:color w:val="000000"/>
          </w:rPr>
          <w:t>prediction</w:t>
        </w:r>
      </w:ins>
      <w:r w:rsidR="00F73396" w:rsidRPr="00E3236C">
        <w:rPr>
          <w:color w:val="000000"/>
        </w:rPr>
        <w:t xml:space="preserve"> of breast </w:t>
      </w:r>
      <w:del w:id="448" w:author="Walter Chris" w:date="2020-10-04T19:21:00Z">
        <w:r w:rsidR="00F73396" w:rsidRPr="00E3236C" w:rsidDel="00CE0415">
          <w:rPr>
            <w:color w:val="000000"/>
          </w:rPr>
          <w:delText xml:space="preserve">cancer </w:delText>
        </w:r>
      </w:del>
      <w:ins w:id="449" w:author="Walter Chris" w:date="2020-10-04T19:21:00Z">
        <w:r w:rsidR="00CE0415" w:rsidRPr="00E3236C">
          <w:rPr>
            <w:color w:val="000000"/>
          </w:rPr>
          <w:t xml:space="preserve">carcinoma </w:t>
        </w:r>
      </w:ins>
      <w:del w:id="450" w:author="Walter Chris" w:date="2020-10-04T19:27:00Z">
        <w:r w:rsidR="00F73396" w:rsidRPr="00E3236C" w:rsidDel="002F4903">
          <w:rPr>
            <w:color w:val="000000"/>
          </w:rPr>
          <w:delText>patients</w:delText>
        </w:r>
      </w:del>
      <w:ins w:id="451" w:author="Walter Chris" w:date="2020-10-04T19:27:00Z">
        <w:r w:rsidR="002F4903" w:rsidRPr="00E3236C">
          <w:rPr>
            <w:color w:val="000000"/>
          </w:rPr>
          <w:t>cases</w:t>
        </w:r>
      </w:ins>
      <w:r w:rsidR="00F73396" w:rsidRPr="00E3236C">
        <w:rPr>
          <w:color w:val="000000"/>
        </w:rPr>
        <w:t>. [18] con-</w:t>
      </w:r>
      <w:proofErr w:type="spellStart"/>
      <w:r w:rsidR="00F73396" w:rsidRPr="00E3236C">
        <w:rPr>
          <w:color w:val="000000"/>
        </w:rPr>
        <w:t>structed</w:t>
      </w:r>
      <w:proofErr w:type="spellEnd"/>
      <w:r w:rsidR="00F73396" w:rsidRPr="00E3236C">
        <w:rPr>
          <w:color w:val="000000"/>
        </w:rPr>
        <w:t xml:space="preserve"> a</w:t>
      </w:r>
      <w:ins w:id="452" w:author="Walter Chris" w:date="2020-10-04T19:27:00Z">
        <w:r w:rsidR="004D5B65" w:rsidRPr="00E3236C">
          <w:rPr>
            <w:color w:val="000000"/>
          </w:rPr>
          <w:t>n</w:t>
        </w:r>
      </w:ins>
      <w:r w:rsidR="00F73396" w:rsidRPr="00E3236C">
        <w:rPr>
          <w:color w:val="000000"/>
        </w:rPr>
        <w:t xml:space="preserve"> </w:t>
      </w:r>
      <w:del w:id="453" w:author="Walter Chris" w:date="2020-10-04T19:27:00Z">
        <w:r w:rsidR="00F73396" w:rsidRPr="00E3236C" w:rsidDel="004D5B65">
          <w:rPr>
            <w:color w:val="000000"/>
          </w:rPr>
          <w:delText xml:space="preserve">novel </w:delText>
        </w:r>
      </w:del>
      <w:ins w:id="454" w:author="Walter Chris" w:date="2020-10-04T19:27:00Z">
        <w:r w:rsidR="004D5B65" w:rsidRPr="00E3236C">
          <w:rPr>
            <w:color w:val="000000"/>
          </w:rPr>
          <w:t xml:space="preserve">emerging </w:t>
        </w:r>
      </w:ins>
      <w:r w:rsidR="00F73396" w:rsidRPr="00E3236C">
        <w:rPr>
          <w:color w:val="000000"/>
        </w:rPr>
        <w:t xml:space="preserve">framework </w:t>
      </w:r>
      <w:del w:id="455" w:author="Walter Chris" w:date="2020-10-04T19:27:00Z">
        <w:r w:rsidR="00F73396" w:rsidRPr="00E3236C" w:rsidDel="004D5B65">
          <w:rPr>
            <w:color w:val="000000"/>
          </w:rPr>
          <w:delText xml:space="preserve">that </w:delText>
        </w:r>
      </w:del>
      <w:ins w:id="456" w:author="Walter Chris" w:date="2020-10-04T19:27:00Z">
        <w:r w:rsidR="004D5B65" w:rsidRPr="00E3236C">
          <w:rPr>
            <w:color w:val="000000"/>
          </w:rPr>
          <w:t xml:space="preserve">capable of </w:t>
        </w:r>
      </w:ins>
      <w:del w:id="457" w:author="Walter Chris" w:date="2020-10-04T19:27:00Z">
        <w:r w:rsidR="00F73396" w:rsidRPr="00E3236C" w:rsidDel="004D5B65">
          <w:rPr>
            <w:color w:val="000000"/>
          </w:rPr>
          <w:delText xml:space="preserve">can </w:delText>
        </w:r>
      </w:del>
      <w:r w:rsidR="00F73396" w:rsidRPr="00E3236C">
        <w:rPr>
          <w:color w:val="000000"/>
        </w:rPr>
        <w:t>predict</w:t>
      </w:r>
      <w:ins w:id="458" w:author="Walter Chris" w:date="2020-10-04T19:27:00Z">
        <w:r w:rsidR="004D5B65" w:rsidRPr="00E3236C">
          <w:rPr>
            <w:color w:val="000000"/>
          </w:rPr>
          <w:t>ing</w:t>
        </w:r>
      </w:ins>
      <w:r w:rsidR="00F73396" w:rsidRPr="00E3236C">
        <w:rPr>
          <w:color w:val="000000"/>
        </w:rPr>
        <w:t xml:space="preserve"> the surviv</w:t>
      </w:r>
      <w:ins w:id="459" w:author="Walter Chris" w:date="2020-10-04T19:28:00Z">
        <w:r w:rsidR="004D5B65" w:rsidRPr="00E3236C">
          <w:rPr>
            <w:color w:val="000000"/>
          </w:rPr>
          <w:t>ing</w:t>
        </w:r>
      </w:ins>
      <w:del w:id="460" w:author="Walter Chris" w:date="2020-10-04T19:28:00Z">
        <w:r w:rsidR="00F73396" w:rsidRPr="00E3236C" w:rsidDel="004D5B65">
          <w:rPr>
            <w:color w:val="000000"/>
          </w:rPr>
          <w:delText>al</w:delText>
        </w:r>
      </w:del>
      <w:r w:rsidR="00F73396" w:rsidRPr="00E3236C">
        <w:rPr>
          <w:color w:val="000000"/>
        </w:rPr>
        <w:t xml:space="preserve"> outcome of renal cell carcinoma </w:t>
      </w:r>
      <w:del w:id="461" w:author="Walter Chris" w:date="2020-10-04T19:28:00Z">
        <w:r w:rsidR="00F73396" w:rsidRPr="00E3236C" w:rsidDel="004D5B65">
          <w:rPr>
            <w:color w:val="000000"/>
          </w:rPr>
          <w:delText xml:space="preserve">patients </w:delText>
        </w:r>
      </w:del>
      <w:ins w:id="462" w:author="Walter Chris" w:date="2020-10-04T19:28:00Z">
        <w:r w:rsidR="004D5B65" w:rsidRPr="00E3236C">
          <w:rPr>
            <w:color w:val="000000"/>
          </w:rPr>
          <w:t xml:space="preserve">cases </w:t>
        </w:r>
      </w:ins>
      <w:r w:rsidR="00F73396" w:rsidRPr="00E3236C">
        <w:rPr>
          <w:color w:val="000000"/>
        </w:rPr>
        <w:t xml:space="preserve">by combining image features and gene expression features. </w:t>
      </w:r>
      <w:ins w:id="463" w:author="Walter Chris" w:date="2020-10-04T19:28:00Z">
        <w:r w:rsidR="004D5B65" w:rsidRPr="00E3236C">
          <w:rPr>
            <w:color w:val="000000"/>
          </w:rPr>
          <w:t xml:space="preserve">As indicated by </w:t>
        </w:r>
      </w:ins>
      <w:del w:id="464" w:author="Walter Chris" w:date="2020-10-04T14:15:00Z">
        <w:r w:rsidR="00F73396" w:rsidRPr="00E3236C" w:rsidDel="004B3170">
          <w:rPr>
            <w:color w:val="000000"/>
          </w:rPr>
          <w:delText xml:space="preserve">These </w:delText>
        </w:r>
      </w:del>
      <w:ins w:id="465" w:author="Walter Chris" w:date="2020-10-04T19:28:00Z">
        <w:r w:rsidR="004D5B65" w:rsidRPr="00E3236C">
          <w:rPr>
            <w:color w:val="000000"/>
          </w:rPr>
          <w:t>t</w:t>
        </w:r>
      </w:ins>
      <w:ins w:id="466" w:author="Walter Chris" w:date="2020-10-04T14:15:00Z">
        <w:r w:rsidR="004B3170" w:rsidRPr="00E3236C">
          <w:rPr>
            <w:color w:val="000000"/>
          </w:rPr>
          <w:t xml:space="preserve">he mentioned </w:t>
        </w:r>
      </w:ins>
      <w:r w:rsidR="00F73396" w:rsidRPr="00E3236C">
        <w:rPr>
          <w:color w:val="000000"/>
        </w:rPr>
        <w:t>exist-</w:t>
      </w:r>
      <w:proofErr w:type="spellStart"/>
      <w:r w:rsidR="00F73396" w:rsidRPr="00E3236C">
        <w:rPr>
          <w:color w:val="000000"/>
        </w:rPr>
        <w:t>ing</w:t>
      </w:r>
      <w:proofErr w:type="spellEnd"/>
      <w:r w:rsidR="00F73396" w:rsidRPr="00E3236C">
        <w:rPr>
          <w:color w:val="000000"/>
        </w:rPr>
        <w:t xml:space="preserve"> </w:t>
      </w:r>
      <w:del w:id="467" w:author="Walter Chris" w:date="2020-10-04T19:22:00Z">
        <w:r w:rsidR="00F73396" w:rsidRPr="00E3236C" w:rsidDel="00CE0415">
          <w:rPr>
            <w:color w:val="000000"/>
          </w:rPr>
          <w:delText>studies</w:delText>
        </w:r>
      </w:del>
      <w:ins w:id="468" w:author="Walter Chris" w:date="2020-10-04T19:22:00Z">
        <w:r w:rsidR="00CE0415" w:rsidRPr="00E3236C">
          <w:rPr>
            <w:color w:val="000000"/>
          </w:rPr>
          <w:t>researches</w:t>
        </w:r>
      </w:ins>
      <w:ins w:id="469" w:author="Walter Chris" w:date="2020-10-04T19:28:00Z">
        <w:r w:rsidR="004D5B65" w:rsidRPr="00E3236C">
          <w:rPr>
            <w:color w:val="000000"/>
          </w:rPr>
          <w:t>,</w:t>
        </w:r>
      </w:ins>
      <w:r w:rsidR="00F73396" w:rsidRPr="00E3236C">
        <w:rPr>
          <w:color w:val="000000"/>
        </w:rPr>
        <w:t xml:space="preserve"> </w:t>
      </w:r>
      <w:del w:id="470" w:author="Walter Chris" w:date="2020-10-04T19:28:00Z">
        <w:r w:rsidR="00F73396" w:rsidRPr="00E3236C" w:rsidDel="004D5B65">
          <w:rPr>
            <w:color w:val="000000"/>
          </w:rPr>
          <w:delText xml:space="preserve">have suggested that </w:delText>
        </w:r>
      </w:del>
      <w:r w:rsidR="00F73396" w:rsidRPr="00E3236C">
        <w:rPr>
          <w:color w:val="000000"/>
        </w:rPr>
        <w:t xml:space="preserve">different </w:t>
      </w:r>
      <w:del w:id="471" w:author="Walter Chris" w:date="2020-10-04T19:23:00Z">
        <w:r w:rsidR="00F73396" w:rsidRPr="00E3236C" w:rsidDel="002F4903">
          <w:rPr>
            <w:color w:val="000000"/>
          </w:rPr>
          <w:delText>modalities</w:delText>
        </w:r>
      </w:del>
      <w:ins w:id="472" w:author="Walter Chris" w:date="2020-10-04T19:23:00Z">
        <w:r w:rsidR="002F4903" w:rsidRPr="00E3236C">
          <w:rPr>
            <w:color w:val="000000"/>
          </w:rPr>
          <w:t>forms</w:t>
        </w:r>
      </w:ins>
      <w:r w:rsidR="00F73396" w:rsidRPr="00E3236C">
        <w:rPr>
          <w:color w:val="000000"/>
        </w:rPr>
        <w:t xml:space="preserve"> of data complement with each other and </w:t>
      </w:r>
      <w:del w:id="473" w:author="Walter Chris" w:date="2020-10-04T19:28:00Z">
        <w:r w:rsidR="00F73396" w:rsidRPr="00E3236C" w:rsidDel="004D5B65">
          <w:rPr>
            <w:color w:val="000000"/>
          </w:rPr>
          <w:delText xml:space="preserve">provide </w:delText>
        </w:r>
      </w:del>
      <w:ins w:id="474" w:author="Walter Chris" w:date="2020-10-04T19:28:00Z">
        <w:r w:rsidR="004D5B65" w:rsidRPr="00E3236C">
          <w:rPr>
            <w:color w:val="000000"/>
          </w:rPr>
          <w:t xml:space="preserve">present </w:t>
        </w:r>
      </w:ins>
      <w:del w:id="475" w:author="Walter Chris" w:date="2020-10-04T19:29:00Z">
        <w:r w:rsidR="00F73396" w:rsidRPr="00E3236C" w:rsidDel="004D5B65">
          <w:rPr>
            <w:color w:val="000000"/>
          </w:rPr>
          <w:delText xml:space="preserve">better </w:delText>
        </w:r>
      </w:del>
      <w:ins w:id="476" w:author="Walter Chris" w:date="2020-10-04T19:29:00Z">
        <w:r w:rsidR="004D5B65" w:rsidRPr="00E3236C">
          <w:rPr>
            <w:color w:val="000000"/>
          </w:rPr>
          <w:t>more effective c</w:t>
        </w:r>
      </w:ins>
      <w:del w:id="477" w:author="Walter Chris" w:date="2020-10-04T19:29:00Z">
        <w:r w:rsidR="00F73396" w:rsidRPr="00E3236C" w:rsidDel="004D5B65">
          <w:rPr>
            <w:color w:val="000000"/>
          </w:rPr>
          <w:delText xml:space="preserve">patient </w:delText>
        </w:r>
      </w:del>
      <w:proofErr w:type="gramStart"/>
      <w:ins w:id="478" w:author="Walter Chris" w:date="2020-10-04T19:29:00Z">
        <w:r w:rsidR="004D5B65" w:rsidRPr="00E3236C">
          <w:rPr>
            <w:color w:val="000000"/>
          </w:rPr>
          <w:t>ase</w:t>
        </w:r>
        <w:proofErr w:type="gramEnd"/>
        <w:r w:rsidR="004D5B65" w:rsidRPr="00E3236C">
          <w:rPr>
            <w:color w:val="000000"/>
          </w:rPr>
          <w:t xml:space="preserve"> </w:t>
        </w:r>
      </w:ins>
      <w:r w:rsidR="00F73396" w:rsidRPr="00E3236C">
        <w:rPr>
          <w:color w:val="000000"/>
        </w:rPr>
        <w:t xml:space="preserve">stratification </w:t>
      </w:r>
      <w:del w:id="479" w:author="Walter Chris" w:date="2020-10-04T19:29:00Z">
        <w:r w:rsidR="00F73396" w:rsidRPr="00E3236C" w:rsidDel="004D5B65">
          <w:rPr>
            <w:color w:val="000000"/>
          </w:rPr>
          <w:delText xml:space="preserve">when </w:delText>
        </w:r>
      </w:del>
      <w:ins w:id="480" w:author="Walter Chris" w:date="2020-10-04T19:29:00Z">
        <w:r w:rsidR="004D5B65" w:rsidRPr="00E3236C">
          <w:rPr>
            <w:color w:val="000000"/>
          </w:rPr>
          <w:t>if employed jointly</w:t>
        </w:r>
      </w:ins>
      <w:del w:id="481" w:author="Walter Chris" w:date="2020-10-04T19:29:00Z">
        <w:r w:rsidR="00F73396" w:rsidRPr="00E3236C" w:rsidDel="004D5B65">
          <w:rPr>
            <w:color w:val="000000"/>
          </w:rPr>
          <w:delText>used together</w:delText>
        </w:r>
      </w:del>
      <w:r w:rsidR="00F73396" w:rsidRPr="00E3236C">
        <w:rPr>
          <w:color w:val="000000"/>
        </w:rPr>
        <w:t xml:space="preserve">. </w:t>
      </w:r>
      <w:del w:id="482" w:author="Walter Chris" w:date="2020-10-04T19:29:00Z">
        <w:r w:rsidR="00F73396" w:rsidRPr="00E3236C" w:rsidDel="004D5B65">
          <w:rPr>
            <w:color w:val="000000"/>
          </w:rPr>
          <w:delText>Although</w:delText>
        </w:r>
      </w:del>
      <w:ins w:id="483" w:author="Walter Chris" w:date="2020-10-04T19:29:00Z">
        <w:r w:rsidR="004D5B65" w:rsidRPr="00E3236C">
          <w:rPr>
            <w:color w:val="000000"/>
          </w:rPr>
          <w:t>Though</w:t>
        </w:r>
      </w:ins>
      <w:r w:rsidR="00F73396" w:rsidRPr="00E3236C">
        <w:rPr>
          <w:color w:val="000000"/>
        </w:rPr>
        <w:t xml:space="preserve"> the </w:t>
      </w:r>
      <w:proofErr w:type="spellStart"/>
      <w:r w:rsidR="00F73396" w:rsidRPr="00E3236C">
        <w:rPr>
          <w:color w:val="000000"/>
        </w:rPr>
        <w:t>combina-tion</w:t>
      </w:r>
      <w:proofErr w:type="spellEnd"/>
      <w:r w:rsidR="00F73396" w:rsidRPr="00E3236C">
        <w:rPr>
          <w:color w:val="000000"/>
        </w:rPr>
        <w:t xml:space="preserve"> of genomic features </w:t>
      </w:r>
      <w:del w:id="484" w:author="Walter Chris" w:date="2020-10-04T19:30:00Z">
        <w:r w:rsidR="00F73396" w:rsidRPr="00E3236C" w:rsidDel="004D5B65">
          <w:rPr>
            <w:color w:val="000000"/>
          </w:rPr>
          <w:delText xml:space="preserve">can </w:delText>
        </w:r>
      </w:del>
      <w:ins w:id="485" w:author="Walter Chris" w:date="2020-10-04T19:30:00Z">
        <w:r w:rsidR="004D5B65" w:rsidRPr="00E3236C">
          <w:rPr>
            <w:color w:val="000000"/>
          </w:rPr>
          <w:t xml:space="preserve">are capable of more effectively </w:t>
        </w:r>
      </w:ins>
      <w:del w:id="486" w:author="Walter Chris" w:date="2020-10-04T19:30:00Z">
        <w:r w:rsidR="00F73396" w:rsidRPr="00E3236C" w:rsidDel="004D5B65">
          <w:rPr>
            <w:color w:val="000000"/>
          </w:rPr>
          <w:delText xml:space="preserve">better </w:delText>
        </w:r>
      </w:del>
      <w:r w:rsidR="00F73396" w:rsidRPr="00E3236C">
        <w:rPr>
          <w:color w:val="000000"/>
        </w:rPr>
        <w:t>predict</w:t>
      </w:r>
      <w:ins w:id="487" w:author="Walter Chris" w:date="2020-10-04T19:30:00Z">
        <w:r w:rsidR="004D5B65" w:rsidRPr="00E3236C">
          <w:rPr>
            <w:color w:val="000000"/>
          </w:rPr>
          <w:t>ing</w:t>
        </w:r>
      </w:ins>
      <w:r w:rsidR="00F73396" w:rsidRPr="00E3236C">
        <w:rPr>
          <w:color w:val="000000"/>
        </w:rPr>
        <w:t xml:space="preserve"> the clinical </w:t>
      </w:r>
      <w:del w:id="488" w:author="Walter Chris" w:date="2020-10-04T19:20:00Z">
        <w:r w:rsidR="00F73396" w:rsidRPr="00E3236C" w:rsidDel="00CE0415">
          <w:rPr>
            <w:color w:val="000000"/>
          </w:rPr>
          <w:delText>prognosis</w:delText>
        </w:r>
      </w:del>
      <w:ins w:id="489" w:author="Walter Chris" w:date="2020-10-04T19:20:00Z">
        <w:r w:rsidR="00CE0415" w:rsidRPr="00E3236C">
          <w:rPr>
            <w:color w:val="000000"/>
          </w:rPr>
          <w:t>prediction</w:t>
        </w:r>
      </w:ins>
      <w:r w:rsidR="00F73396" w:rsidRPr="00E3236C">
        <w:rPr>
          <w:color w:val="000000"/>
        </w:rPr>
        <w:t xml:space="preserve"> of </w:t>
      </w:r>
      <w:del w:id="490" w:author="Walter Chris" w:date="2020-10-04T19:21:00Z">
        <w:r w:rsidR="00F73396" w:rsidRPr="00E3236C" w:rsidDel="00CE0415">
          <w:rPr>
            <w:color w:val="000000"/>
          </w:rPr>
          <w:delText xml:space="preserve">cancer </w:delText>
        </w:r>
      </w:del>
      <w:ins w:id="491" w:author="Walter Chris" w:date="2020-10-04T19:21:00Z">
        <w:r w:rsidR="00CE0415" w:rsidRPr="00E3236C">
          <w:rPr>
            <w:color w:val="000000"/>
          </w:rPr>
          <w:t xml:space="preserve">carcinoma </w:t>
        </w:r>
      </w:ins>
      <w:del w:id="492" w:author="Walter Chris" w:date="2020-10-04T19:30:00Z">
        <w:r w:rsidR="00F73396" w:rsidRPr="00E3236C" w:rsidDel="004D5B65">
          <w:rPr>
            <w:color w:val="000000"/>
          </w:rPr>
          <w:delText>patients</w:delText>
        </w:r>
      </w:del>
      <w:ins w:id="493" w:author="Walter Chris" w:date="2020-10-04T19:30:00Z">
        <w:r w:rsidR="004D5B65" w:rsidRPr="00E3236C">
          <w:rPr>
            <w:color w:val="000000"/>
          </w:rPr>
          <w:t>cases</w:t>
        </w:r>
      </w:ins>
      <w:r w:rsidR="00F73396" w:rsidRPr="00E3236C">
        <w:rPr>
          <w:color w:val="000000"/>
        </w:rPr>
        <w:t xml:space="preserve">, simple combination of </w:t>
      </w:r>
      <w:del w:id="494" w:author="Walter Chris" w:date="2020-10-04T14:15:00Z">
        <w:r w:rsidR="00F73396" w:rsidRPr="00E3236C" w:rsidDel="004B3170">
          <w:rPr>
            <w:color w:val="000000"/>
          </w:rPr>
          <w:delText xml:space="preserve">these </w:delText>
        </w:r>
      </w:del>
      <w:ins w:id="495" w:author="Walter Chris" w:date="2020-10-04T14:15:00Z">
        <w:r w:rsidR="004B3170" w:rsidRPr="00E3236C">
          <w:rPr>
            <w:color w:val="000000"/>
          </w:rPr>
          <w:t xml:space="preserve">the mentioned </w:t>
        </w:r>
      </w:ins>
      <w:del w:id="496" w:author="Walter Chris" w:date="2020-10-04T19:30:00Z">
        <w:r w:rsidR="00F73396" w:rsidRPr="00E3236C" w:rsidDel="004D5B65">
          <w:rPr>
            <w:color w:val="000000"/>
          </w:rPr>
          <w:delText xml:space="preserve">features </w:delText>
        </w:r>
      </w:del>
      <w:ins w:id="497" w:author="Walter Chris" w:date="2020-10-04T19:30:00Z">
        <w:r w:rsidR="004D5B65" w:rsidRPr="00E3236C">
          <w:rPr>
            <w:color w:val="000000"/>
          </w:rPr>
          <w:t xml:space="preserve">characteristics </w:t>
        </w:r>
      </w:ins>
      <w:del w:id="498" w:author="Walter Chris" w:date="2020-10-04T19:30:00Z">
        <w:r w:rsidR="00F73396" w:rsidRPr="00E3236C" w:rsidDel="004D5B65">
          <w:rPr>
            <w:color w:val="000000"/>
          </w:rPr>
          <w:delText xml:space="preserve">may </w:delText>
        </w:r>
      </w:del>
      <w:ins w:id="499" w:author="Walter Chris" w:date="2020-10-04T19:30:00Z">
        <w:r w:rsidR="004D5B65" w:rsidRPr="00E3236C">
          <w:rPr>
            <w:color w:val="000000"/>
          </w:rPr>
          <w:t>are likely to</w:t>
        </w:r>
      </w:ins>
      <w:ins w:id="500" w:author="Walter Chris" w:date="2020-10-04T19:31:00Z">
        <w:r w:rsidR="004D5B65" w:rsidRPr="00E3236C">
          <w:rPr>
            <w:color w:val="000000"/>
          </w:rPr>
          <w:t xml:space="preserve"> present</w:t>
        </w:r>
      </w:ins>
      <w:ins w:id="501" w:author="Walter Chris" w:date="2020-10-04T19:30:00Z">
        <w:r w:rsidR="004D5B65" w:rsidRPr="00E3236C">
          <w:rPr>
            <w:color w:val="000000"/>
          </w:rPr>
          <w:t xml:space="preserve"> </w:t>
        </w:r>
      </w:ins>
      <w:del w:id="502" w:author="Walter Chris" w:date="2020-10-04T19:31:00Z">
        <w:r w:rsidR="00F73396" w:rsidRPr="00E3236C" w:rsidDel="004D5B65">
          <w:rPr>
            <w:color w:val="000000"/>
          </w:rPr>
          <w:delText xml:space="preserve">bring </w:delText>
        </w:r>
      </w:del>
      <w:r w:rsidR="00F73396" w:rsidRPr="00E3236C">
        <w:rPr>
          <w:color w:val="000000"/>
        </w:rPr>
        <w:t xml:space="preserve">redundant </w:t>
      </w:r>
      <w:del w:id="503" w:author="Walter Chris" w:date="2020-10-04T19:31:00Z">
        <w:r w:rsidR="00F73396" w:rsidRPr="00E3236C" w:rsidDel="004D5B65">
          <w:rPr>
            <w:color w:val="000000"/>
          </w:rPr>
          <w:delText>features</w:delText>
        </w:r>
      </w:del>
      <w:ins w:id="504" w:author="Walter Chris" w:date="2020-10-04T19:31:00Z">
        <w:r w:rsidR="004D5B65" w:rsidRPr="00E3236C">
          <w:rPr>
            <w:color w:val="000000"/>
          </w:rPr>
          <w:t>characteristics</w:t>
        </w:r>
      </w:ins>
      <w:r w:rsidR="00F73396" w:rsidRPr="00E3236C">
        <w:rPr>
          <w:color w:val="000000"/>
        </w:rPr>
        <w:t>, thus reducing the predict</w:t>
      </w:r>
      <w:ins w:id="505" w:author="Walter Chris" w:date="2020-10-04T19:31:00Z">
        <w:r w:rsidR="004D5B65" w:rsidRPr="00E3236C">
          <w:rPr>
            <w:color w:val="000000"/>
          </w:rPr>
          <w:t>ing effect</w:t>
        </w:r>
      </w:ins>
      <w:del w:id="506" w:author="Walter Chris" w:date="2020-10-04T19:31:00Z">
        <w:r w:rsidR="00F73396" w:rsidRPr="00E3236C" w:rsidDel="004D5B65">
          <w:rPr>
            <w:color w:val="000000"/>
          </w:rPr>
          <w:delText>ion performance</w:delText>
        </w:r>
      </w:del>
      <w:r w:rsidR="00F73396" w:rsidRPr="00E3236C">
        <w:rPr>
          <w:color w:val="000000"/>
        </w:rPr>
        <w:t xml:space="preserve">, so </w:t>
      </w:r>
      <w:ins w:id="507" w:author="Walter Chris" w:date="2020-10-04T19:31:00Z">
        <w:r w:rsidR="004D5B65" w:rsidRPr="00E3236C">
          <w:rPr>
            <w:color w:val="000000"/>
          </w:rPr>
          <w:t xml:space="preserve">features </w:t>
        </w:r>
      </w:ins>
      <w:del w:id="508" w:author="Walter Chris" w:date="2020-10-04T19:31:00Z">
        <w:r w:rsidR="00F73396" w:rsidRPr="00E3236C" w:rsidDel="004D5B65">
          <w:rPr>
            <w:color w:val="000000"/>
          </w:rPr>
          <w:delText xml:space="preserve">feature </w:delText>
        </w:r>
      </w:del>
      <w:r w:rsidR="00F73396" w:rsidRPr="00E3236C">
        <w:rPr>
          <w:color w:val="000000"/>
        </w:rPr>
        <w:t>selecti</w:t>
      </w:r>
      <w:ins w:id="509" w:author="Walter Chris" w:date="2020-10-04T19:31:00Z">
        <w:r w:rsidR="004D5B65" w:rsidRPr="00E3236C">
          <w:rPr>
            <w:color w:val="000000"/>
          </w:rPr>
          <w:t>ng process</w:t>
        </w:r>
      </w:ins>
      <w:del w:id="510" w:author="Walter Chris" w:date="2020-10-04T19:31:00Z">
        <w:r w:rsidR="00F73396" w:rsidRPr="00E3236C" w:rsidDel="004D5B65">
          <w:rPr>
            <w:color w:val="000000"/>
          </w:rPr>
          <w:delText>on</w:delText>
        </w:r>
      </w:del>
      <w:r w:rsidR="00F73396" w:rsidRPr="00E3236C">
        <w:rPr>
          <w:color w:val="000000"/>
        </w:rPr>
        <w:t xml:space="preserve"> is </w:t>
      </w:r>
      <w:del w:id="511" w:author="Walter Chris" w:date="2020-10-04T19:31:00Z">
        <w:r w:rsidR="00F73396" w:rsidRPr="00E3236C" w:rsidDel="004D5B65">
          <w:rPr>
            <w:color w:val="000000"/>
          </w:rPr>
          <w:delText>the key step of</w:delText>
        </w:r>
      </w:del>
      <w:ins w:id="512" w:author="Walter Chris" w:date="2020-10-04T19:31:00Z">
        <w:r w:rsidR="004D5B65" w:rsidRPr="00E3236C">
          <w:rPr>
            <w:color w:val="000000"/>
          </w:rPr>
          <w:t>critical to</w:t>
        </w:r>
      </w:ins>
      <w:r w:rsidR="00F73396" w:rsidRPr="00E3236C">
        <w:rPr>
          <w:color w:val="000000"/>
        </w:rPr>
        <w:t xml:space="preserve"> multimodal feature fusion. In </w:t>
      </w:r>
      <w:del w:id="513" w:author="Walter Chris" w:date="2020-10-04T19:32:00Z">
        <w:r w:rsidR="00F73396" w:rsidRPr="00E3236C" w:rsidDel="004D5B65">
          <w:rPr>
            <w:color w:val="000000"/>
          </w:rPr>
          <w:delText xml:space="preserve">the </w:delText>
        </w:r>
      </w:del>
      <w:del w:id="514" w:author="Walter Chris" w:date="2020-10-04T19:31:00Z">
        <w:r w:rsidR="00F73396" w:rsidRPr="00E3236C" w:rsidDel="004D5B65">
          <w:rPr>
            <w:color w:val="000000"/>
          </w:rPr>
          <w:delText xml:space="preserve">existing </w:delText>
        </w:r>
      </w:del>
      <w:ins w:id="515" w:author="Walter Chris" w:date="2020-10-04T19:31:00Z">
        <w:r w:rsidR="004D5B65" w:rsidRPr="00E3236C">
          <w:rPr>
            <w:color w:val="000000"/>
          </w:rPr>
          <w:t xml:space="preserve">previous </w:t>
        </w:r>
      </w:ins>
      <w:r w:rsidR="00F73396" w:rsidRPr="00E3236C">
        <w:rPr>
          <w:color w:val="000000"/>
        </w:rPr>
        <w:t xml:space="preserve">research, </w:t>
      </w:r>
      <w:del w:id="516" w:author="Walter Chris" w:date="2020-10-04T19:32:00Z">
        <w:r w:rsidR="00F73396" w:rsidRPr="00E3236C" w:rsidDel="004D5B65">
          <w:rPr>
            <w:color w:val="000000"/>
          </w:rPr>
          <w:delText xml:space="preserve">the authors usually simply concatenate </w:delText>
        </w:r>
      </w:del>
      <w:r w:rsidR="00F73396" w:rsidRPr="00E3236C">
        <w:rPr>
          <w:color w:val="000000"/>
        </w:rPr>
        <w:t>the multimodal data</w:t>
      </w:r>
      <w:ins w:id="517" w:author="Walter Chris" w:date="2020-10-04T19:32:00Z">
        <w:r w:rsidR="004D5B65" w:rsidRPr="00E3236C">
          <w:rPr>
            <w:color w:val="000000"/>
          </w:rPr>
          <w:t xml:space="preserve"> were commonly linked</w:t>
        </w:r>
      </w:ins>
      <w:r w:rsidR="00F73396" w:rsidRPr="00E3236C">
        <w:rPr>
          <w:color w:val="000000"/>
        </w:rPr>
        <w:t xml:space="preserve">, and </w:t>
      </w:r>
      <w:del w:id="518" w:author="Walter Chris" w:date="2020-10-04T19:32:00Z">
        <w:r w:rsidR="00F73396" w:rsidRPr="00E3236C" w:rsidDel="004D5B65">
          <w:rPr>
            <w:color w:val="000000"/>
          </w:rPr>
          <w:delText>then apply</w:delText>
        </w:r>
      </w:del>
      <w:ins w:id="519" w:author="Walter Chris" w:date="2020-10-04T19:32:00Z">
        <w:r w:rsidR="004D5B65" w:rsidRPr="00E3236C">
          <w:rPr>
            <w:color w:val="000000"/>
          </w:rPr>
          <w:t>subsequently</w:t>
        </w:r>
      </w:ins>
      <w:r w:rsidR="00F73396" w:rsidRPr="00E3236C">
        <w:rPr>
          <w:color w:val="000000"/>
        </w:rPr>
        <w:t xml:space="preserve"> the </w:t>
      </w:r>
      <w:del w:id="520" w:author="Walter Chris" w:date="2020-10-04T18:06:00Z">
        <w:r w:rsidR="00F73396" w:rsidRPr="00E3236C" w:rsidDel="007C3D75">
          <w:rPr>
            <w:color w:val="000000"/>
          </w:rPr>
          <w:delText>traditional</w:delText>
        </w:r>
      </w:del>
      <w:ins w:id="521" w:author="Walter Chris" w:date="2020-10-04T18:06:00Z">
        <w:r w:rsidR="007C3D75" w:rsidRPr="00E3236C">
          <w:rPr>
            <w:color w:val="000000"/>
          </w:rPr>
          <w:t>conventional</w:t>
        </w:r>
      </w:ins>
      <w:r w:rsidR="00F73396" w:rsidRPr="00E3236C">
        <w:rPr>
          <w:color w:val="000000"/>
        </w:rPr>
        <w:t xml:space="preserve"> feature</w:t>
      </w:r>
      <w:ins w:id="522" w:author="Walter Chris" w:date="2020-10-04T19:32:00Z">
        <w:r w:rsidR="004D5B65" w:rsidRPr="00E3236C">
          <w:rPr>
            <w:color w:val="000000"/>
          </w:rPr>
          <w:t>s</w:t>
        </w:r>
      </w:ins>
      <w:r w:rsidR="00F73396" w:rsidRPr="00E3236C">
        <w:rPr>
          <w:color w:val="000000"/>
        </w:rPr>
        <w:t xml:space="preserve"> selecti</w:t>
      </w:r>
      <w:ins w:id="523" w:author="Walter Chris" w:date="2020-10-04T19:32:00Z">
        <w:r w:rsidR="004D5B65" w:rsidRPr="00E3236C">
          <w:rPr>
            <w:color w:val="000000"/>
          </w:rPr>
          <w:t>ng</w:t>
        </w:r>
      </w:ins>
      <w:del w:id="524" w:author="Walter Chris" w:date="2020-10-04T19:32:00Z">
        <w:r w:rsidR="00F73396" w:rsidRPr="00E3236C" w:rsidDel="004D5B65">
          <w:rPr>
            <w:color w:val="000000"/>
          </w:rPr>
          <w:delText>on</w:delText>
        </w:r>
      </w:del>
      <w:r w:rsidR="00F73396" w:rsidRPr="00E3236C">
        <w:rPr>
          <w:color w:val="000000"/>
        </w:rPr>
        <w:t xml:space="preserve"> </w:t>
      </w:r>
      <w:ins w:id="525" w:author="Walter Chris" w:date="2020-10-04T19:32:00Z">
        <w:r w:rsidR="004D5B65" w:rsidRPr="00E3236C">
          <w:rPr>
            <w:color w:val="000000"/>
          </w:rPr>
          <w:t xml:space="preserve">approaches </w:t>
        </w:r>
      </w:ins>
      <w:del w:id="526" w:author="Walter Chris" w:date="2020-10-04T19:32:00Z">
        <w:r w:rsidR="00F73396" w:rsidRPr="00E3236C" w:rsidDel="004D5B65">
          <w:rPr>
            <w:color w:val="000000"/>
          </w:rPr>
          <w:delText>methods</w:delText>
        </w:r>
      </w:del>
      <w:ins w:id="527" w:author="Walter Chris" w:date="2020-10-04T19:32:00Z">
        <w:r w:rsidR="004D5B65" w:rsidRPr="00E3236C">
          <w:rPr>
            <w:color w:val="000000"/>
          </w:rPr>
          <w:t>were adopted</w:t>
        </w:r>
      </w:ins>
      <w:r w:rsidR="00F73396" w:rsidRPr="00E3236C">
        <w:rPr>
          <w:color w:val="000000"/>
        </w:rPr>
        <w:t xml:space="preserve"> </w:t>
      </w:r>
      <w:del w:id="528" w:author="Walter Chris" w:date="2020-10-04T19:33:00Z">
        <w:r w:rsidR="00F73396" w:rsidRPr="00E3236C" w:rsidDel="004D5B65">
          <w:rPr>
            <w:color w:val="000000"/>
          </w:rPr>
          <w:delText xml:space="preserve">to </w:delText>
        </w:r>
      </w:del>
      <w:ins w:id="529" w:author="Walter Chris" w:date="2020-10-04T19:33:00Z">
        <w:r w:rsidR="004D5B65" w:rsidRPr="00E3236C">
          <w:rPr>
            <w:color w:val="000000"/>
          </w:rPr>
          <w:t xml:space="preserve">for </w:t>
        </w:r>
      </w:ins>
      <w:r w:rsidR="00F73396" w:rsidRPr="00E3236C">
        <w:rPr>
          <w:color w:val="000000"/>
        </w:rPr>
        <w:t>select</w:t>
      </w:r>
      <w:ins w:id="530" w:author="Walter Chris" w:date="2020-10-04T19:33:00Z">
        <w:r w:rsidR="004D5B65" w:rsidRPr="00E3236C">
          <w:rPr>
            <w:color w:val="000000"/>
          </w:rPr>
          <w:t>ing</w:t>
        </w:r>
      </w:ins>
      <w:r w:rsidR="00F73396" w:rsidRPr="00E3236C">
        <w:rPr>
          <w:color w:val="000000"/>
        </w:rPr>
        <w:t xml:space="preserve"> the </w:t>
      </w:r>
      <w:del w:id="531" w:author="Walter Chris" w:date="2020-10-04T19:33:00Z">
        <w:r w:rsidR="00F73396" w:rsidRPr="00E3236C" w:rsidDel="004D5B65">
          <w:rPr>
            <w:color w:val="000000"/>
          </w:rPr>
          <w:delText xml:space="preserve">components </w:delText>
        </w:r>
      </w:del>
      <w:ins w:id="532" w:author="Walter Chris" w:date="2020-10-04T19:33:00Z">
        <w:r w:rsidR="004D5B65" w:rsidRPr="00E3236C">
          <w:rPr>
            <w:color w:val="000000"/>
          </w:rPr>
          <w:t xml:space="preserve">parts </w:t>
        </w:r>
      </w:ins>
      <w:del w:id="533" w:author="Walter Chris" w:date="2020-10-04T19:33:00Z">
        <w:r w:rsidR="00F73396" w:rsidRPr="00E3236C" w:rsidDel="00D505EF">
          <w:rPr>
            <w:color w:val="000000"/>
          </w:rPr>
          <w:delText>related to</w:delText>
        </w:r>
      </w:del>
      <w:ins w:id="534" w:author="Walter Chris" w:date="2020-10-04T19:33:00Z">
        <w:r w:rsidR="00D505EF" w:rsidRPr="00E3236C">
          <w:rPr>
            <w:color w:val="000000"/>
          </w:rPr>
          <w:t>associated with</w:t>
        </w:r>
      </w:ins>
      <w:r w:rsidR="00F73396" w:rsidRPr="00E3236C">
        <w:rPr>
          <w:color w:val="000000"/>
        </w:rPr>
        <w:t xml:space="preserve"> </w:t>
      </w:r>
      <w:del w:id="535" w:author="Walter Chris" w:date="2020-10-04T19:21:00Z">
        <w:r w:rsidR="00F73396" w:rsidRPr="00E3236C" w:rsidDel="00CE0415">
          <w:rPr>
            <w:color w:val="000000"/>
          </w:rPr>
          <w:delText xml:space="preserve">cancer </w:delText>
        </w:r>
      </w:del>
      <w:ins w:id="536" w:author="Walter Chris" w:date="2020-10-04T19:21:00Z">
        <w:r w:rsidR="00CE0415" w:rsidRPr="00E3236C">
          <w:rPr>
            <w:color w:val="000000"/>
          </w:rPr>
          <w:t xml:space="preserve">carcinoma </w:t>
        </w:r>
      </w:ins>
      <w:del w:id="537" w:author="Walter Chris" w:date="2020-10-04T19:20:00Z">
        <w:r w:rsidR="00F73396" w:rsidRPr="00E3236C" w:rsidDel="00CE0415">
          <w:rPr>
            <w:color w:val="000000"/>
          </w:rPr>
          <w:delText>prognosis</w:delText>
        </w:r>
      </w:del>
      <w:ins w:id="538" w:author="Walter Chris" w:date="2020-10-04T19:20:00Z">
        <w:r w:rsidR="00CE0415" w:rsidRPr="00E3236C">
          <w:rPr>
            <w:color w:val="000000"/>
          </w:rPr>
          <w:t>prediction</w:t>
        </w:r>
      </w:ins>
      <w:r w:rsidR="00F73396" w:rsidRPr="00E3236C">
        <w:rPr>
          <w:color w:val="000000"/>
        </w:rPr>
        <w:t>.</w:t>
      </w:r>
    </w:p>
    <w:p w14:paraId="0B5F3A31" w14:textId="678F8B59" w:rsidR="00F73396" w:rsidRPr="00E3236C" w:rsidRDefault="00F73396" w:rsidP="00F73396">
      <w:pPr>
        <w:pStyle w:val="PARAGRAPH"/>
        <w:rPr>
          <w:color w:val="000000"/>
        </w:rPr>
      </w:pPr>
      <w:r w:rsidRPr="00E3236C">
        <w:t>In clinical practice</w:t>
      </w:r>
      <w:r w:rsidRPr="00E3236C">
        <w:rPr>
          <w:color w:val="000000"/>
        </w:rPr>
        <w:t>, pathologists make a diagnosis and pre-</w:t>
      </w:r>
      <w:proofErr w:type="spellStart"/>
      <w:r w:rsidRPr="00E3236C">
        <w:rPr>
          <w:color w:val="000000"/>
        </w:rPr>
        <w:t>dict</w:t>
      </w:r>
      <w:proofErr w:type="spellEnd"/>
      <w:r w:rsidRPr="00E3236C">
        <w:rPr>
          <w:color w:val="000000"/>
        </w:rPr>
        <w:t xml:space="preserve"> </w:t>
      </w:r>
      <w:del w:id="539" w:author="Walter Chris" w:date="2020-10-04T19:20:00Z">
        <w:r w:rsidRPr="00E3236C" w:rsidDel="00CE0415">
          <w:rPr>
            <w:color w:val="000000"/>
          </w:rPr>
          <w:delText>prognosis</w:delText>
        </w:r>
      </w:del>
      <w:ins w:id="540" w:author="Walter Chris" w:date="2020-10-04T19:20:00Z">
        <w:r w:rsidR="00CE0415" w:rsidRPr="00E3236C">
          <w:rPr>
            <w:color w:val="000000"/>
          </w:rPr>
          <w:t>prediction</w:t>
        </w:r>
      </w:ins>
      <w:r w:rsidRPr="00E3236C">
        <w:rPr>
          <w:color w:val="000000"/>
        </w:rPr>
        <w:t xml:space="preserve"> by clinical exam. The clinic</w:t>
      </w:r>
      <w:ins w:id="541" w:author="Walter Chris" w:date="2020-10-04T19:33:00Z">
        <w:r w:rsidR="001B3518" w:rsidRPr="00E3236C">
          <w:rPr>
            <w:color w:val="000000"/>
          </w:rPr>
          <w:t>s-related</w:t>
        </w:r>
      </w:ins>
      <w:del w:id="542" w:author="Walter Chris" w:date="2020-10-04T19:33:00Z">
        <w:r w:rsidRPr="00E3236C" w:rsidDel="001B3518">
          <w:rPr>
            <w:color w:val="000000"/>
          </w:rPr>
          <w:delText>al</w:delText>
        </w:r>
      </w:del>
      <w:r w:rsidRPr="00E3236C">
        <w:rPr>
          <w:color w:val="000000"/>
        </w:rPr>
        <w:t xml:space="preserve"> behavior</w:t>
      </w:r>
      <w:ins w:id="543" w:author="Walter Chris" w:date="2020-10-04T19:33:00Z">
        <w:r w:rsidR="001B3518" w:rsidRPr="00E3236C">
          <w:rPr>
            <w:color w:val="000000"/>
          </w:rPr>
          <w:t>s</w:t>
        </w:r>
      </w:ins>
      <w:r w:rsidRPr="00E3236C">
        <w:rPr>
          <w:color w:val="000000"/>
        </w:rPr>
        <w:t xml:space="preserve"> of breast </w:t>
      </w:r>
      <w:del w:id="544" w:author="Walter Chris" w:date="2020-10-04T19:21:00Z">
        <w:r w:rsidRPr="00E3236C" w:rsidDel="00CE0415">
          <w:rPr>
            <w:color w:val="000000"/>
          </w:rPr>
          <w:delText xml:space="preserve">cancer </w:delText>
        </w:r>
      </w:del>
      <w:ins w:id="545" w:author="Walter Chris" w:date="2020-10-04T19:21:00Z">
        <w:r w:rsidR="00CE0415" w:rsidRPr="00E3236C">
          <w:rPr>
            <w:color w:val="000000"/>
          </w:rPr>
          <w:t xml:space="preserve">carcinoma </w:t>
        </w:r>
      </w:ins>
      <w:del w:id="546" w:author="Walter Chris" w:date="2020-10-04T19:33:00Z">
        <w:r w:rsidRPr="00E3236C" w:rsidDel="001B3518">
          <w:rPr>
            <w:color w:val="000000"/>
          </w:rPr>
          <w:delText xml:space="preserve">is </w:delText>
        </w:r>
      </w:del>
      <w:ins w:id="547" w:author="Walter Chris" w:date="2020-10-04T19:33:00Z">
        <w:r w:rsidR="001B3518" w:rsidRPr="00E3236C">
          <w:rPr>
            <w:color w:val="000000"/>
          </w:rPr>
          <w:t xml:space="preserve">are significantly </w:t>
        </w:r>
      </w:ins>
      <w:del w:id="548" w:author="Walter Chris" w:date="2020-10-04T19:33:00Z">
        <w:r w:rsidRPr="00E3236C" w:rsidDel="001B3518">
          <w:rPr>
            <w:color w:val="000000"/>
          </w:rPr>
          <w:delText xml:space="preserve">quite </w:delText>
        </w:r>
      </w:del>
      <w:r w:rsidRPr="00E3236C">
        <w:rPr>
          <w:color w:val="000000"/>
        </w:rPr>
        <w:t xml:space="preserve">diverse, </w:t>
      </w:r>
      <w:del w:id="549" w:author="Walter Chris" w:date="2020-10-04T19:34:00Z">
        <w:r w:rsidRPr="00E3236C" w:rsidDel="001B3518">
          <w:rPr>
            <w:color w:val="000000"/>
          </w:rPr>
          <w:delText>ranging from</w:delText>
        </w:r>
      </w:del>
      <w:ins w:id="550" w:author="Walter Chris" w:date="2020-10-04T19:34:00Z">
        <w:r w:rsidR="001B3518" w:rsidRPr="00E3236C">
          <w:rPr>
            <w:color w:val="000000"/>
          </w:rPr>
          <w:t>covering aggressive metastatic disease</w:t>
        </w:r>
      </w:ins>
      <w:r w:rsidRPr="00E3236C">
        <w:rPr>
          <w:color w:val="000000"/>
        </w:rPr>
        <w:t xml:space="preserve"> </w:t>
      </w:r>
      <w:del w:id="551" w:author="Walter Chris" w:date="2020-10-04T19:34:00Z">
        <w:r w:rsidRPr="00E3236C" w:rsidDel="001B3518">
          <w:rPr>
            <w:color w:val="000000"/>
          </w:rPr>
          <w:delText xml:space="preserve">slow-growing localized tumors to </w:delText>
        </w:r>
      </w:del>
      <w:ins w:id="552" w:author="Walter Chris" w:date="2020-10-04T19:34:00Z">
        <w:r w:rsidR="001B3518" w:rsidRPr="00E3236C">
          <w:rPr>
            <w:color w:val="000000"/>
          </w:rPr>
          <w:t>and slowly developing localized tumors</w:t>
        </w:r>
        <w:r w:rsidR="001B3518" w:rsidRPr="00E3236C" w:rsidDel="001B3518">
          <w:rPr>
            <w:color w:val="000000"/>
          </w:rPr>
          <w:t xml:space="preserve"> </w:t>
        </w:r>
      </w:ins>
      <w:del w:id="553" w:author="Walter Chris" w:date="2020-10-04T19:34:00Z">
        <w:r w:rsidRPr="00E3236C" w:rsidDel="001B3518">
          <w:rPr>
            <w:color w:val="000000"/>
          </w:rPr>
          <w:delText>aggressive metastatic disease</w:delText>
        </w:r>
      </w:del>
      <w:r w:rsidRPr="00E3236C">
        <w:rPr>
          <w:color w:val="000000"/>
        </w:rPr>
        <w:t xml:space="preserve"> [19]. </w:t>
      </w:r>
      <w:del w:id="554" w:author="Walter Chris" w:date="2020-10-04T19:34:00Z">
        <w:r w:rsidRPr="00E3236C" w:rsidDel="001B3518">
          <w:rPr>
            <w:color w:val="000000"/>
          </w:rPr>
          <w:delText>Therefore</w:delText>
        </w:r>
      </w:del>
      <w:ins w:id="555" w:author="Walter Chris" w:date="2020-10-04T19:34:00Z">
        <w:r w:rsidR="001B3518" w:rsidRPr="00E3236C">
          <w:rPr>
            <w:color w:val="000000"/>
          </w:rPr>
          <w:t>Thus</w:t>
        </w:r>
      </w:ins>
      <w:r w:rsidRPr="00E3236C">
        <w:rPr>
          <w:color w:val="000000"/>
        </w:rPr>
        <w:t>, pr</w:t>
      </w:r>
      <w:ins w:id="556" w:author="Walter Chris" w:date="2020-10-04T19:35:00Z">
        <w:r w:rsidR="00566AF0" w:rsidRPr="00E3236C">
          <w:rPr>
            <w:color w:val="000000"/>
          </w:rPr>
          <w:t>ediction-related</w:t>
        </w:r>
      </w:ins>
      <w:del w:id="557" w:author="Walter Chris" w:date="2020-10-04T19:35:00Z">
        <w:r w:rsidRPr="00E3236C" w:rsidDel="00566AF0">
          <w:rPr>
            <w:color w:val="000000"/>
          </w:rPr>
          <w:delText>ognostic</w:delText>
        </w:r>
      </w:del>
      <w:r w:rsidRPr="00E3236C">
        <w:rPr>
          <w:color w:val="000000"/>
        </w:rPr>
        <w:t xml:space="preserve"> mark</w:t>
      </w:r>
      <w:ins w:id="558" w:author="Walter Chris" w:date="2020-10-04T19:35:00Z">
        <w:r w:rsidR="00566AF0" w:rsidRPr="00E3236C">
          <w:rPr>
            <w:color w:val="000000"/>
          </w:rPr>
          <w:t>ing elements</w:t>
        </w:r>
      </w:ins>
      <w:del w:id="559" w:author="Walter Chris" w:date="2020-10-04T19:35:00Z">
        <w:r w:rsidRPr="00E3236C" w:rsidDel="00566AF0">
          <w:rPr>
            <w:color w:val="000000"/>
          </w:rPr>
          <w:delText>ers</w:delText>
        </w:r>
      </w:del>
      <w:r w:rsidRPr="00E3236C">
        <w:rPr>
          <w:color w:val="000000"/>
        </w:rPr>
        <w:t xml:space="preserve"> </w:t>
      </w:r>
      <w:del w:id="560" w:author="Walter Chris" w:date="2020-10-04T19:35:00Z">
        <w:r w:rsidRPr="00E3236C" w:rsidDel="00566AF0">
          <w:rPr>
            <w:color w:val="000000"/>
          </w:rPr>
          <w:delText xml:space="preserve">play </w:delText>
        </w:r>
      </w:del>
      <w:ins w:id="561" w:author="Walter Chris" w:date="2020-10-04T19:35:00Z">
        <w:r w:rsidR="00566AF0" w:rsidRPr="00E3236C">
          <w:rPr>
            <w:color w:val="000000"/>
          </w:rPr>
          <w:t xml:space="preserve">are critical to split </w:t>
        </w:r>
      </w:ins>
      <w:del w:id="562" w:author="Walter Chris" w:date="2020-10-04T19:35:00Z">
        <w:r w:rsidRPr="00E3236C" w:rsidDel="00566AF0">
          <w:rPr>
            <w:color w:val="000000"/>
          </w:rPr>
          <w:delText xml:space="preserve">a crucial role in </w:delText>
        </w:r>
      </w:del>
      <w:del w:id="563" w:author="Walter Chris" w:date="2020-10-04T19:36:00Z">
        <w:r w:rsidRPr="00E3236C" w:rsidDel="00566AF0">
          <w:rPr>
            <w:color w:val="000000"/>
          </w:rPr>
          <w:delText>strati-fication of patients</w:delText>
        </w:r>
      </w:del>
      <w:ins w:id="564" w:author="Walter Chris" w:date="2020-10-04T19:36:00Z">
        <w:r w:rsidR="00566AF0" w:rsidRPr="00E3236C">
          <w:rPr>
            <w:color w:val="000000"/>
          </w:rPr>
          <w:t>cases</w:t>
        </w:r>
      </w:ins>
      <w:r w:rsidRPr="00E3236C">
        <w:rPr>
          <w:color w:val="000000"/>
        </w:rPr>
        <w:t xml:space="preserve"> for personalized </w:t>
      </w:r>
      <w:del w:id="565" w:author="Walter Chris" w:date="2020-10-04T19:21:00Z">
        <w:r w:rsidRPr="00E3236C" w:rsidDel="00CE0415">
          <w:rPr>
            <w:color w:val="000000"/>
          </w:rPr>
          <w:delText xml:space="preserve">cancer </w:delText>
        </w:r>
      </w:del>
      <w:ins w:id="566" w:author="Walter Chris" w:date="2020-10-04T19:21:00Z">
        <w:r w:rsidR="00CE0415" w:rsidRPr="00E3236C">
          <w:rPr>
            <w:color w:val="000000"/>
          </w:rPr>
          <w:t xml:space="preserve">carcinoma </w:t>
        </w:r>
      </w:ins>
      <w:r w:rsidRPr="00E3236C">
        <w:rPr>
          <w:color w:val="000000"/>
        </w:rPr>
        <w:t xml:space="preserve">management, which could avoid either overtreatment or </w:t>
      </w:r>
      <w:proofErr w:type="spellStart"/>
      <w:r w:rsidRPr="00E3236C">
        <w:rPr>
          <w:color w:val="000000"/>
        </w:rPr>
        <w:t>undertreatment</w:t>
      </w:r>
      <w:proofErr w:type="spellEnd"/>
      <w:r w:rsidRPr="00E3236C">
        <w:rPr>
          <w:color w:val="000000"/>
        </w:rPr>
        <w:t xml:space="preserve"> [20]. For instance, </w:t>
      </w:r>
      <w:del w:id="567" w:author="Walter Chris" w:date="2020-10-04T19:46:00Z">
        <w:r w:rsidRPr="00E3236C" w:rsidDel="00AB3D53">
          <w:rPr>
            <w:color w:val="000000"/>
          </w:rPr>
          <w:delText>patients</w:delText>
        </w:r>
      </w:del>
      <w:ins w:id="568" w:author="Walter Chris" w:date="2020-10-04T19:46:00Z">
        <w:r w:rsidR="00AB3D53" w:rsidRPr="00E3236C">
          <w:rPr>
            <w:color w:val="000000"/>
          </w:rPr>
          <w:t>cases</w:t>
        </w:r>
      </w:ins>
      <w:r w:rsidRPr="00E3236C">
        <w:rPr>
          <w:color w:val="000000"/>
        </w:rPr>
        <w:t xml:space="preserve"> classified into high-risk group may benefit from closer follow-up, more aggressive </w:t>
      </w:r>
      <w:proofErr w:type="spellStart"/>
      <w:r w:rsidRPr="00E3236C">
        <w:rPr>
          <w:color w:val="000000"/>
        </w:rPr>
        <w:t>thera</w:t>
      </w:r>
      <w:proofErr w:type="spellEnd"/>
      <w:r w:rsidRPr="00E3236C">
        <w:rPr>
          <w:color w:val="000000"/>
        </w:rPr>
        <w:t xml:space="preserve">-pies, and advance care planning [21, 22]. Cox proportional hazard model [23] is among the most popular survival pre-diction model. Recently, based on the Cox model, several </w:t>
      </w:r>
      <w:del w:id="569" w:author="Walter Chris" w:date="2020-10-05T12:40:00Z">
        <w:r w:rsidRPr="00E3236C" w:rsidDel="00E3236C">
          <w:rPr>
            <w:color w:val="000000"/>
          </w:rPr>
          <w:delText>regularization</w:delText>
        </w:r>
      </w:del>
      <w:ins w:id="570" w:author="Walter Chris" w:date="2020-10-05T12:40:00Z">
        <w:r w:rsidR="00E3236C" w:rsidRPr="00E3236C">
          <w:rPr>
            <w:color w:val="000000"/>
          </w:rPr>
          <w:t>regularizations</w:t>
        </w:r>
      </w:ins>
      <w:r w:rsidRPr="00E3236C">
        <w:rPr>
          <w:color w:val="000000"/>
        </w:rPr>
        <w:t xml:space="preserve"> </w:t>
      </w:r>
      <w:del w:id="571" w:author="Walter Chris" w:date="2020-10-04T20:15:00Z">
        <w:r w:rsidRPr="00E3236C" w:rsidDel="00156F9F">
          <w:rPr>
            <w:color w:val="000000"/>
          </w:rPr>
          <w:delText>methods</w:delText>
        </w:r>
      </w:del>
      <w:ins w:id="572" w:author="Walter Chris" w:date="2020-10-04T20:15:00Z">
        <w:r w:rsidR="00156F9F" w:rsidRPr="00E3236C">
          <w:rPr>
            <w:color w:val="000000"/>
          </w:rPr>
          <w:t>approaches</w:t>
        </w:r>
      </w:ins>
      <w:r w:rsidRPr="00E3236C">
        <w:rPr>
          <w:color w:val="000000"/>
        </w:rPr>
        <w:t xml:space="preserve"> have been proposed in the </w:t>
      </w:r>
      <w:proofErr w:type="spellStart"/>
      <w:r w:rsidRPr="00E3236C">
        <w:rPr>
          <w:color w:val="000000"/>
        </w:rPr>
        <w:t>litera-ture</w:t>
      </w:r>
      <w:proofErr w:type="spellEnd"/>
      <w:r w:rsidRPr="00E3236C">
        <w:rPr>
          <w:color w:val="000000"/>
        </w:rPr>
        <w:t xml:space="preserve">. The least absolute shrinkage and selection operator Cox model (LASSO-COX) [24-26] apply lasso feature selection method </w:t>
      </w:r>
      <w:del w:id="573" w:author="Walter Chris" w:date="2020-10-04T19:36:00Z">
        <w:r w:rsidRPr="00E3236C" w:rsidDel="00DB2182">
          <w:rPr>
            <w:color w:val="000000"/>
          </w:rPr>
          <w:delText xml:space="preserve">to </w:delText>
        </w:r>
      </w:del>
      <w:ins w:id="574" w:author="Walter Chris" w:date="2020-10-04T19:36:00Z">
        <w:r w:rsidR="00DB2182" w:rsidRPr="00E3236C">
          <w:rPr>
            <w:color w:val="000000"/>
          </w:rPr>
          <w:t xml:space="preserve">for </w:t>
        </w:r>
      </w:ins>
      <w:r w:rsidRPr="00E3236C">
        <w:rPr>
          <w:color w:val="000000"/>
        </w:rPr>
        <w:t>select</w:t>
      </w:r>
      <w:ins w:id="575" w:author="Walter Chris" w:date="2020-10-04T19:36:00Z">
        <w:r w:rsidR="00DB2182" w:rsidRPr="00E3236C">
          <w:rPr>
            <w:color w:val="000000"/>
          </w:rPr>
          <w:t>ing</w:t>
        </w:r>
      </w:ins>
      <w:r w:rsidRPr="00E3236C">
        <w:rPr>
          <w:color w:val="000000"/>
        </w:rPr>
        <w:t xml:space="preserve"> </w:t>
      </w:r>
      <w:del w:id="576" w:author="Walter Chris" w:date="2020-10-04T19:36:00Z">
        <w:r w:rsidRPr="00E3236C" w:rsidDel="00DB2182">
          <w:rPr>
            <w:color w:val="000000"/>
          </w:rPr>
          <w:delText xml:space="preserve">components </w:delText>
        </w:r>
      </w:del>
      <w:ins w:id="577" w:author="Walter Chris" w:date="2020-10-04T19:36:00Z">
        <w:r w:rsidR="00DB2182" w:rsidRPr="00E3236C">
          <w:rPr>
            <w:color w:val="000000"/>
          </w:rPr>
          <w:t xml:space="preserve">parts associated with </w:t>
        </w:r>
      </w:ins>
      <w:del w:id="578" w:author="Walter Chris" w:date="2020-10-04T19:36:00Z">
        <w:r w:rsidRPr="00E3236C" w:rsidDel="00DB2182">
          <w:rPr>
            <w:color w:val="000000"/>
          </w:rPr>
          <w:delText xml:space="preserve">that are related to </w:delText>
        </w:r>
      </w:del>
      <w:del w:id="579" w:author="Walter Chris" w:date="2020-10-04T19:21:00Z">
        <w:r w:rsidRPr="00E3236C" w:rsidDel="00CE0415">
          <w:rPr>
            <w:color w:val="000000"/>
          </w:rPr>
          <w:delText xml:space="preserve">cancer </w:delText>
        </w:r>
      </w:del>
      <w:ins w:id="580" w:author="Walter Chris" w:date="2020-10-04T19:21:00Z">
        <w:r w:rsidR="00CE0415" w:rsidRPr="00E3236C">
          <w:rPr>
            <w:color w:val="000000"/>
          </w:rPr>
          <w:t xml:space="preserve">carcinoma </w:t>
        </w:r>
      </w:ins>
      <w:del w:id="581" w:author="Walter Chris" w:date="2020-10-04T19:20:00Z">
        <w:r w:rsidRPr="00E3236C" w:rsidDel="00CE0415">
          <w:rPr>
            <w:color w:val="000000"/>
          </w:rPr>
          <w:delText>prognosis</w:delText>
        </w:r>
      </w:del>
      <w:ins w:id="582" w:author="Walter Chris" w:date="2020-10-04T19:20:00Z">
        <w:r w:rsidR="00CE0415" w:rsidRPr="00E3236C">
          <w:rPr>
            <w:color w:val="000000"/>
          </w:rPr>
          <w:t>prediction</w:t>
        </w:r>
      </w:ins>
      <w:r w:rsidRPr="00E3236C">
        <w:rPr>
          <w:color w:val="000000"/>
        </w:rPr>
        <w:t xml:space="preserve">. Random survival forests (RSF) [27] </w:t>
      </w:r>
      <w:del w:id="583" w:author="Walter Chris" w:date="2020-10-04T19:37:00Z">
        <w:r w:rsidRPr="00E3236C" w:rsidDel="00DB2182">
          <w:rPr>
            <w:color w:val="000000"/>
          </w:rPr>
          <w:delText xml:space="preserve">computes </w:delText>
        </w:r>
      </w:del>
      <w:ins w:id="584" w:author="Walter Chris" w:date="2020-10-04T19:37:00Z">
        <w:r w:rsidR="00DB2182" w:rsidRPr="00E3236C">
          <w:rPr>
            <w:color w:val="000000"/>
          </w:rPr>
          <w:t xml:space="preserve">calculates </w:t>
        </w:r>
      </w:ins>
      <w:r w:rsidRPr="00E3236C">
        <w:rPr>
          <w:color w:val="000000"/>
        </w:rPr>
        <w:t xml:space="preserve">a random forest </w:t>
      </w:r>
      <w:del w:id="585" w:author="Walter Chris" w:date="2020-10-04T19:37:00Z">
        <w:r w:rsidRPr="00E3236C" w:rsidDel="00DB2182">
          <w:rPr>
            <w:color w:val="000000"/>
          </w:rPr>
          <w:delText xml:space="preserve">using </w:delText>
        </w:r>
      </w:del>
      <w:ins w:id="586" w:author="Walter Chris" w:date="2020-10-04T19:37:00Z">
        <w:r w:rsidR="00DB2182" w:rsidRPr="00E3236C">
          <w:rPr>
            <w:color w:val="000000"/>
          </w:rPr>
          <w:t xml:space="preserve">with </w:t>
        </w:r>
      </w:ins>
      <w:r w:rsidRPr="00E3236C">
        <w:rPr>
          <w:color w:val="000000"/>
        </w:rPr>
        <w:t xml:space="preserve">the log-rank test </w:t>
      </w:r>
      <w:del w:id="587" w:author="Walter Chris" w:date="2020-10-04T19:37:00Z">
        <w:r w:rsidRPr="00E3236C" w:rsidDel="00DB2182">
          <w:rPr>
            <w:color w:val="000000"/>
          </w:rPr>
          <w:delText xml:space="preserve">as </w:delText>
        </w:r>
      </w:del>
      <w:ins w:id="588" w:author="Walter Chris" w:date="2020-10-04T19:37:00Z">
        <w:r w:rsidR="00DB2182" w:rsidRPr="00E3236C">
          <w:rPr>
            <w:color w:val="000000"/>
          </w:rPr>
          <w:t xml:space="preserve">to be </w:t>
        </w:r>
      </w:ins>
      <w:r w:rsidRPr="00E3236C">
        <w:rPr>
          <w:color w:val="000000"/>
        </w:rPr>
        <w:t xml:space="preserve">the splitting </w:t>
      </w:r>
      <w:del w:id="589" w:author="Walter Chris" w:date="2020-10-04T19:37:00Z">
        <w:r w:rsidRPr="00E3236C" w:rsidDel="00DB2182">
          <w:rPr>
            <w:color w:val="000000"/>
          </w:rPr>
          <w:delText>criterion</w:delText>
        </w:r>
      </w:del>
      <w:ins w:id="590" w:author="Walter Chris" w:date="2020-10-04T19:37:00Z">
        <w:r w:rsidR="00DB2182" w:rsidRPr="00E3236C">
          <w:rPr>
            <w:color w:val="000000"/>
          </w:rPr>
          <w:t>standard</w:t>
        </w:r>
      </w:ins>
      <w:r w:rsidRPr="00E3236C">
        <w:rPr>
          <w:color w:val="000000"/>
        </w:rPr>
        <w:t xml:space="preserve">. It </w:t>
      </w:r>
      <w:del w:id="591" w:author="Walter Chris" w:date="2020-10-04T19:37:00Z">
        <w:r w:rsidRPr="00E3236C" w:rsidDel="00DB2182">
          <w:rPr>
            <w:color w:val="000000"/>
          </w:rPr>
          <w:delText xml:space="preserve">computes </w:delText>
        </w:r>
      </w:del>
      <w:ins w:id="592" w:author="Walter Chris" w:date="2020-10-04T19:37:00Z">
        <w:r w:rsidR="00DB2182" w:rsidRPr="00E3236C">
          <w:rPr>
            <w:color w:val="000000"/>
          </w:rPr>
          <w:t xml:space="preserve">determines </w:t>
        </w:r>
      </w:ins>
      <w:r w:rsidRPr="00E3236C">
        <w:rPr>
          <w:color w:val="000000"/>
        </w:rPr>
        <w:t xml:space="preserve">the cumulative hazards of the leaf nodes </w:t>
      </w:r>
      <w:ins w:id="593" w:author="Walter Chris" w:date="2020-10-04T19:37:00Z">
        <w:r w:rsidR="00DB2182" w:rsidRPr="00E3236C">
          <w:rPr>
            <w:color w:val="000000"/>
          </w:rPr>
          <w:t>w</w:t>
        </w:r>
      </w:ins>
      <w:del w:id="594" w:author="Walter Chris" w:date="2020-10-04T19:37:00Z">
        <w:r w:rsidRPr="00E3236C" w:rsidDel="00DB2182">
          <w:rPr>
            <w:color w:val="000000"/>
          </w:rPr>
          <w:delText xml:space="preserve">and </w:delText>
        </w:r>
      </w:del>
      <w:ins w:id="595" w:author="Walter Chris" w:date="2020-10-04T19:37:00Z">
        <w:r w:rsidR="00DB2182" w:rsidRPr="00E3236C">
          <w:rPr>
            <w:color w:val="000000"/>
          </w:rPr>
          <w:t>hile averag</w:t>
        </w:r>
      </w:ins>
      <w:ins w:id="596" w:author="Walter Chris" w:date="2020-10-04T19:38:00Z">
        <w:r w:rsidR="00DB2182" w:rsidRPr="00E3236C">
          <w:rPr>
            <w:color w:val="000000"/>
          </w:rPr>
          <w:t>ing</w:t>
        </w:r>
      </w:ins>
      <w:ins w:id="597" w:author="Walter Chris" w:date="2020-10-04T19:37:00Z">
        <w:r w:rsidR="00DB2182" w:rsidRPr="00E3236C">
          <w:rPr>
            <w:color w:val="000000"/>
          </w:rPr>
          <w:t xml:space="preserve"> </w:t>
        </w:r>
      </w:ins>
      <w:del w:id="598" w:author="Walter Chris" w:date="2020-10-04T19:37:00Z">
        <w:r w:rsidRPr="00E3236C" w:rsidDel="00DB2182">
          <w:rPr>
            <w:color w:val="000000"/>
          </w:rPr>
          <w:delText xml:space="preserve">averages </w:delText>
        </w:r>
      </w:del>
      <w:r w:rsidRPr="00E3236C">
        <w:rPr>
          <w:color w:val="000000"/>
        </w:rPr>
        <w:t xml:space="preserve">them over the </w:t>
      </w:r>
      <w:del w:id="599" w:author="Walter Chris" w:date="2020-10-04T19:38:00Z">
        <w:r w:rsidRPr="00E3236C" w:rsidDel="00DB2182">
          <w:rPr>
            <w:color w:val="000000"/>
          </w:rPr>
          <w:delText>ensemble</w:delText>
        </w:r>
      </w:del>
      <w:ins w:id="600" w:author="Walter Chris" w:date="2020-10-04T19:38:00Z">
        <w:r w:rsidR="00DB2182" w:rsidRPr="00E3236C">
          <w:rPr>
            <w:color w:val="000000"/>
          </w:rPr>
          <w:t>total elements</w:t>
        </w:r>
      </w:ins>
      <w:r w:rsidRPr="00E3236C">
        <w:rPr>
          <w:color w:val="000000"/>
        </w:rPr>
        <w:t xml:space="preserve">. Cox regression with neural networks by a one hidden layer multilayer perceptron (MLP) [28] was proposed to replace the linear predictor of the Cox model. </w:t>
      </w:r>
      <w:del w:id="601" w:author="Walter Chris" w:date="2020-10-04T19:38:00Z">
        <w:r w:rsidRPr="00E3236C" w:rsidDel="00DB2182">
          <w:rPr>
            <w:color w:val="000000"/>
          </w:rPr>
          <w:delText>It was showed that s</w:delText>
        </w:r>
      </w:del>
      <w:ins w:id="602" w:author="Walter Chris" w:date="2020-10-04T19:38:00Z">
        <w:r w:rsidR="00DB2182" w:rsidRPr="00E3236C">
          <w:rPr>
            <w:color w:val="000000"/>
          </w:rPr>
          <w:t>S</w:t>
        </w:r>
      </w:ins>
      <w:r w:rsidRPr="00E3236C">
        <w:rPr>
          <w:color w:val="000000"/>
        </w:rPr>
        <w:t>ome novel networks were</w:t>
      </w:r>
      <w:ins w:id="603" w:author="Walter Chris" w:date="2020-10-04T19:38:00Z">
        <w:r w:rsidR="00DB2182" w:rsidRPr="00E3236C">
          <w:rPr>
            <w:color w:val="000000"/>
          </w:rPr>
          <w:t xml:space="preserve"> suggested </w:t>
        </w:r>
      </w:ins>
      <w:ins w:id="604" w:author="Walter Chris" w:date="2020-10-04T19:39:00Z">
        <w:r w:rsidR="00DB2182" w:rsidRPr="00E3236C">
          <w:rPr>
            <w:color w:val="000000"/>
          </w:rPr>
          <w:t>to be capable of</w:t>
        </w:r>
      </w:ins>
      <w:r w:rsidRPr="00E3236C">
        <w:rPr>
          <w:color w:val="000000"/>
        </w:rPr>
        <w:t xml:space="preserve"> </w:t>
      </w:r>
      <w:del w:id="605" w:author="Walter Chris" w:date="2020-10-04T19:39:00Z">
        <w:r w:rsidRPr="00E3236C" w:rsidDel="00DB2182">
          <w:rPr>
            <w:color w:val="000000"/>
          </w:rPr>
          <w:delText xml:space="preserve">able to </w:delText>
        </w:r>
      </w:del>
      <w:r w:rsidRPr="00E3236C">
        <w:rPr>
          <w:color w:val="000000"/>
        </w:rPr>
        <w:t>outperform</w:t>
      </w:r>
      <w:ins w:id="606" w:author="Walter Chris" w:date="2020-10-04T19:39:00Z">
        <w:r w:rsidR="00DB2182" w:rsidRPr="00E3236C">
          <w:rPr>
            <w:color w:val="000000"/>
          </w:rPr>
          <w:t>ing</w:t>
        </w:r>
      </w:ins>
      <w:r w:rsidRPr="00E3236C">
        <w:rPr>
          <w:color w:val="000000"/>
        </w:rPr>
        <w:t xml:space="preserve"> </w:t>
      </w:r>
      <w:del w:id="607" w:author="Walter Chris" w:date="2020-10-04T19:39:00Z">
        <w:r w:rsidRPr="00E3236C" w:rsidDel="00DD7DB1">
          <w:rPr>
            <w:color w:val="000000"/>
          </w:rPr>
          <w:delText xml:space="preserve">classical </w:delText>
        </w:r>
      </w:del>
      <w:ins w:id="608" w:author="Walter Chris" w:date="2020-10-04T19:39:00Z">
        <w:r w:rsidR="00DD7DB1" w:rsidRPr="00E3236C">
          <w:rPr>
            <w:color w:val="000000"/>
          </w:rPr>
          <w:t xml:space="preserve">typical </w:t>
        </w:r>
      </w:ins>
      <w:r w:rsidRPr="00E3236C">
        <w:rPr>
          <w:color w:val="000000"/>
        </w:rPr>
        <w:t xml:space="preserve">Cox </w:t>
      </w:r>
      <w:r w:rsidRPr="00E3236C">
        <w:rPr>
          <w:color w:val="000000"/>
        </w:rPr>
        <w:lastRenderedPageBreak/>
        <w:t xml:space="preserve">models [29]. </w:t>
      </w:r>
      <w:proofErr w:type="spellStart"/>
      <w:r w:rsidRPr="00E3236C">
        <w:rPr>
          <w:color w:val="000000"/>
        </w:rPr>
        <w:t>DeepSurv</w:t>
      </w:r>
      <w:proofErr w:type="spellEnd"/>
      <w:r w:rsidRPr="00E3236C">
        <w:rPr>
          <w:color w:val="000000"/>
        </w:rPr>
        <w:t xml:space="preserve"> [30, 31] </w:t>
      </w:r>
      <w:del w:id="609" w:author="Walter Chris" w:date="2020-10-04T19:39:00Z">
        <w:r w:rsidRPr="00E3236C" w:rsidDel="00DD7DB1">
          <w:rPr>
            <w:color w:val="000000"/>
          </w:rPr>
          <w:delText xml:space="preserve">is </w:delText>
        </w:r>
      </w:del>
      <w:ins w:id="610" w:author="Walter Chris" w:date="2020-10-04T19:39:00Z">
        <w:r w:rsidR="00DD7DB1" w:rsidRPr="00E3236C">
          <w:rPr>
            <w:color w:val="000000"/>
          </w:rPr>
          <w:t xml:space="preserve">refers to </w:t>
        </w:r>
      </w:ins>
      <w:r w:rsidRPr="00E3236C">
        <w:rPr>
          <w:color w:val="000000"/>
        </w:rPr>
        <w:t xml:space="preserve">a Cox proportional hazards deep neural network </w:t>
      </w:r>
      <w:del w:id="611" w:author="Walter Chris" w:date="2020-10-04T19:39:00Z">
        <w:r w:rsidRPr="00E3236C" w:rsidDel="00DD7DB1">
          <w:rPr>
            <w:color w:val="000000"/>
          </w:rPr>
          <w:delText xml:space="preserve">and </w:delText>
        </w:r>
      </w:del>
      <w:ins w:id="612" w:author="Walter Chris" w:date="2020-10-04T19:39:00Z">
        <w:r w:rsidR="00DD7DB1" w:rsidRPr="00E3236C">
          <w:rPr>
            <w:color w:val="000000"/>
          </w:rPr>
          <w:t xml:space="preserve">as well as </w:t>
        </w:r>
      </w:ins>
      <w:r w:rsidRPr="00E3236C">
        <w:rPr>
          <w:color w:val="000000"/>
        </w:rPr>
        <w:t>a surviv</w:t>
      </w:r>
      <w:ins w:id="613" w:author="Walter Chris" w:date="2020-10-04T19:40:00Z">
        <w:r w:rsidR="00DD7DB1" w:rsidRPr="00E3236C">
          <w:rPr>
            <w:color w:val="000000"/>
          </w:rPr>
          <w:t>ing approach</w:t>
        </w:r>
      </w:ins>
      <w:del w:id="614" w:author="Walter Chris" w:date="2020-10-04T19:40:00Z">
        <w:r w:rsidRPr="00E3236C" w:rsidDel="00DD7DB1">
          <w:rPr>
            <w:color w:val="000000"/>
          </w:rPr>
          <w:delText>al</w:delText>
        </w:r>
      </w:del>
      <w:r w:rsidRPr="00E3236C">
        <w:rPr>
          <w:color w:val="000000"/>
        </w:rPr>
        <w:t xml:space="preserve"> </w:t>
      </w:r>
      <w:del w:id="615" w:author="Walter Chris" w:date="2020-10-04T19:40:00Z">
        <w:r w:rsidRPr="00E3236C" w:rsidDel="00DD7DB1">
          <w:rPr>
            <w:color w:val="000000"/>
          </w:rPr>
          <w:delText>method for</w:delText>
        </w:r>
      </w:del>
      <w:ins w:id="616" w:author="Walter Chris" w:date="2020-10-04T19:40:00Z">
        <w:r w:rsidR="00DD7DB1" w:rsidRPr="00E3236C">
          <w:rPr>
            <w:color w:val="000000"/>
          </w:rPr>
          <w:t>to</w:t>
        </w:r>
      </w:ins>
      <w:r w:rsidRPr="00E3236C">
        <w:rPr>
          <w:color w:val="000000"/>
        </w:rPr>
        <w:t xml:space="preserve"> model</w:t>
      </w:r>
      <w:del w:id="617" w:author="Walter Chris" w:date="2020-10-04T19:40:00Z">
        <w:r w:rsidRPr="00E3236C" w:rsidDel="00DD7DB1">
          <w:rPr>
            <w:color w:val="000000"/>
          </w:rPr>
          <w:delText>ing</w:delText>
        </w:r>
      </w:del>
      <w:r w:rsidRPr="00E3236C">
        <w:rPr>
          <w:color w:val="000000"/>
        </w:rPr>
        <w:t xml:space="preserve"> </w:t>
      </w:r>
      <w:del w:id="618" w:author="Walter Chris" w:date="2020-10-04T19:40:00Z">
        <w:r w:rsidRPr="00E3236C" w:rsidDel="00DD7DB1">
          <w:rPr>
            <w:color w:val="000000"/>
          </w:rPr>
          <w:delText xml:space="preserve">interactions </w:delText>
        </w:r>
      </w:del>
      <w:ins w:id="619" w:author="Walter Chris" w:date="2020-10-04T19:40:00Z">
        <w:r w:rsidR="00DD7DB1" w:rsidRPr="00E3236C">
          <w:rPr>
            <w:color w:val="000000"/>
          </w:rPr>
          <w:t xml:space="preserve">interacting processes </w:t>
        </w:r>
      </w:ins>
      <w:del w:id="620" w:author="Walter Chris" w:date="2020-10-04T19:40:00Z">
        <w:r w:rsidRPr="00E3236C" w:rsidDel="00DD7DB1">
          <w:rPr>
            <w:color w:val="000000"/>
          </w:rPr>
          <w:delText xml:space="preserve">between </w:delText>
        </w:r>
      </w:del>
      <w:ins w:id="621" w:author="Walter Chris" w:date="2020-10-04T19:40:00Z">
        <w:r w:rsidR="00DD7DB1" w:rsidRPr="00E3236C">
          <w:rPr>
            <w:color w:val="000000"/>
          </w:rPr>
          <w:t xml:space="preserve">of </w:t>
        </w:r>
      </w:ins>
      <w:r w:rsidRPr="00E3236C">
        <w:rPr>
          <w:color w:val="000000"/>
        </w:rPr>
        <w:t xml:space="preserve">a </w:t>
      </w:r>
      <w:del w:id="622" w:author="Walter Chris" w:date="2020-10-04T19:40:00Z">
        <w:r w:rsidRPr="00E3236C" w:rsidDel="00DD7DB1">
          <w:rPr>
            <w:color w:val="000000"/>
          </w:rPr>
          <w:delText xml:space="preserve">patient’s </w:delText>
        </w:r>
      </w:del>
      <w:ins w:id="623" w:author="Walter Chris" w:date="2020-10-05T12:40:00Z">
        <w:r w:rsidR="00E3236C" w:rsidRPr="00E3236C">
          <w:rPr>
            <w:color w:val="000000"/>
          </w:rPr>
          <w:t>cases’</w:t>
        </w:r>
      </w:ins>
      <w:ins w:id="624" w:author="Walter Chris" w:date="2020-10-04T19:40:00Z">
        <w:r w:rsidR="00DD7DB1" w:rsidRPr="00E3236C">
          <w:rPr>
            <w:color w:val="000000"/>
          </w:rPr>
          <w:t xml:space="preserve"> </w:t>
        </w:r>
      </w:ins>
      <w:r w:rsidRPr="00E3236C">
        <w:rPr>
          <w:color w:val="000000"/>
        </w:rPr>
        <w:t>covariates and treat</w:t>
      </w:r>
      <w:ins w:id="625" w:author="Walter Chris" w:date="2020-10-04T19:40:00Z">
        <w:r w:rsidR="00DD7DB1" w:rsidRPr="00E3236C">
          <w:rPr>
            <w:color w:val="000000"/>
          </w:rPr>
          <w:t>ing</w:t>
        </w:r>
      </w:ins>
      <w:del w:id="626" w:author="Walter Chris" w:date="2020-10-04T19:40:00Z">
        <w:r w:rsidRPr="00E3236C" w:rsidDel="00DD7DB1">
          <w:rPr>
            <w:color w:val="000000"/>
          </w:rPr>
          <w:delText>ment</w:delText>
        </w:r>
      </w:del>
      <w:r w:rsidRPr="00E3236C">
        <w:rPr>
          <w:color w:val="000000"/>
        </w:rPr>
        <w:t xml:space="preserve"> </w:t>
      </w:r>
      <w:del w:id="627" w:author="Walter Chris" w:date="2020-10-04T19:41:00Z">
        <w:r w:rsidRPr="00E3236C" w:rsidDel="00DD7DB1">
          <w:rPr>
            <w:color w:val="000000"/>
          </w:rPr>
          <w:delText xml:space="preserve">effectiveness </w:delText>
        </w:r>
      </w:del>
      <w:ins w:id="628" w:author="Walter Chris" w:date="2020-10-04T19:41:00Z">
        <w:r w:rsidR="00DD7DB1" w:rsidRPr="00E3236C">
          <w:rPr>
            <w:color w:val="000000"/>
          </w:rPr>
          <w:t xml:space="preserve">efficacy </w:t>
        </w:r>
      </w:ins>
      <w:del w:id="629" w:author="Walter Chris" w:date="2020-10-04T19:41:00Z">
        <w:r w:rsidRPr="00E3236C" w:rsidDel="00DD7DB1">
          <w:rPr>
            <w:color w:val="000000"/>
          </w:rPr>
          <w:delText>in order to</w:delText>
        </w:r>
      </w:del>
      <w:ins w:id="630" w:author="Walter Chris" w:date="2020-10-04T19:41:00Z">
        <w:r w:rsidR="00DD7DB1" w:rsidRPr="00E3236C">
          <w:rPr>
            <w:color w:val="000000"/>
          </w:rPr>
          <w:t>for</w:t>
        </w:r>
      </w:ins>
      <w:r w:rsidRPr="00E3236C">
        <w:rPr>
          <w:color w:val="000000"/>
        </w:rPr>
        <w:t xml:space="preserve"> provid</w:t>
      </w:r>
      <w:ins w:id="631" w:author="Walter Chris" w:date="2020-10-04T19:41:00Z">
        <w:r w:rsidR="00DD7DB1" w:rsidRPr="00E3236C">
          <w:rPr>
            <w:color w:val="000000"/>
          </w:rPr>
          <w:t>ing</w:t>
        </w:r>
      </w:ins>
      <w:del w:id="632" w:author="Walter Chris" w:date="2020-10-04T19:41:00Z">
        <w:r w:rsidRPr="00E3236C" w:rsidDel="00DD7DB1">
          <w:rPr>
            <w:color w:val="000000"/>
          </w:rPr>
          <w:delText>e</w:delText>
        </w:r>
      </w:del>
      <w:r w:rsidRPr="00E3236C">
        <w:rPr>
          <w:color w:val="000000"/>
        </w:rPr>
        <w:t xml:space="preserve"> </w:t>
      </w:r>
      <w:del w:id="633" w:author="Walter Chris" w:date="2020-10-04T19:41:00Z">
        <w:r w:rsidRPr="00E3236C" w:rsidDel="00DD7DB1">
          <w:rPr>
            <w:color w:val="000000"/>
          </w:rPr>
          <w:delText xml:space="preserve">personalized </w:delText>
        </w:r>
      </w:del>
      <w:ins w:id="634" w:author="Walter Chris" w:date="2020-10-04T19:41:00Z">
        <w:r w:rsidR="00DD7DB1" w:rsidRPr="00E3236C">
          <w:rPr>
            <w:color w:val="000000"/>
          </w:rPr>
          <w:t xml:space="preserve">individual </w:t>
        </w:r>
      </w:ins>
      <w:del w:id="635" w:author="Walter Chris" w:date="2020-10-05T12:41:00Z">
        <w:r w:rsidRPr="00E3236C" w:rsidDel="00E3236C">
          <w:rPr>
            <w:color w:val="000000"/>
          </w:rPr>
          <w:delText>treatm</w:delText>
        </w:r>
      </w:del>
      <w:ins w:id="636" w:author="Walter Chris" w:date="2020-10-05T12:41:00Z">
        <w:r w:rsidR="00E3236C" w:rsidRPr="00E3236C">
          <w:rPr>
            <w:color w:val="000000"/>
          </w:rPr>
          <w:t>treating</w:t>
        </w:r>
      </w:ins>
      <w:del w:id="637" w:author="Walter Chris" w:date="2020-10-04T19:41:00Z">
        <w:r w:rsidRPr="00E3236C" w:rsidDel="00DD7DB1">
          <w:rPr>
            <w:color w:val="000000"/>
          </w:rPr>
          <w:delText>ent</w:delText>
        </w:r>
      </w:del>
      <w:r w:rsidRPr="00E3236C">
        <w:rPr>
          <w:color w:val="000000"/>
        </w:rPr>
        <w:t xml:space="preserve"> </w:t>
      </w:r>
      <w:del w:id="638" w:author="Walter Chris" w:date="2020-10-04T19:41:00Z">
        <w:r w:rsidRPr="00E3236C" w:rsidDel="00DD7DB1">
          <w:rPr>
            <w:color w:val="000000"/>
          </w:rPr>
          <w:delText>recommendations</w:delText>
        </w:r>
      </w:del>
      <w:ins w:id="639" w:author="Walter Chris" w:date="2020-10-04T19:41:00Z">
        <w:r w:rsidR="00DD7DB1" w:rsidRPr="00E3236C">
          <w:rPr>
            <w:color w:val="000000"/>
          </w:rPr>
          <w:t>suggestions</w:t>
        </w:r>
      </w:ins>
      <w:r w:rsidRPr="00E3236C">
        <w:rPr>
          <w:color w:val="000000"/>
        </w:rPr>
        <w:t xml:space="preserve">. </w:t>
      </w:r>
      <w:proofErr w:type="spellStart"/>
      <w:r w:rsidRPr="00E3236C">
        <w:rPr>
          <w:color w:val="000000"/>
        </w:rPr>
        <w:t>DeepSurv</w:t>
      </w:r>
      <w:proofErr w:type="spellEnd"/>
      <w:r w:rsidRPr="00E3236C">
        <w:rPr>
          <w:color w:val="000000"/>
        </w:rPr>
        <w:t xml:space="preserve"> is developed upon Cox proportional assumption with the cutting-edge deep neural network. MTLSA [32] is the recently proposed model which regards surviv</w:t>
      </w:r>
      <w:ins w:id="640" w:author="Walter Chris" w:date="2020-10-04T19:42:00Z">
        <w:r w:rsidR="007C66E7" w:rsidRPr="00E3236C">
          <w:rPr>
            <w:color w:val="000000"/>
          </w:rPr>
          <w:t>ing</w:t>
        </w:r>
      </w:ins>
      <w:del w:id="641" w:author="Walter Chris" w:date="2020-10-04T19:42:00Z">
        <w:r w:rsidRPr="00E3236C" w:rsidDel="007C66E7">
          <w:rPr>
            <w:color w:val="000000"/>
          </w:rPr>
          <w:delText>al</w:delText>
        </w:r>
      </w:del>
      <w:r w:rsidRPr="00E3236C">
        <w:rPr>
          <w:color w:val="000000"/>
        </w:rPr>
        <w:t xml:space="preserve"> </w:t>
      </w:r>
      <w:del w:id="642" w:author="Walter Chris" w:date="2020-10-04T19:42:00Z">
        <w:r w:rsidRPr="00E3236C" w:rsidDel="007C66E7">
          <w:rPr>
            <w:color w:val="000000"/>
          </w:rPr>
          <w:delText xml:space="preserve">analysis </w:delText>
        </w:r>
      </w:del>
      <w:ins w:id="643" w:author="Walter Chris" w:date="2020-10-04T19:42:00Z">
        <w:r w:rsidR="007C66E7" w:rsidRPr="00E3236C">
          <w:rPr>
            <w:color w:val="000000"/>
          </w:rPr>
          <w:t xml:space="preserve">study </w:t>
        </w:r>
      </w:ins>
      <w:del w:id="644" w:author="Walter Chris" w:date="2020-10-04T19:42:00Z">
        <w:r w:rsidRPr="00E3236C" w:rsidDel="007C66E7">
          <w:rPr>
            <w:color w:val="000000"/>
          </w:rPr>
          <w:delText xml:space="preserve">as </w:delText>
        </w:r>
      </w:del>
      <w:ins w:id="645" w:author="Walter Chris" w:date="2020-10-04T19:42:00Z">
        <w:r w:rsidR="007C66E7" w:rsidRPr="00E3236C">
          <w:rPr>
            <w:color w:val="000000"/>
          </w:rPr>
          <w:t xml:space="preserve">to be </w:t>
        </w:r>
      </w:ins>
      <w:r w:rsidRPr="00E3236C">
        <w:rPr>
          <w:color w:val="000000"/>
        </w:rPr>
        <w:t>a multi</w:t>
      </w:r>
      <w:ins w:id="646" w:author="Walter Chris" w:date="2020-10-04T19:42:00Z">
        <w:r w:rsidR="007C66E7" w:rsidRPr="00E3236C">
          <w:rPr>
            <w:color w:val="000000"/>
          </w:rPr>
          <w:t xml:space="preserve">ple </w:t>
        </w:r>
      </w:ins>
      <w:del w:id="647" w:author="Walter Chris" w:date="2020-10-04T19:42:00Z">
        <w:r w:rsidRPr="00E3236C" w:rsidDel="007C66E7">
          <w:rPr>
            <w:color w:val="000000"/>
          </w:rPr>
          <w:delText>-</w:delText>
        </w:r>
      </w:del>
      <w:r w:rsidRPr="00E3236C">
        <w:rPr>
          <w:color w:val="000000"/>
        </w:rPr>
        <w:t>task</w:t>
      </w:r>
      <w:ins w:id="648" w:author="Walter Chris" w:date="2020-10-04T19:42:00Z">
        <w:r w:rsidR="007C66E7" w:rsidRPr="00E3236C">
          <w:rPr>
            <w:color w:val="000000"/>
          </w:rPr>
          <w:t>s</w:t>
        </w:r>
      </w:ins>
      <w:r w:rsidRPr="00E3236C">
        <w:rPr>
          <w:color w:val="000000"/>
        </w:rPr>
        <w:t xml:space="preserve"> learning </w:t>
      </w:r>
      <w:del w:id="649" w:author="Walter Chris" w:date="2020-10-04T19:42:00Z">
        <w:r w:rsidRPr="00E3236C" w:rsidDel="007C66E7">
          <w:rPr>
            <w:color w:val="000000"/>
          </w:rPr>
          <w:delText>problem</w:delText>
        </w:r>
      </w:del>
      <w:ins w:id="650" w:author="Walter Chris" w:date="2020-10-04T19:42:00Z">
        <w:r w:rsidR="007C66E7" w:rsidRPr="00E3236C">
          <w:rPr>
            <w:color w:val="000000"/>
          </w:rPr>
          <w:t>issue</w:t>
        </w:r>
      </w:ins>
      <w:r w:rsidRPr="00E3236C">
        <w:rPr>
          <w:color w:val="000000"/>
        </w:rPr>
        <w:t xml:space="preserve">. It transforms the problem into </w:t>
      </w:r>
      <w:del w:id="651" w:author="Walter Chris" w:date="2020-10-04T19:42:00Z">
        <w:r w:rsidRPr="00E3236C" w:rsidDel="007C66E7">
          <w:rPr>
            <w:color w:val="000000"/>
          </w:rPr>
          <w:delText>a series of</w:delText>
        </w:r>
      </w:del>
      <w:ins w:id="652" w:author="Walter Chris" w:date="2020-10-04T19:42:00Z">
        <w:r w:rsidR="007C66E7" w:rsidRPr="00E3236C">
          <w:rPr>
            <w:color w:val="000000"/>
          </w:rPr>
          <w:t>several</w:t>
        </w:r>
      </w:ins>
      <w:r w:rsidRPr="00E3236C">
        <w:rPr>
          <w:color w:val="000000"/>
        </w:rPr>
        <w:t xml:space="preserve"> binary classif</w:t>
      </w:r>
      <w:ins w:id="653" w:author="Walter Chris" w:date="2020-10-04T19:42:00Z">
        <w:r w:rsidR="007C66E7" w:rsidRPr="00E3236C">
          <w:rPr>
            <w:color w:val="000000"/>
          </w:rPr>
          <w:t>ying processes</w:t>
        </w:r>
      </w:ins>
      <w:del w:id="654" w:author="Walter Chris" w:date="2020-10-04T19:42:00Z">
        <w:r w:rsidRPr="00E3236C" w:rsidDel="007C66E7">
          <w:rPr>
            <w:color w:val="000000"/>
          </w:rPr>
          <w:delText>ication</w:delText>
        </w:r>
      </w:del>
      <w:r w:rsidRPr="00E3236C">
        <w:rPr>
          <w:color w:val="000000"/>
        </w:rPr>
        <w:t xml:space="preserve">, and </w:t>
      </w:r>
      <w:del w:id="655" w:author="Walter Chris" w:date="2020-10-04T19:42:00Z">
        <w:r w:rsidRPr="00E3236C" w:rsidDel="007C66E7">
          <w:rPr>
            <w:color w:val="000000"/>
          </w:rPr>
          <w:delText xml:space="preserve">uses </w:delText>
        </w:r>
      </w:del>
      <w:ins w:id="656" w:author="Walter Chris" w:date="2020-10-04T19:42:00Z">
        <w:r w:rsidR="007C66E7" w:rsidRPr="00E3236C">
          <w:rPr>
            <w:color w:val="000000"/>
          </w:rPr>
          <w:t xml:space="preserve">employs </w:t>
        </w:r>
      </w:ins>
      <w:r w:rsidRPr="00E3236C">
        <w:rPr>
          <w:color w:val="000000"/>
        </w:rPr>
        <w:t>a multi</w:t>
      </w:r>
      <w:ins w:id="657" w:author="Walter Chris" w:date="2020-10-04T19:43:00Z">
        <w:r w:rsidR="007C66E7" w:rsidRPr="00E3236C">
          <w:rPr>
            <w:color w:val="000000"/>
          </w:rPr>
          <w:t>ple</w:t>
        </w:r>
      </w:ins>
      <w:r w:rsidRPr="00E3236C">
        <w:rPr>
          <w:color w:val="000000"/>
        </w:rPr>
        <w:t>-task</w:t>
      </w:r>
      <w:ins w:id="658" w:author="Walter Chris" w:date="2020-10-04T19:43:00Z">
        <w:r w:rsidR="007C66E7" w:rsidRPr="00E3236C">
          <w:rPr>
            <w:color w:val="000000"/>
          </w:rPr>
          <w:t>s</w:t>
        </w:r>
      </w:ins>
      <w:r w:rsidRPr="00E3236C">
        <w:rPr>
          <w:color w:val="000000"/>
        </w:rPr>
        <w:t xml:space="preserve"> learning </w:t>
      </w:r>
      <w:del w:id="659" w:author="Walter Chris" w:date="2020-10-04T19:43:00Z">
        <w:r w:rsidRPr="00E3236C" w:rsidDel="007C66E7">
          <w:rPr>
            <w:color w:val="000000"/>
          </w:rPr>
          <w:delText xml:space="preserve">method </w:delText>
        </w:r>
      </w:del>
      <w:ins w:id="660" w:author="Walter Chris" w:date="2020-10-04T19:43:00Z">
        <w:r w:rsidR="007C66E7" w:rsidRPr="00E3236C">
          <w:rPr>
            <w:color w:val="000000"/>
          </w:rPr>
          <w:t xml:space="preserve">approaches </w:t>
        </w:r>
      </w:ins>
      <w:r w:rsidRPr="00E3236C">
        <w:rPr>
          <w:color w:val="000000"/>
        </w:rPr>
        <w:t xml:space="preserve">to model the event probability at different time. </w:t>
      </w:r>
      <w:del w:id="661" w:author="Walter Chris" w:date="2020-10-04T19:29:00Z">
        <w:r w:rsidRPr="00E3236C" w:rsidDel="004D5B65">
          <w:rPr>
            <w:color w:val="000000"/>
          </w:rPr>
          <w:delText>Although</w:delText>
        </w:r>
      </w:del>
      <w:ins w:id="662" w:author="Walter Chris" w:date="2020-10-04T19:29:00Z">
        <w:r w:rsidR="004D5B65" w:rsidRPr="00E3236C">
          <w:rPr>
            <w:color w:val="000000"/>
          </w:rPr>
          <w:t>Though</w:t>
        </w:r>
      </w:ins>
      <w:r w:rsidRPr="00E3236C">
        <w:rPr>
          <w:color w:val="000000"/>
        </w:rPr>
        <w:t xml:space="preserve"> much progress has been made using above approaches, </w:t>
      </w:r>
      <w:del w:id="663" w:author="Walter Chris" w:date="2020-10-04T19:43:00Z">
        <w:r w:rsidRPr="00E3236C" w:rsidDel="00525674">
          <w:rPr>
            <w:color w:val="000000"/>
          </w:rPr>
          <w:delText>Nevertheless</w:delText>
        </w:r>
      </w:del>
      <w:ins w:id="664" w:author="Walter Chris" w:date="2020-10-04T19:43:00Z">
        <w:r w:rsidR="00525674" w:rsidRPr="00E3236C">
          <w:rPr>
            <w:color w:val="000000"/>
          </w:rPr>
          <w:t>Yet</w:t>
        </w:r>
      </w:ins>
      <w:del w:id="665" w:author="Walter Chris" w:date="2020-10-04T19:43:00Z">
        <w:r w:rsidRPr="00E3236C" w:rsidDel="00525674">
          <w:rPr>
            <w:color w:val="000000"/>
          </w:rPr>
          <w:delText>,</w:delText>
        </w:r>
      </w:del>
      <w:r w:rsidRPr="00E3236C">
        <w:rPr>
          <w:color w:val="000000"/>
        </w:rPr>
        <w:t xml:space="preserve"> the </w:t>
      </w:r>
      <w:del w:id="666" w:author="Walter Chris" w:date="2020-10-04T19:43:00Z">
        <w:r w:rsidRPr="00E3236C" w:rsidDel="00525674">
          <w:rPr>
            <w:color w:val="000000"/>
          </w:rPr>
          <w:delText xml:space="preserve">prediction </w:delText>
        </w:r>
      </w:del>
      <w:ins w:id="667" w:author="Walter Chris" w:date="2020-10-04T19:43:00Z">
        <w:r w:rsidR="00525674" w:rsidRPr="00E3236C">
          <w:rPr>
            <w:color w:val="000000"/>
          </w:rPr>
          <w:t xml:space="preserve">predicting </w:t>
        </w:r>
      </w:ins>
      <w:r w:rsidRPr="00E3236C">
        <w:rPr>
          <w:color w:val="000000"/>
        </w:rPr>
        <w:t xml:space="preserve">performance of the </w:t>
      </w:r>
      <w:del w:id="668" w:author="Walter Chris" w:date="2020-10-04T19:43:00Z">
        <w:r w:rsidRPr="00E3236C" w:rsidDel="007B7F28">
          <w:rPr>
            <w:color w:val="000000"/>
          </w:rPr>
          <w:delText xml:space="preserve">existing </w:delText>
        </w:r>
      </w:del>
      <w:ins w:id="669" w:author="Walter Chris" w:date="2020-10-04T19:43:00Z">
        <w:r w:rsidR="007B7F28" w:rsidRPr="00E3236C">
          <w:rPr>
            <w:color w:val="000000"/>
          </w:rPr>
          <w:t xml:space="preserve">previously proposed approaches </w:t>
        </w:r>
      </w:ins>
      <w:del w:id="670" w:author="Walter Chris" w:date="2020-10-04T19:43:00Z">
        <w:r w:rsidRPr="00E3236C" w:rsidDel="007B7F28">
          <w:rPr>
            <w:color w:val="000000"/>
          </w:rPr>
          <w:delText xml:space="preserve">methods </w:delText>
        </w:r>
      </w:del>
      <w:del w:id="671" w:author="Walter Chris" w:date="2020-10-04T19:44:00Z">
        <w:r w:rsidRPr="00E3236C" w:rsidDel="007B7F28">
          <w:rPr>
            <w:color w:val="000000"/>
          </w:rPr>
          <w:delText>is</w:delText>
        </w:r>
      </w:del>
      <w:ins w:id="672" w:author="Walter Chris" w:date="2020-10-04T19:44:00Z">
        <w:r w:rsidR="007B7F28" w:rsidRPr="00E3236C">
          <w:rPr>
            <w:color w:val="000000"/>
          </w:rPr>
          <w:t>remains</w:t>
        </w:r>
      </w:ins>
      <w:r w:rsidRPr="00E3236C">
        <w:rPr>
          <w:color w:val="000000"/>
        </w:rPr>
        <w:t xml:space="preserve"> </w:t>
      </w:r>
      <w:del w:id="673" w:author="Walter Chris" w:date="2020-10-04T19:44:00Z">
        <w:r w:rsidRPr="00E3236C" w:rsidDel="007B7F28">
          <w:rPr>
            <w:color w:val="000000"/>
          </w:rPr>
          <w:delText xml:space="preserve">still </w:delText>
        </w:r>
      </w:del>
      <w:r w:rsidRPr="00E3236C">
        <w:rPr>
          <w:color w:val="000000"/>
        </w:rPr>
        <w:t xml:space="preserve">far from </w:t>
      </w:r>
      <w:del w:id="674" w:author="Walter Chris" w:date="2020-10-05T12:41:00Z">
        <w:r w:rsidRPr="00E3236C" w:rsidDel="00E3236C">
          <w:rPr>
            <w:color w:val="000000"/>
          </w:rPr>
          <w:delText>sati</w:delText>
        </w:r>
      </w:del>
      <w:del w:id="675" w:author="Walter Chris" w:date="2020-10-04T19:44:00Z">
        <w:r w:rsidRPr="00E3236C" w:rsidDel="007B7F28">
          <w:rPr>
            <w:color w:val="000000"/>
          </w:rPr>
          <w:delText>sfacto</w:delText>
        </w:r>
      </w:del>
      <w:ins w:id="676" w:author="Walter Chris" w:date="2020-10-05T12:41:00Z">
        <w:r w:rsidR="00E3236C" w:rsidRPr="00E3236C">
          <w:rPr>
            <w:color w:val="000000"/>
          </w:rPr>
          <w:t>satisfying</w:t>
        </w:r>
      </w:ins>
      <w:del w:id="677" w:author="Walter Chris" w:date="2020-10-04T19:44:00Z">
        <w:r w:rsidRPr="00E3236C" w:rsidDel="007B7F28">
          <w:rPr>
            <w:color w:val="000000"/>
          </w:rPr>
          <w:delText>ry</w:delText>
        </w:r>
      </w:del>
      <w:r w:rsidRPr="00E3236C">
        <w:rPr>
          <w:color w:val="000000"/>
        </w:rPr>
        <w:t xml:space="preserve">, and </w:t>
      </w:r>
      <w:del w:id="678" w:author="Walter Chris" w:date="2020-10-04T19:44:00Z">
        <w:r w:rsidRPr="00E3236C" w:rsidDel="007B7F28">
          <w:rPr>
            <w:color w:val="000000"/>
          </w:rPr>
          <w:delText>there still exits much</w:delText>
        </w:r>
      </w:del>
      <w:ins w:id="679" w:author="Walter Chris" w:date="2020-10-04T19:44:00Z">
        <w:r w:rsidR="007B7F28" w:rsidRPr="00E3236C">
          <w:rPr>
            <w:color w:val="000000"/>
          </w:rPr>
          <w:t>huge</w:t>
        </w:r>
      </w:ins>
      <w:r w:rsidRPr="00E3236C">
        <w:rPr>
          <w:color w:val="000000"/>
        </w:rPr>
        <w:t xml:space="preserve"> </w:t>
      </w:r>
      <w:ins w:id="680" w:author="Walter Chris" w:date="2020-10-04T19:44:00Z">
        <w:r w:rsidR="007B7F28" w:rsidRPr="00E3236C">
          <w:rPr>
            <w:color w:val="000000"/>
          </w:rPr>
          <w:t>place remains</w:t>
        </w:r>
      </w:ins>
      <w:del w:id="681" w:author="Walter Chris" w:date="2020-10-04T19:44:00Z">
        <w:r w:rsidRPr="00E3236C" w:rsidDel="007B7F28">
          <w:rPr>
            <w:color w:val="000000"/>
          </w:rPr>
          <w:delText>room</w:delText>
        </w:r>
      </w:del>
      <w:r w:rsidRPr="00E3236C">
        <w:rPr>
          <w:color w:val="000000"/>
        </w:rPr>
        <w:t xml:space="preserve"> for </w:t>
      </w:r>
      <w:del w:id="682" w:author="Walter Chris" w:date="2020-10-04T19:44:00Z">
        <w:r w:rsidRPr="00E3236C" w:rsidDel="007B7F28">
          <w:rPr>
            <w:color w:val="000000"/>
          </w:rPr>
          <w:delText xml:space="preserve">further </w:delText>
        </w:r>
      </w:del>
      <w:ins w:id="683" w:author="Walter Chris" w:date="2020-10-04T19:44:00Z">
        <w:r w:rsidR="007B7F28" w:rsidRPr="00E3236C">
          <w:rPr>
            <w:color w:val="000000"/>
          </w:rPr>
          <w:t xml:space="preserve">subsequent </w:t>
        </w:r>
      </w:ins>
      <w:del w:id="684" w:author="Walter Chris" w:date="2020-10-04T19:44:00Z">
        <w:r w:rsidRPr="00E3236C" w:rsidDel="007B7F28">
          <w:rPr>
            <w:color w:val="000000"/>
          </w:rPr>
          <w:delText>improvement</w:delText>
        </w:r>
      </w:del>
      <w:ins w:id="685" w:author="Walter Chris" w:date="2020-10-04T19:44:00Z">
        <w:r w:rsidR="007B7F28" w:rsidRPr="00E3236C">
          <w:rPr>
            <w:color w:val="000000"/>
          </w:rPr>
          <w:t>advancement</w:t>
        </w:r>
      </w:ins>
      <w:r w:rsidRPr="00E3236C">
        <w:rPr>
          <w:color w:val="000000"/>
        </w:rPr>
        <w:t xml:space="preserve">. In addition, </w:t>
      </w:r>
      <w:del w:id="686" w:author="Walter Chris" w:date="2020-10-04T14:15:00Z">
        <w:r w:rsidRPr="00E3236C" w:rsidDel="004B3170">
          <w:rPr>
            <w:color w:val="000000"/>
          </w:rPr>
          <w:delText xml:space="preserve">these </w:delText>
        </w:r>
      </w:del>
      <w:ins w:id="687" w:author="Walter Chris" w:date="2020-10-04T14:15:00Z">
        <w:r w:rsidR="004B3170" w:rsidRPr="00E3236C">
          <w:rPr>
            <w:color w:val="000000"/>
          </w:rPr>
          <w:t xml:space="preserve">the mentioned </w:t>
        </w:r>
      </w:ins>
      <w:del w:id="688" w:author="Walter Chris" w:date="2020-10-04T20:15:00Z">
        <w:r w:rsidRPr="00E3236C" w:rsidDel="00156F9F">
          <w:rPr>
            <w:color w:val="000000"/>
          </w:rPr>
          <w:delText>methods</w:delText>
        </w:r>
      </w:del>
      <w:ins w:id="689" w:author="Walter Chris" w:date="2020-10-04T20:15:00Z">
        <w:r w:rsidR="00156F9F" w:rsidRPr="00E3236C">
          <w:rPr>
            <w:color w:val="000000"/>
          </w:rPr>
          <w:t>approaches</w:t>
        </w:r>
      </w:ins>
      <w:r w:rsidRPr="00E3236C">
        <w:rPr>
          <w:color w:val="000000"/>
        </w:rPr>
        <w:t xml:space="preserve"> assumed that the surviv</w:t>
      </w:r>
      <w:ins w:id="690" w:author="Walter Chris" w:date="2020-10-04T19:45:00Z">
        <w:r w:rsidR="007B7F28" w:rsidRPr="00E3236C">
          <w:rPr>
            <w:color w:val="000000"/>
          </w:rPr>
          <w:t>ing data</w:t>
        </w:r>
      </w:ins>
      <w:del w:id="691" w:author="Walter Chris" w:date="2020-10-04T19:45:00Z">
        <w:r w:rsidRPr="00E3236C" w:rsidDel="007B7F28">
          <w:rPr>
            <w:color w:val="000000"/>
          </w:rPr>
          <w:delText>al</w:delText>
        </w:r>
      </w:del>
      <w:r w:rsidRPr="00E3236C">
        <w:rPr>
          <w:color w:val="000000"/>
        </w:rPr>
        <w:t xml:space="preserve"> </w:t>
      </w:r>
      <w:del w:id="692" w:author="Walter Chris" w:date="2020-10-04T19:45:00Z">
        <w:r w:rsidRPr="00E3236C" w:rsidDel="007B7F28">
          <w:rPr>
            <w:color w:val="000000"/>
          </w:rPr>
          <w:delText xml:space="preserve">information </w:delText>
        </w:r>
      </w:del>
      <w:r w:rsidRPr="00E3236C">
        <w:rPr>
          <w:color w:val="000000"/>
        </w:rPr>
        <w:t>of one pa-</w:t>
      </w:r>
      <w:proofErr w:type="spellStart"/>
      <w:r w:rsidRPr="00E3236C">
        <w:rPr>
          <w:color w:val="000000"/>
        </w:rPr>
        <w:t>tient</w:t>
      </w:r>
      <w:proofErr w:type="spellEnd"/>
      <w:r w:rsidRPr="00E3236C">
        <w:rPr>
          <w:color w:val="000000"/>
        </w:rPr>
        <w:t xml:space="preserve"> is</w:t>
      </w:r>
      <w:ins w:id="693" w:author="Walter Chris" w:date="2020-10-04T19:45:00Z">
        <w:r w:rsidR="007B7F28" w:rsidRPr="00E3236C">
          <w:rPr>
            <w:color w:val="000000"/>
          </w:rPr>
          <w:t xml:space="preserve"> not determined by</w:t>
        </w:r>
      </w:ins>
      <w:del w:id="694" w:author="Walter Chris" w:date="2020-10-04T19:45:00Z">
        <w:r w:rsidRPr="00E3236C" w:rsidDel="007B7F28">
          <w:rPr>
            <w:color w:val="000000"/>
          </w:rPr>
          <w:delText xml:space="preserve"> independent to</w:delText>
        </w:r>
      </w:del>
      <w:r w:rsidRPr="00E3236C">
        <w:rPr>
          <w:color w:val="000000"/>
        </w:rPr>
        <w:t xml:space="preserve"> another, </w:t>
      </w:r>
      <w:del w:id="695" w:author="Walter Chris" w:date="2020-10-04T19:45:00Z">
        <w:r w:rsidRPr="00E3236C" w:rsidDel="007B7F28">
          <w:rPr>
            <w:color w:val="000000"/>
          </w:rPr>
          <w:delText xml:space="preserve">and </w:delText>
        </w:r>
      </w:del>
      <w:ins w:id="696" w:author="Walter Chris" w:date="2020-10-04T19:45:00Z">
        <w:r w:rsidR="007B7F28" w:rsidRPr="00E3236C">
          <w:rPr>
            <w:color w:val="000000"/>
          </w:rPr>
          <w:t xml:space="preserve">thereby losing </w:t>
        </w:r>
      </w:ins>
      <w:del w:id="697" w:author="Walter Chris" w:date="2020-10-04T19:45:00Z">
        <w:r w:rsidRPr="00E3236C" w:rsidDel="007B7F28">
          <w:rPr>
            <w:color w:val="000000"/>
          </w:rPr>
          <w:delText xml:space="preserve">thus miss </w:delText>
        </w:r>
      </w:del>
      <w:r w:rsidRPr="00E3236C">
        <w:rPr>
          <w:color w:val="000000"/>
        </w:rPr>
        <w:t xml:space="preserve">the </w:t>
      </w:r>
      <w:del w:id="698" w:author="Walter Chris" w:date="2020-10-04T19:45:00Z">
        <w:r w:rsidRPr="00E3236C" w:rsidDel="007B7F28">
          <w:rPr>
            <w:color w:val="000000"/>
          </w:rPr>
          <w:delText xml:space="preserve">strong </w:delText>
        </w:r>
      </w:del>
      <w:ins w:id="699" w:author="Walter Chris" w:date="2020-10-04T19:45:00Z">
        <w:r w:rsidR="007B7F28" w:rsidRPr="00E3236C">
          <w:rPr>
            <w:color w:val="000000"/>
          </w:rPr>
          <w:t xml:space="preserve">robust </w:t>
        </w:r>
      </w:ins>
      <w:r w:rsidRPr="00E3236C">
        <w:rPr>
          <w:color w:val="000000"/>
        </w:rPr>
        <w:t xml:space="preserve">ordinal </w:t>
      </w:r>
      <w:del w:id="700" w:author="Walter Chris" w:date="2020-10-04T19:45:00Z">
        <w:r w:rsidRPr="00E3236C" w:rsidDel="00AB3D53">
          <w:rPr>
            <w:color w:val="000000"/>
          </w:rPr>
          <w:delText xml:space="preserve">relationship </w:delText>
        </w:r>
      </w:del>
      <w:ins w:id="701" w:author="Walter Chris" w:date="2020-10-04T19:45:00Z">
        <w:r w:rsidR="00AB3D53" w:rsidRPr="00E3236C">
          <w:rPr>
            <w:color w:val="000000"/>
          </w:rPr>
          <w:t>asso</w:t>
        </w:r>
      </w:ins>
      <w:ins w:id="702" w:author="Walter Chris" w:date="2020-10-04T19:46:00Z">
        <w:r w:rsidR="00AB3D53" w:rsidRPr="00E3236C">
          <w:rPr>
            <w:color w:val="000000"/>
          </w:rPr>
          <w:t>ciation of</w:t>
        </w:r>
      </w:ins>
      <w:ins w:id="703" w:author="Walter Chris" w:date="2020-10-04T19:45:00Z">
        <w:r w:rsidR="00AB3D53" w:rsidRPr="00E3236C">
          <w:rPr>
            <w:color w:val="000000"/>
          </w:rPr>
          <w:t xml:space="preserve"> </w:t>
        </w:r>
      </w:ins>
      <w:del w:id="704" w:author="Walter Chris" w:date="2020-10-04T19:46:00Z">
        <w:r w:rsidRPr="00E3236C" w:rsidDel="00AB3D53">
          <w:rPr>
            <w:color w:val="000000"/>
          </w:rPr>
          <w:delText xml:space="preserve">between </w:delText>
        </w:r>
      </w:del>
      <w:r w:rsidRPr="00E3236C">
        <w:rPr>
          <w:color w:val="000000"/>
        </w:rPr>
        <w:t>the surviv</w:t>
      </w:r>
      <w:ins w:id="705" w:author="Walter Chris" w:date="2020-10-04T19:46:00Z">
        <w:r w:rsidR="00AB3D53" w:rsidRPr="00E3236C">
          <w:rPr>
            <w:color w:val="000000"/>
          </w:rPr>
          <w:t>ing</w:t>
        </w:r>
      </w:ins>
      <w:del w:id="706" w:author="Walter Chris" w:date="2020-10-04T19:46:00Z">
        <w:r w:rsidRPr="00E3236C" w:rsidDel="00AB3D53">
          <w:rPr>
            <w:color w:val="000000"/>
          </w:rPr>
          <w:delText>al</w:delText>
        </w:r>
      </w:del>
      <w:r w:rsidRPr="00E3236C">
        <w:rPr>
          <w:color w:val="000000"/>
        </w:rPr>
        <w:t xml:space="preserve"> times of </w:t>
      </w:r>
      <w:del w:id="707" w:author="Walter Chris" w:date="2020-10-04T19:46:00Z">
        <w:r w:rsidRPr="00E3236C" w:rsidDel="00AB3D53">
          <w:rPr>
            <w:color w:val="000000"/>
          </w:rPr>
          <w:delText xml:space="preserve">different </w:delText>
        </w:r>
      </w:del>
      <w:ins w:id="708" w:author="Walter Chris" w:date="2020-10-04T19:46:00Z">
        <w:r w:rsidR="00AB3D53" w:rsidRPr="00E3236C">
          <w:rPr>
            <w:color w:val="000000"/>
          </w:rPr>
          <w:t xml:space="preserve">a range of </w:t>
        </w:r>
      </w:ins>
      <w:del w:id="709" w:author="Walter Chris" w:date="2020-10-04T19:46:00Z">
        <w:r w:rsidRPr="00E3236C" w:rsidDel="00AB3D53">
          <w:rPr>
            <w:color w:val="000000"/>
          </w:rPr>
          <w:delText>patients</w:delText>
        </w:r>
      </w:del>
      <w:ins w:id="710" w:author="Walter Chris" w:date="2020-10-04T19:46:00Z">
        <w:r w:rsidR="00AB3D53" w:rsidRPr="00E3236C">
          <w:rPr>
            <w:color w:val="000000"/>
          </w:rPr>
          <w:t>cases</w:t>
        </w:r>
      </w:ins>
      <w:r w:rsidRPr="00E3236C">
        <w:rPr>
          <w:color w:val="000000"/>
        </w:rPr>
        <w:t>.</w:t>
      </w:r>
    </w:p>
    <w:p w14:paraId="26D78754" w14:textId="74BA7A0A" w:rsidR="003410C8" w:rsidRPr="00E3236C" w:rsidRDefault="003410C8">
      <w:pPr>
        <w:pStyle w:val="Heading1"/>
        <w:rPr>
          <w:color w:val="000000"/>
        </w:rPr>
      </w:pPr>
      <w:r w:rsidRPr="00E3236C">
        <w:rPr>
          <w:color w:val="000000"/>
        </w:rPr>
        <w:t>2</w:t>
      </w:r>
      <w:r w:rsidRPr="00E3236C">
        <w:rPr>
          <w:color w:val="000000"/>
        </w:rPr>
        <w:tab/>
      </w:r>
      <w:r w:rsidR="003378EA" w:rsidRPr="00E3236C">
        <w:rPr>
          <w:color w:val="000000"/>
        </w:rPr>
        <w:t>Materials</w:t>
      </w:r>
    </w:p>
    <w:p w14:paraId="4523CD6C" w14:textId="3E640996" w:rsidR="00A1718A" w:rsidRPr="00E3236C" w:rsidRDefault="00B908DD" w:rsidP="00A1718A">
      <w:pPr>
        <w:pStyle w:val="PARAGRAPHnoindent"/>
        <w:rPr>
          <w:color w:val="000000"/>
        </w:rPr>
      </w:pPr>
      <w:r w:rsidRPr="00E3236C">
        <w:rPr>
          <w:color w:val="000000"/>
        </w:rPr>
        <w:t xml:space="preserve">In this study, </w:t>
      </w:r>
      <w:r w:rsidR="00A1718A" w:rsidRPr="00E3236C">
        <w:rPr>
          <w:color w:val="000000"/>
        </w:rPr>
        <w:t xml:space="preserve">the used survival analysis benchmark datasets include gene expression data, DNA methylation data, and clinical data. The clinical data are included in the main clinical file downloaded from The </w:t>
      </w:r>
      <w:del w:id="711" w:author="Walter Chris" w:date="2020-10-04T19:21:00Z">
        <w:r w:rsidR="00A1718A" w:rsidRPr="00E3236C" w:rsidDel="00CE0415">
          <w:rPr>
            <w:color w:val="000000"/>
          </w:rPr>
          <w:delText xml:space="preserve">Cancer </w:delText>
        </w:r>
      </w:del>
      <w:ins w:id="712" w:author="Walter Chris" w:date="2020-10-04T19:21:00Z">
        <w:r w:rsidR="00CE0415" w:rsidRPr="00E3236C">
          <w:rPr>
            <w:color w:val="000000"/>
          </w:rPr>
          <w:t xml:space="preserve">Carcinoma </w:t>
        </w:r>
      </w:ins>
      <w:r w:rsidR="00A1718A" w:rsidRPr="00E3236C">
        <w:rPr>
          <w:color w:val="000000"/>
        </w:rPr>
        <w:t xml:space="preserve">Genome Atlas (TCGA) [33], </w:t>
      </w:r>
      <w:del w:id="713" w:author="Walter Chris" w:date="2020-10-04T19:46:00Z">
        <w:r w:rsidR="00A1718A" w:rsidRPr="00E3236C" w:rsidDel="0044396C">
          <w:rPr>
            <w:color w:val="000000"/>
          </w:rPr>
          <w:delText xml:space="preserve">which </w:delText>
        </w:r>
      </w:del>
      <w:ins w:id="714" w:author="Walter Chris" w:date="2020-10-04T19:46:00Z">
        <w:r w:rsidR="0044396C" w:rsidRPr="00E3236C">
          <w:rPr>
            <w:color w:val="000000"/>
          </w:rPr>
          <w:t>provid</w:t>
        </w:r>
      </w:ins>
      <w:ins w:id="715" w:author="Walter Chris" w:date="2020-10-04T19:47:00Z">
        <w:r w:rsidR="0044396C" w:rsidRPr="00E3236C">
          <w:rPr>
            <w:color w:val="000000"/>
          </w:rPr>
          <w:t>ing</w:t>
        </w:r>
      </w:ins>
      <w:ins w:id="716" w:author="Walter Chris" w:date="2020-10-04T19:46:00Z">
        <w:r w:rsidR="0044396C" w:rsidRPr="00E3236C">
          <w:rPr>
            <w:color w:val="000000"/>
          </w:rPr>
          <w:t xml:space="preserve"> </w:t>
        </w:r>
      </w:ins>
      <w:del w:id="717" w:author="Walter Chris" w:date="2020-10-04T19:46:00Z">
        <w:r w:rsidR="00A1718A" w:rsidRPr="00E3236C" w:rsidDel="0044396C">
          <w:rPr>
            <w:color w:val="000000"/>
          </w:rPr>
          <w:delText xml:space="preserve">provides </w:delText>
        </w:r>
      </w:del>
      <w:r w:rsidR="00A1718A" w:rsidRPr="00E3236C">
        <w:rPr>
          <w:color w:val="000000"/>
        </w:rPr>
        <w:t xml:space="preserve">an extensive collection of genomics and clinical outcome data for large cohorts of </w:t>
      </w:r>
      <w:del w:id="718" w:author="Walter Chris" w:date="2020-10-04T19:46:00Z">
        <w:r w:rsidR="00A1718A" w:rsidRPr="00E3236C" w:rsidDel="00AB3D53">
          <w:rPr>
            <w:color w:val="000000"/>
          </w:rPr>
          <w:delText>patients</w:delText>
        </w:r>
      </w:del>
      <w:ins w:id="719" w:author="Walter Chris" w:date="2020-10-04T19:46:00Z">
        <w:r w:rsidR="00AB3D53" w:rsidRPr="00E3236C">
          <w:rPr>
            <w:color w:val="000000"/>
          </w:rPr>
          <w:t>cases</w:t>
        </w:r>
      </w:ins>
      <w:r w:rsidR="00A1718A" w:rsidRPr="00E3236C">
        <w:rPr>
          <w:color w:val="000000"/>
        </w:rPr>
        <w:t xml:space="preserve"> of more than 30 types of cancers. The main files contain 1097 breast </w:t>
      </w:r>
      <w:del w:id="720" w:author="Walter Chris" w:date="2020-10-04T19:21:00Z">
        <w:r w:rsidR="00A1718A" w:rsidRPr="00E3236C" w:rsidDel="00CE0415">
          <w:rPr>
            <w:color w:val="000000"/>
          </w:rPr>
          <w:delText xml:space="preserve">cancer </w:delText>
        </w:r>
      </w:del>
      <w:ins w:id="721" w:author="Walter Chris" w:date="2020-10-04T19:21:00Z">
        <w:r w:rsidR="00CE0415" w:rsidRPr="00E3236C">
          <w:rPr>
            <w:color w:val="000000"/>
          </w:rPr>
          <w:t xml:space="preserve">carcinoma </w:t>
        </w:r>
      </w:ins>
      <w:del w:id="722" w:author="Walter Chris" w:date="2020-10-04T19:46:00Z">
        <w:r w:rsidR="00A1718A" w:rsidRPr="00E3236C" w:rsidDel="00AB3D53">
          <w:rPr>
            <w:color w:val="000000"/>
          </w:rPr>
          <w:delText>patients</w:delText>
        </w:r>
      </w:del>
      <w:ins w:id="723" w:author="Walter Chris" w:date="2020-10-04T19:46:00Z">
        <w:r w:rsidR="00AB3D53" w:rsidRPr="00E3236C">
          <w:rPr>
            <w:color w:val="000000"/>
          </w:rPr>
          <w:t>cases</w:t>
        </w:r>
      </w:ins>
      <w:r w:rsidR="00A1718A" w:rsidRPr="00E3236C">
        <w:rPr>
          <w:color w:val="000000"/>
        </w:rPr>
        <w:t xml:space="preserve">’ clinical annotations and information. In our case, two clinical variables are used: Overall Survival Status (1 if the </w:t>
      </w:r>
      <w:del w:id="724" w:author="Walter Chris" w:date="2020-10-04T19:46:00Z">
        <w:r w:rsidR="00A1718A" w:rsidRPr="00E3236C" w:rsidDel="00AB3D53">
          <w:rPr>
            <w:color w:val="000000"/>
          </w:rPr>
          <w:delText>patient</w:delText>
        </w:r>
      </w:del>
      <w:ins w:id="725" w:author="Walter Chris" w:date="2020-10-04T19:46:00Z">
        <w:r w:rsidR="00AB3D53" w:rsidRPr="00E3236C">
          <w:rPr>
            <w:color w:val="000000"/>
          </w:rPr>
          <w:t>case</w:t>
        </w:r>
      </w:ins>
      <w:r w:rsidR="00A1718A" w:rsidRPr="00E3236C">
        <w:rPr>
          <w:color w:val="000000"/>
        </w:rPr>
        <w:t xml:space="preserve"> deceased, 0 if he/she is living at the time of the last follow-up) and Over-all Survival (Months), which represent the number of months between diagnosis and date of death or last follow-up. In clinical data, </w:t>
      </w:r>
      <w:del w:id="726" w:author="Walter Chris" w:date="2020-10-04T19:46:00Z">
        <w:r w:rsidR="00A1718A" w:rsidRPr="00E3236C" w:rsidDel="00AB3D53">
          <w:rPr>
            <w:color w:val="000000"/>
          </w:rPr>
          <w:delText>patients</w:delText>
        </w:r>
      </w:del>
      <w:ins w:id="727" w:author="Walter Chris" w:date="2020-10-04T19:46:00Z">
        <w:r w:rsidR="00AB3D53" w:rsidRPr="00E3236C">
          <w:rPr>
            <w:color w:val="000000"/>
          </w:rPr>
          <w:t>cases</w:t>
        </w:r>
      </w:ins>
      <w:r w:rsidR="00A1718A" w:rsidRPr="00E3236C">
        <w:rPr>
          <w:color w:val="000000"/>
        </w:rPr>
        <w:t xml:space="preserve"> with missing follow-up were excluded. The gene</w:t>
      </w:r>
      <w:ins w:id="728" w:author="Walter Chris" w:date="2020-10-04T19:47:00Z">
        <w:r w:rsidR="0044396C" w:rsidRPr="00E3236C">
          <w:rPr>
            <w:color w:val="000000"/>
          </w:rPr>
          <w:t>s</w:t>
        </w:r>
      </w:ins>
      <w:r w:rsidR="00A1718A" w:rsidRPr="00E3236C">
        <w:rPr>
          <w:color w:val="000000"/>
        </w:rPr>
        <w:t xml:space="preserve"> expressi</w:t>
      </w:r>
      <w:ins w:id="729" w:author="Walter Chris" w:date="2020-10-04T19:47:00Z">
        <w:r w:rsidR="0044396C" w:rsidRPr="00E3236C">
          <w:rPr>
            <w:color w:val="000000"/>
          </w:rPr>
          <w:t>ng</w:t>
        </w:r>
      </w:ins>
      <w:del w:id="730" w:author="Walter Chris" w:date="2020-10-04T19:47:00Z">
        <w:r w:rsidR="00A1718A" w:rsidRPr="00E3236C" w:rsidDel="0044396C">
          <w:rPr>
            <w:color w:val="000000"/>
          </w:rPr>
          <w:delText>on</w:delText>
        </w:r>
      </w:del>
      <w:r w:rsidR="00A1718A" w:rsidRPr="00E3236C">
        <w:rPr>
          <w:color w:val="000000"/>
        </w:rPr>
        <w:t xml:space="preserve"> data and DNA methylation data of breast </w:t>
      </w:r>
      <w:del w:id="731" w:author="Walter Chris" w:date="2020-10-04T19:21:00Z">
        <w:r w:rsidR="00A1718A" w:rsidRPr="00E3236C" w:rsidDel="00CE0415">
          <w:rPr>
            <w:color w:val="000000"/>
          </w:rPr>
          <w:delText xml:space="preserve">cancer </w:delText>
        </w:r>
      </w:del>
      <w:ins w:id="732" w:author="Walter Chris" w:date="2020-10-04T19:21:00Z">
        <w:r w:rsidR="00CE0415" w:rsidRPr="00E3236C">
          <w:rPr>
            <w:color w:val="000000"/>
          </w:rPr>
          <w:t xml:space="preserve">carcinoma </w:t>
        </w:r>
      </w:ins>
      <w:del w:id="733" w:author="Walter Chris" w:date="2020-10-04T19:46:00Z">
        <w:r w:rsidR="00A1718A" w:rsidRPr="00E3236C" w:rsidDel="00AB3D53">
          <w:rPr>
            <w:color w:val="000000"/>
          </w:rPr>
          <w:delText>patients</w:delText>
        </w:r>
      </w:del>
      <w:ins w:id="734" w:author="Walter Chris" w:date="2020-10-04T19:46:00Z">
        <w:r w:rsidR="00AB3D53" w:rsidRPr="00E3236C">
          <w:rPr>
            <w:color w:val="000000"/>
          </w:rPr>
          <w:t>cases</w:t>
        </w:r>
      </w:ins>
      <w:r w:rsidR="00A1718A" w:rsidRPr="00E3236C">
        <w:rPr>
          <w:color w:val="000000"/>
        </w:rPr>
        <w:t xml:space="preserve"> </w:t>
      </w:r>
      <w:del w:id="735" w:author="Walter Chris" w:date="2020-10-04T19:47:00Z">
        <w:r w:rsidR="00A1718A" w:rsidRPr="00E3236C" w:rsidDel="0044396C">
          <w:rPr>
            <w:color w:val="000000"/>
          </w:rPr>
          <w:delText>were obtained from</w:delText>
        </w:r>
      </w:del>
      <w:ins w:id="736" w:author="Walter Chris" w:date="2020-10-04T19:47:00Z">
        <w:r w:rsidR="0044396C" w:rsidRPr="00E3236C">
          <w:rPr>
            <w:color w:val="000000"/>
          </w:rPr>
          <w:t>pertain to</w:t>
        </w:r>
      </w:ins>
      <w:r w:rsidR="00A1718A" w:rsidRPr="00E3236C">
        <w:rPr>
          <w:color w:val="000000"/>
        </w:rPr>
        <w:t xml:space="preserve"> the TCGA data</w:t>
      </w:r>
      <w:ins w:id="737" w:author="Walter Chris" w:date="2020-10-04T19:47:00Z">
        <w:r w:rsidR="0044396C" w:rsidRPr="00E3236C">
          <w:rPr>
            <w:color w:val="000000"/>
          </w:rPr>
          <w:t xml:space="preserve"> </w:t>
        </w:r>
      </w:ins>
      <w:r w:rsidR="00A1718A" w:rsidRPr="00E3236C">
        <w:rPr>
          <w:color w:val="000000"/>
        </w:rPr>
        <w:t>set of the Broad Institute GDAC Firehose [34]. Gene</w:t>
      </w:r>
      <w:ins w:id="738" w:author="Walter Chris" w:date="2020-10-04T19:47:00Z">
        <w:r w:rsidR="0044396C" w:rsidRPr="00E3236C">
          <w:rPr>
            <w:color w:val="000000"/>
          </w:rPr>
          <w:t>s</w:t>
        </w:r>
      </w:ins>
      <w:r w:rsidR="00A1718A" w:rsidRPr="00E3236C">
        <w:rPr>
          <w:color w:val="000000"/>
        </w:rPr>
        <w:t xml:space="preserve"> expressi</w:t>
      </w:r>
      <w:ins w:id="739" w:author="Walter Chris" w:date="2020-10-04T19:47:00Z">
        <w:r w:rsidR="0044396C" w:rsidRPr="00E3236C">
          <w:rPr>
            <w:color w:val="000000"/>
          </w:rPr>
          <w:t>ng</w:t>
        </w:r>
      </w:ins>
      <w:del w:id="740" w:author="Walter Chris" w:date="2020-10-04T19:47:00Z">
        <w:r w:rsidR="00A1718A" w:rsidRPr="00E3236C" w:rsidDel="0044396C">
          <w:rPr>
            <w:color w:val="000000"/>
          </w:rPr>
          <w:delText>on</w:delText>
        </w:r>
      </w:del>
      <w:r w:rsidR="00A1718A" w:rsidRPr="00E3236C">
        <w:rPr>
          <w:color w:val="000000"/>
        </w:rPr>
        <w:t xml:space="preserve"> </w:t>
      </w:r>
      <w:del w:id="741" w:author="Walter Chris" w:date="2020-10-04T19:47:00Z">
        <w:r w:rsidR="00A1718A" w:rsidRPr="00E3236C" w:rsidDel="0044396C">
          <w:rPr>
            <w:color w:val="000000"/>
          </w:rPr>
          <w:delText xml:space="preserve">data </w:delText>
        </w:r>
      </w:del>
      <w:ins w:id="742" w:author="Walter Chris" w:date="2020-10-04T19:47:00Z">
        <w:r w:rsidR="0044396C" w:rsidRPr="00E3236C">
          <w:rPr>
            <w:color w:val="000000"/>
          </w:rPr>
          <w:t xml:space="preserve">information </w:t>
        </w:r>
      </w:ins>
      <w:r w:rsidR="00A1718A" w:rsidRPr="00E3236C">
        <w:rPr>
          <w:color w:val="000000"/>
        </w:rPr>
        <w:t xml:space="preserve">from mRNA </w:t>
      </w:r>
      <w:del w:id="743" w:author="Walter Chris" w:date="2020-10-04T19:48:00Z">
        <w:r w:rsidR="00A1718A" w:rsidRPr="00E3236C" w:rsidDel="0044396C">
          <w:rPr>
            <w:color w:val="000000"/>
          </w:rPr>
          <w:delText xml:space="preserve">sequencing </w:delText>
        </w:r>
      </w:del>
      <w:ins w:id="744" w:author="Walter Chris" w:date="2020-10-04T19:48:00Z">
        <w:r w:rsidR="0044396C" w:rsidRPr="00E3236C">
          <w:rPr>
            <w:color w:val="000000"/>
          </w:rPr>
          <w:t xml:space="preserve">sequence </w:t>
        </w:r>
      </w:ins>
      <w:r w:rsidR="00A1718A" w:rsidRPr="00E3236C">
        <w:rPr>
          <w:color w:val="000000"/>
        </w:rPr>
        <w:t xml:space="preserve">consisted of 20,533 genes. </w:t>
      </w:r>
      <w:proofErr w:type="gramStart"/>
      <w:r w:rsidR="00A1718A" w:rsidRPr="00E3236C">
        <w:rPr>
          <w:color w:val="000000"/>
        </w:rPr>
        <w:t>mRNA</w:t>
      </w:r>
      <w:proofErr w:type="gramEnd"/>
      <w:r w:rsidR="00A1718A" w:rsidRPr="00E3236C">
        <w:rPr>
          <w:color w:val="000000"/>
        </w:rPr>
        <w:t xml:space="preserve"> expression profiles </w:t>
      </w:r>
      <w:del w:id="745" w:author="Walter Chris" w:date="2020-10-04T19:48:00Z">
        <w:r w:rsidR="00A1718A" w:rsidRPr="00E3236C" w:rsidDel="0044396C">
          <w:rPr>
            <w:color w:val="000000"/>
          </w:rPr>
          <w:delText xml:space="preserve">were </w:delText>
        </w:r>
      </w:del>
      <w:ins w:id="746" w:author="Walter Chris" w:date="2020-10-04T19:48:00Z">
        <w:r w:rsidR="0044396C" w:rsidRPr="00E3236C">
          <w:rPr>
            <w:color w:val="000000"/>
          </w:rPr>
          <w:t xml:space="preserve">received the </w:t>
        </w:r>
      </w:ins>
      <w:r w:rsidR="00A1718A" w:rsidRPr="00E3236C">
        <w:rPr>
          <w:color w:val="000000"/>
        </w:rPr>
        <w:t>transform</w:t>
      </w:r>
      <w:ins w:id="747" w:author="Walter Chris" w:date="2020-10-04T19:48:00Z">
        <w:r w:rsidR="0044396C" w:rsidRPr="00E3236C">
          <w:rPr>
            <w:color w:val="000000"/>
          </w:rPr>
          <w:t>ation</w:t>
        </w:r>
      </w:ins>
      <w:del w:id="748" w:author="Walter Chris" w:date="2020-10-04T19:48:00Z">
        <w:r w:rsidR="00A1718A" w:rsidRPr="00E3236C" w:rsidDel="0044396C">
          <w:rPr>
            <w:color w:val="000000"/>
          </w:rPr>
          <w:delText>ed</w:delText>
        </w:r>
      </w:del>
      <w:r w:rsidR="00A1718A" w:rsidRPr="00E3236C">
        <w:rPr>
          <w:color w:val="000000"/>
        </w:rPr>
        <w:t xml:space="preserve"> from Illumina </w:t>
      </w:r>
      <w:proofErr w:type="spellStart"/>
      <w:r w:rsidR="00A1718A" w:rsidRPr="00E3236C">
        <w:rPr>
          <w:color w:val="000000"/>
        </w:rPr>
        <w:t>HiSeq</w:t>
      </w:r>
      <w:proofErr w:type="spellEnd"/>
      <w:r w:rsidR="00A1718A" w:rsidRPr="00E3236C">
        <w:rPr>
          <w:color w:val="000000"/>
        </w:rPr>
        <w:t xml:space="preserve"> 2000 RNA-</w:t>
      </w:r>
      <w:proofErr w:type="spellStart"/>
      <w:r w:rsidR="00A1718A" w:rsidRPr="00E3236C">
        <w:rPr>
          <w:color w:val="000000"/>
        </w:rPr>
        <w:t>seq</w:t>
      </w:r>
      <w:proofErr w:type="spellEnd"/>
      <w:r w:rsidR="00A1718A" w:rsidRPr="00E3236C">
        <w:rPr>
          <w:color w:val="000000"/>
        </w:rPr>
        <w:t xml:space="preserve"> </w:t>
      </w:r>
      <w:proofErr w:type="spellStart"/>
      <w:r w:rsidR="00A1718A" w:rsidRPr="00E3236C">
        <w:rPr>
          <w:color w:val="000000"/>
        </w:rPr>
        <w:t>readcounts</w:t>
      </w:r>
      <w:proofErr w:type="spellEnd"/>
      <w:r w:rsidR="00A1718A" w:rsidRPr="00E3236C">
        <w:rPr>
          <w:color w:val="000000"/>
        </w:rPr>
        <w:t xml:space="preserve"> to normal-</w:t>
      </w:r>
      <w:proofErr w:type="spellStart"/>
      <w:r w:rsidR="00A1718A" w:rsidRPr="00E3236C">
        <w:rPr>
          <w:color w:val="000000"/>
        </w:rPr>
        <w:t>ized</w:t>
      </w:r>
      <w:proofErr w:type="spellEnd"/>
      <w:r w:rsidR="00A1718A" w:rsidRPr="00E3236C">
        <w:rPr>
          <w:color w:val="000000"/>
        </w:rPr>
        <w:t xml:space="preserve"> reads per </w:t>
      </w:r>
      <w:proofErr w:type="spellStart"/>
      <w:r w:rsidR="00A1718A" w:rsidRPr="00E3236C">
        <w:rPr>
          <w:color w:val="000000"/>
        </w:rPr>
        <w:t>kilobase</w:t>
      </w:r>
      <w:proofErr w:type="spellEnd"/>
      <w:r w:rsidR="00A1718A" w:rsidRPr="00E3236C">
        <w:rPr>
          <w:color w:val="000000"/>
        </w:rPr>
        <w:t xml:space="preserve"> per million (RPKM). </w:t>
      </w:r>
      <w:ins w:id="749" w:author="Walter Chris" w:date="2020-10-04T19:48:00Z">
        <w:r w:rsidR="0063217E" w:rsidRPr="00E3236C">
          <w:rPr>
            <w:color w:val="000000"/>
          </w:rPr>
          <w:t>This</w:t>
        </w:r>
      </w:ins>
      <w:ins w:id="750" w:author="Walter Chris" w:date="2020-10-04T19:49:00Z">
        <w:r w:rsidR="0063217E" w:rsidRPr="00E3236C">
          <w:rPr>
            <w:color w:val="000000"/>
          </w:rPr>
          <w:t xml:space="preserve"> study acquires </w:t>
        </w:r>
      </w:ins>
      <w:r w:rsidR="00A1718A" w:rsidRPr="00E3236C">
        <w:rPr>
          <w:color w:val="000000"/>
        </w:rPr>
        <w:t>DNA meth-</w:t>
      </w:r>
      <w:proofErr w:type="spellStart"/>
      <w:r w:rsidR="00A1718A" w:rsidRPr="00E3236C">
        <w:rPr>
          <w:color w:val="000000"/>
        </w:rPr>
        <w:t>ylation</w:t>
      </w:r>
      <w:proofErr w:type="spellEnd"/>
      <w:r w:rsidR="00A1718A" w:rsidRPr="00E3236C">
        <w:rPr>
          <w:color w:val="000000"/>
        </w:rPr>
        <w:t xml:space="preserve"> data </w:t>
      </w:r>
      <w:del w:id="751" w:author="Walter Chris" w:date="2020-10-04T19:49:00Z">
        <w:r w:rsidR="00A1718A" w:rsidRPr="00E3236C" w:rsidDel="0063217E">
          <w:rPr>
            <w:color w:val="000000"/>
          </w:rPr>
          <w:delText xml:space="preserve">were obtained </w:delText>
        </w:r>
      </w:del>
      <w:r w:rsidR="00A1718A" w:rsidRPr="00E3236C">
        <w:rPr>
          <w:color w:val="000000"/>
        </w:rPr>
        <w:t>as a gene-</w:t>
      </w:r>
      <w:del w:id="752" w:author="Walter Chris" w:date="2020-10-04T19:49:00Z">
        <w:r w:rsidR="00A1718A" w:rsidRPr="00E3236C" w:rsidDel="0063217E">
          <w:rPr>
            <w:color w:val="000000"/>
          </w:rPr>
          <w:delText xml:space="preserve">level </w:delText>
        </w:r>
      </w:del>
      <w:ins w:id="753" w:author="Walter Chris" w:date="2020-10-04T19:49:00Z">
        <w:r w:rsidR="0063217E" w:rsidRPr="00E3236C">
          <w:rPr>
            <w:color w:val="000000"/>
          </w:rPr>
          <w:t xml:space="preserve">related characteristic </w:t>
        </w:r>
      </w:ins>
      <w:del w:id="754" w:author="Walter Chris" w:date="2020-10-04T19:49:00Z">
        <w:r w:rsidR="00A1718A" w:rsidRPr="00E3236C" w:rsidDel="0063217E">
          <w:rPr>
            <w:color w:val="000000"/>
          </w:rPr>
          <w:delText xml:space="preserve">feature </w:delText>
        </w:r>
      </w:del>
      <w:r w:rsidR="00A1718A" w:rsidRPr="00E3236C">
        <w:rPr>
          <w:color w:val="000000"/>
        </w:rPr>
        <w:t xml:space="preserve">of 20,106 genes </w:t>
      </w:r>
      <w:del w:id="755" w:author="Walter Chris" w:date="2020-10-04T19:49:00Z">
        <w:r w:rsidR="00A1718A" w:rsidRPr="00E3236C" w:rsidDel="0063217E">
          <w:rPr>
            <w:color w:val="000000"/>
          </w:rPr>
          <w:delText xml:space="preserve">by </w:delText>
        </w:r>
      </w:del>
      <w:ins w:id="756" w:author="Walter Chris" w:date="2020-10-04T19:49:00Z">
        <w:r w:rsidR="0063217E" w:rsidRPr="00E3236C">
          <w:rPr>
            <w:color w:val="000000"/>
          </w:rPr>
          <w:t xml:space="preserve">through the </w:t>
        </w:r>
      </w:ins>
      <w:r w:rsidR="00A1718A" w:rsidRPr="00E3236C">
        <w:rPr>
          <w:color w:val="000000"/>
        </w:rPr>
        <w:t>selecti</w:t>
      </w:r>
      <w:ins w:id="757" w:author="Walter Chris" w:date="2020-10-04T19:49:00Z">
        <w:r w:rsidR="0063217E" w:rsidRPr="00E3236C">
          <w:rPr>
            <w:color w:val="000000"/>
          </w:rPr>
          <w:t>on of</w:t>
        </w:r>
      </w:ins>
      <w:del w:id="758" w:author="Walter Chris" w:date="2020-10-04T19:49:00Z">
        <w:r w:rsidR="00A1718A" w:rsidRPr="00E3236C" w:rsidDel="0063217E">
          <w:rPr>
            <w:color w:val="000000"/>
          </w:rPr>
          <w:delText>ng</w:delText>
        </w:r>
      </w:del>
      <w:r w:rsidR="00A1718A" w:rsidRPr="00E3236C">
        <w:rPr>
          <w:color w:val="000000"/>
        </w:rPr>
        <w:t xml:space="preserve"> the probe </w:t>
      </w:r>
      <w:del w:id="759" w:author="Walter Chris" w:date="2020-10-04T19:50:00Z">
        <w:r w:rsidR="00A1718A" w:rsidRPr="00E3236C" w:rsidDel="0063217E">
          <w:rPr>
            <w:color w:val="000000"/>
          </w:rPr>
          <w:delText xml:space="preserve">having </w:delText>
        </w:r>
      </w:del>
      <w:ins w:id="760" w:author="Walter Chris" w:date="2020-10-04T19:50:00Z">
        <w:r w:rsidR="0063217E" w:rsidRPr="00E3236C">
          <w:rPr>
            <w:color w:val="000000"/>
          </w:rPr>
          <w:t xml:space="preserve">exhibiting </w:t>
        </w:r>
      </w:ins>
      <w:r w:rsidR="00A1718A" w:rsidRPr="00E3236C">
        <w:rPr>
          <w:color w:val="000000"/>
        </w:rPr>
        <w:t>a minim</w:t>
      </w:r>
      <w:ins w:id="761" w:author="Walter Chris" w:date="2020-10-04T19:50:00Z">
        <w:r w:rsidR="0063217E" w:rsidRPr="00E3236C">
          <w:rPr>
            <w:color w:val="000000"/>
          </w:rPr>
          <w:t>al</w:t>
        </w:r>
      </w:ins>
      <w:del w:id="762" w:author="Walter Chris" w:date="2020-10-04T19:50:00Z">
        <w:r w:rsidR="00A1718A" w:rsidRPr="00E3236C" w:rsidDel="0063217E">
          <w:rPr>
            <w:color w:val="000000"/>
          </w:rPr>
          <w:delText>um</w:delText>
        </w:r>
      </w:del>
      <w:r w:rsidR="00A1718A" w:rsidRPr="00E3236C">
        <w:rPr>
          <w:color w:val="000000"/>
        </w:rPr>
        <w:t xml:space="preserve"> </w:t>
      </w:r>
      <w:del w:id="763" w:author="Walter Chris" w:date="2020-10-04T19:50:00Z">
        <w:r w:rsidR="00A1718A" w:rsidRPr="00E3236C" w:rsidDel="0063217E">
          <w:rPr>
            <w:color w:val="000000"/>
          </w:rPr>
          <w:delText xml:space="preserve">correlation </w:delText>
        </w:r>
      </w:del>
      <w:ins w:id="764" w:author="Walter Chris" w:date="2020-10-04T19:50:00Z">
        <w:r w:rsidR="0063217E" w:rsidRPr="00E3236C">
          <w:rPr>
            <w:color w:val="000000"/>
          </w:rPr>
          <w:t xml:space="preserve">relation to </w:t>
        </w:r>
      </w:ins>
      <w:del w:id="765" w:author="Walter Chris" w:date="2020-10-04T19:50:00Z">
        <w:r w:rsidR="00A1718A" w:rsidRPr="00E3236C" w:rsidDel="0063217E">
          <w:rPr>
            <w:color w:val="000000"/>
          </w:rPr>
          <w:delText xml:space="preserve">with </w:delText>
        </w:r>
      </w:del>
      <w:r w:rsidR="00A1718A" w:rsidRPr="00E3236C">
        <w:rPr>
          <w:color w:val="000000"/>
        </w:rPr>
        <w:t>expressi</w:t>
      </w:r>
      <w:ins w:id="766" w:author="Walter Chris" w:date="2020-10-04T19:50:00Z">
        <w:r w:rsidR="0063217E" w:rsidRPr="00E3236C">
          <w:rPr>
            <w:color w:val="000000"/>
          </w:rPr>
          <w:t>ng</w:t>
        </w:r>
      </w:ins>
      <w:del w:id="767" w:author="Walter Chris" w:date="2020-10-04T19:50:00Z">
        <w:r w:rsidR="00A1718A" w:rsidRPr="00E3236C" w:rsidDel="0063217E">
          <w:rPr>
            <w:color w:val="000000"/>
          </w:rPr>
          <w:delText>on</w:delText>
        </w:r>
      </w:del>
      <w:r w:rsidR="00A1718A" w:rsidRPr="00E3236C">
        <w:rPr>
          <w:color w:val="000000"/>
        </w:rPr>
        <w:t xml:space="preserve"> </w:t>
      </w:r>
      <w:del w:id="768" w:author="Walter Chris" w:date="2020-10-04T19:50:00Z">
        <w:r w:rsidR="00A1718A" w:rsidRPr="00E3236C" w:rsidDel="0063217E">
          <w:rPr>
            <w:color w:val="000000"/>
          </w:rPr>
          <w:delText xml:space="preserve">data </w:delText>
        </w:r>
      </w:del>
      <w:ins w:id="769" w:author="Walter Chris" w:date="2020-10-04T19:50:00Z">
        <w:r w:rsidR="0063217E" w:rsidRPr="00E3236C">
          <w:rPr>
            <w:color w:val="000000"/>
          </w:rPr>
          <w:t xml:space="preserve">information </w:t>
        </w:r>
      </w:ins>
      <w:r w:rsidR="00A1718A" w:rsidRPr="00E3236C">
        <w:rPr>
          <w:color w:val="000000"/>
        </w:rPr>
        <w:t xml:space="preserve">for </w:t>
      </w:r>
      <w:del w:id="770" w:author="Walter Chris" w:date="2020-10-04T19:50:00Z">
        <w:r w:rsidR="00A1718A" w:rsidRPr="00E3236C" w:rsidDel="0063217E">
          <w:rPr>
            <w:color w:val="000000"/>
          </w:rPr>
          <w:delText xml:space="preserve">each </w:delText>
        </w:r>
      </w:del>
      <w:ins w:id="771" w:author="Walter Chris" w:date="2020-10-04T19:50:00Z">
        <w:r w:rsidR="0063217E" w:rsidRPr="00E3236C">
          <w:rPr>
            <w:color w:val="000000"/>
          </w:rPr>
          <w:t xml:space="preserve">the respective </w:t>
        </w:r>
      </w:ins>
      <w:r w:rsidR="00A1718A" w:rsidRPr="00E3236C">
        <w:rPr>
          <w:color w:val="000000"/>
        </w:rPr>
        <w:t xml:space="preserve">gene. </w:t>
      </w:r>
      <w:del w:id="772" w:author="Walter Chris" w:date="2020-10-04T19:50:00Z">
        <w:r w:rsidR="00A1718A" w:rsidRPr="00E3236C" w:rsidDel="00827A82">
          <w:rPr>
            <w:color w:val="000000"/>
          </w:rPr>
          <w:delText xml:space="preserve">We </w:delText>
        </w:r>
      </w:del>
      <w:ins w:id="773" w:author="Walter Chris" w:date="2020-10-04T19:50:00Z">
        <w:r w:rsidR="00827A82" w:rsidRPr="00E3236C">
          <w:rPr>
            <w:color w:val="000000"/>
          </w:rPr>
          <w:t xml:space="preserve">This study </w:t>
        </w:r>
      </w:ins>
      <w:r w:rsidR="00A1718A" w:rsidRPr="00E3236C">
        <w:rPr>
          <w:color w:val="000000"/>
        </w:rPr>
        <w:t>re-move</w:t>
      </w:r>
      <w:ins w:id="774" w:author="Walter Chris" w:date="2020-10-04T19:50:00Z">
        <w:r w:rsidR="00827A82" w:rsidRPr="00E3236C">
          <w:rPr>
            <w:color w:val="000000"/>
          </w:rPr>
          <w:t>s</w:t>
        </w:r>
      </w:ins>
      <w:del w:id="775" w:author="Walter Chris" w:date="2020-10-04T19:50:00Z">
        <w:r w:rsidR="00A1718A" w:rsidRPr="00E3236C" w:rsidDel="00827A82">
          <w:rPr>
            <w:color w:val="000000"/>
          </w:rPr>
          <w:delText>d</w:delText>
        </w:r>
      </w:del>
      <w:r w:rsidR="00A1718A" w:rsidRPr="00E3236C">
        <w:rPr>
          <w:color w:val="000000"/>
        </w:rPr>
        <w:t xml:space="preserve"> genes </w:t>
      </w:r>
      <w:del w:id="776" w:author="Walter Chris" w:date="2020-10-04T19:51:00Z">
        <w:r w:rsidR="00A1718A" w:rsidRPr="00E3236C" w:rsidDel="00827A82">
          <w:rPr>
            <w:color w:val="000000"/>
          </w:rPr>
          <w:delText>in which</w:delText>
        </w:r>
      </w:del>
      <w:ins w:id="777" w:author="Walter Chris" w:date="2020-10-04T19:51:00Z">
        <w:r w:rsidR="00827A82" w:rsidRPr="00E3236C">
          <w:rPr>
            <w:color w:val="000000"/>
          </w:rPr>
          <w:t>achieving</w:t>
        </w:r>
      </w:ins>
      <w:r w:rsidR="00A1718A" w:rsidRPr="00E3236C">
        <w:rPr>
          <w:color w:val="000000"/>
        </w:rPr>
        <w:t xml:space="preserve"> gene</w:t>
      </w:r>
      <w:ins w:id="778" w:author="Walter Chris" w:date="2020-10-04T19:51:00Z">
        <w:r w:rsidR="00827A82" w:rsidRPr="00E3236C">
          <w:rPr>
            <w:color w:val="000000"/>
          </w:rPr>
          <w:t>s</w:t>
        </w:r>
      </w:ins>
      <w:r w:rsidR="00A1718A" w:rsidRPr="00E3236C">
        <w:rPr>
          <w:color w:val="000000"/>
        </w:rPr>
        <w:t xml:space="preserve"> express</w:t>
      </w:r>
      <w:ins w:id="779" w:author="Walter Chris" w:date="2020-10-04T19:51:00Z">
        <w:r w:rsidR="00827A82" w:rsidRPr="00E3236C">
          <w:rPr>
            <w:color w:val="000000"/>
          </w:rPr>
          <w:t>ing</w:t>
        </w:r>
      </w:ins>
      <w:del w:id="780" w:author="Walter Chris" w:date="2020-10-04T19:51:00Z">
        <w:r w:rsidR="00A1718A" w:rsidRPr="00E3236C" w:rsidDel="00827A82">
          <w:rPr>
            <w:color w:val="000000"/>
          </w:rPr>
          <w:delText>ion</w:delText>
        </w:r>
      </w:del>
      <w:r w:rsidR="00A1718A" w:rsidRPr="00E3236C">
        <w:rPr>
          <w:color w:val="000000"/>
        </w:rPr>
        <w:t xml:space="preserve"> values of 0. Gene expression data, DNA </w:t>
      </w:r>
      <w:r w:rsidR="00A1718A" w:rsidRPr="00E3236C">
        <w:rPr>
          <w:color w:val="000000"/>
        </w:rPr>
        <w:t xml:space="preserve">methylation data and clinical data were merged and filtered to keep matching. </w:t>
      </w:r>
      <w:del w:id="781" w:author="Walter Chris" w:date="2020-10-04T19:51:00Z">
        <w:r w:rsidR="00A1718A" w:rsidRPr="00E3236C" w:rsidDel="00827A82">
          <w:rPr>
            <w:color w:val="000000"/>
          </w:rPr>
          <w:delText xml:space="preserve">We </w:delText>
        </w:r>
      </w:del>
      <w:ins w:id="782" w:author="Walter Chris" w:date="2020-10-04T19:51:00Z">
        <w:r w:rsidR="00827A82" w:rsidRPr="00E3236C">
          <w:rPr>
            <w:color w:val="000000"/>
          </w:rPr>
          <w:t xml:space="preserve">This study </w:t>
        </w:r>
      </w:ins>
      <w:r w:rsidR="00A1718A" w:rsidRPr="00E3236C">
        <w:rPr>
          <w:color w:val="000000"/>
        </w:rPr>
        <w:t>remove</w:t>
      </w:r>
      <w:ins w:id="783" w:author="Walter Chris" w:date="2020-10-04T19:51:00Z">
        <w:r w:rsidR="00827A82" w:rsidRPr="00E3236C">
          <w:rPr>
            <w:color w:val="000000"/>
          </w:rPr>
          <w:t>s</w:t>
        </w:r>
      </w:ins>
      <w:del w:id="784" w:author="Walter Chris" w:date="2020-10-04T19:51:00Z">
        <w:r w:rsidR="00A1718A" w:rsidRPr="00E3236C" w:rsidDel="00827A82">
          <w:rPr>
            <w:color w:val="000000"/>
          </w:rPr>
          <w:delText>d</w:delText>
        </w:r>
      </w:del>
      <w:r w:rsidR="00A1718A" w:rsidRPr="00E3236C">
        <w:rPr>
          <w:color w:val="000000"/>
        </w:rPr>
        <w:t xml:space="preserve"> </w:t>
      </w:r>
      <w:del w:id="785" w:author="Walter Chris" w:date="2020-10-04T19:46:00Z">
        <w:r w:rsidR="00A1718A" w:rsidRPr="00E3236C" w:rsidDel="00AB3D53">
          <w:rPr>
            <w:color w:val="000000"/>
          </w:rPr>
          <w:delText>patients</w:delText>
        </w:r>
      </w:del>
      <w:ins w:id="786" w:author="Walter Chris" w:date="2020-10-04T19:46:00Z">
        <w:r w:rsidR="00AB3D53" w:rsidRPr="00E3236C">
          <w:rPr>
            <w:color w:val="000000"/>
          </w:rPr>
          <w:t>cases</w:t>
        </w:r>
      </w:ins>
      <w:r w:rsidR="00A1718A" w:rsidRPr="00E3236C">
        <w:rPr>
          <w:color w:val="000000"/>
        </w:rPr>
        <w:t xml:space="preserve"> </w:t>
      </w:r>
      <w:del w:id="787" w:author="Walter Chris" w:date="2020-10-04T19:51:00Z">
        <w:r w:rsidR="00A1718A" w:rsidRPr="00E3236C" w:rsidDel="00827A82">
          <w:rPr>
            <w:color w:val="000000"/>
          </w:rPr>
          <w:delText xml:space="preserve">whose </w:delText>
        </w:r>
      </w:del>
      <w:ins w:id="788" w:author="Walter Chris" w:date="2020-10-04T19:51:00Z">
        <w:r w:rsidR="00827A82" w:rsidRPr="00E3236C">
          <w:rPr>
            <w:color w:val="000000"/>
          </w:rPr>
          <w:t xml:space="preserve">with </w:t>
        </w:r>
      </w:ins>
      <w:r w:rsidR="00A1718A" w:rsidRPr="00E3236C">
        <w:rPr>
          <w:color w:val="000000"/>
        </w:rPr>
        <w:t xml:space="preserve">survival months </w:t>
      </w:r>
      <w:del w:id="789" w:author="Walter Chris" w:date="2020-10-04T19:51:00Z">
        <w:r w:rsidR="00A1718A" w:rsidRPr="00E3236C" w:rsidDel="00827A82">
          <w:rPr>
            <w:color w:val="000000"/>
          </w:rPr>
          <w:delText xml:space="preserve">were </w:delText>
        </w:r>
      </w:del>
      <w:r w:rsidR="00A1718A" w:rsidRPr="00E3236C">
        <w:rPr>
          <w:color w:val="000000"/>
        </w:rPr>
        <w:t xml:space="preserve">not recorded or </w:t>
      </w:r>
      <w:del w:id="790" w:author="Walter Chris" w:date="2020-10-04T19:51:00Z">
        <w:r w:rsidR="00A1718A" w:rsidRPr="00E3236C" w:rsidDel="00827A82">
          <w:rPr>
            <w:color w:val="000000"/>
          </w:rPr>
          <w:delText xml:space="preserve">wrongly </w:delText>
        </w:r>
      </w:del>
      <w:ins w:id="791" w:author="Walter Chris" w:date="2020-10-04T19:51:00Z">
        <w:r w:rsidR="00827A82" w:rsidRPr="00E3236C">
          <w:rPr>
            <w:color w:val="000000"/>
          </w:rPr>
          <w:t>not corre</w:t>
        </w:r>
      </w:ins>
      <w:ins w:id="792" w:author="Walter Chris" w:date="2020-10-04T19:52:00Z">
        <w:r w:rsidR="00827A82" w:rsidRPr="00E3236C">
          <w:rPr>
            <w:color w:val="000000"/>
          </w:rPr>
          <w:t>ctly</w:t>
        </w:r>
      </w:ins>
      <w:ins w:id="793" w:author="Walter Chris" w:date="2020-10-04T19:51:00Z">
        <w:r w:rsidR="00827A82" w:rsidRPr="00E3236C">
          <w:rPr>
            <w:color w:val="000000"/>
          </w:rPr>
          <w:t xml:space="preserve"> </w:t>
        </w:r>
      </w:ins>
      <w:del w:id="794" w:author="Walter Chris" w:date="2020-10-04T19:52:00Z">
        <w:r w:rsidR="00A1718A" w:rsidRPr="00E3236C" w:rsidDel="00827A82">
          <w:rPr>
            <w:color w:val="000000"/>
          </w:rPr>
          <w:delText>so as</w:delText>
        </w:r>
      </w:del>
      <w:ins w:id="795" w:author="Walter Chris" w:date="2020-10-04T19:52:00Z">
        <w:r w:rsidR="00827A82" w:rsidRPr="00E3236C">
          <w:rPr>
            <w:color w:val="000000"/>
          </w:rPr>
          <w:t>to be the</w:t>
        </w:r>
      </w:ins>
      <w:r w:rsidR="00A1718A" w:rsidRPr="00E3236C">
        <w:rPr>
          <w:color w:val="000000"/>
        </w:rPr>
        <w:t xml:space="preserve"> negative </w:t>
      </w:r>
      <w:del w:id="796" w:author="Walter Chris" w:date="2020-10-04T19:52:00Z">
        <w:r w:rsidR="00A1718A" w:rsidRPr="00E3236C" w:rsidDel="00827A82">
          <w:rPr>
            <w:color w:val="000000"/>
          </w:rPr>
          <w:delText>values</w:delText>
        </w:r>
      </w:del>
      <w:ins w:id="797" w:author="Walter Chris" w:date="2020-10-04T19:52:00Z">
        <w:r w:rsidR="00827A82" w:rsidRPr="00E3236C">
          <w:rPr>
            <w:color w:val="000000"/>
          </w:rPr>
          <w:t>data</w:t>
        </w:r>
      </w:ins>
      <w:r w:rsidR="00A1718A" w:rsidRPr="00E3236C">
        <w:rPr>
          <w:color w:val="000000"/>
        </w:rPr>
        <w:t xml:space="preserve">. </w:t>
      </w:r>
      <w:ins w:id="798" w:author="Walter Chris" w:date="2020-10-04T19:52:00Z">
        <w:r w:rsidR="00827A82" w:rsidRPr="00E3236C">
          <w:rPr>
            <w:color w:val="000000"/>
          </w:rPr>
          <w:t>For the mentioned reason</w:t>
        </w:r>
      </w:ins>
      <w:del w:id="799" w:author="Walter Chris" w:date="2020-10-04T19:52:00Z">
        <w:r w:rsidR="00A1718A" w:rsidRPr="00E3236C" w:rsidDel="00827A82">
          <w:rPr>
            <w:color w:val="000000"/>
          </w:rPr>
          <w:delText>So</w:delText>
        </w:r>
      </w:del>
      <w:r w:rsidR="00A1718A" w:rsidRPr="00E3236C">
        <w:rPr>
          <w:color w:val="000000"/>
        </w:rPr>
        <w:t xml:space="preserve">, among 1097 </w:t>
      </w:r>
      <w:del w:id="800" w:author="Walter Chris" w:date="2020-10-04T19:46:00Z">
        <w:r w:rsidR="00A1718A" w:rsidRPr="00E3236C" w:rsidDel="00AB3D53">
          <w:rPr>
            <w:color w:val="000000"/>
          </w:rPr>
          <w:delText>patients</w:delText>
        </w:r>
      </w:del>
      <w:ins w:id="801" w:author="Walter Chris" w:date="2020-10-04T19:46:00Z">
        <w:r w:rsidR="00AB3D53" w:rsidRPr="00E3236C">
          <w:rPr>
            <w:color w:val="000000"/>
          </w:rPr>
          <w:t>cases</w:t>
        </w:r>
      </w:ins>
      <w:r w:rsidR="00A1718A" w:rsidRPr="00E3236C">
        <w:rPr>
          <w:color w:val="000000"/>
        </w:rPr>
        <w:t xml:space="preserve">, </w:t>
      </w:r>
      <w:del w:id="802" w:author="Walter Chris" w:date="2020-10-04T19:52:00Z">
        <w:r w:rsidR="00A1718A" w:rsidRPr="00E3236C" w:rsidDel="00827A82">
          <w:rPr>
            <w:color w:val="000000"/>
          </w:rPr>
          <w:delText xml:space="preserve">we </w:delText>
        </w:r>
      </w:del>
      <w:ins w:id="803" w:author="Walter Chris" w:date="2020-10-04T19:52:00Z">
        <w:r w:rsidR="00827A82" w:rsidRPr="00E3236C">
          <w:rPr>
            <w:color w:val="000000"/>
          </w:rPr>
          <w:t xml:space="preserve">this study </w:t>
        </w:r>
      </w:ins>
      <w:r w:rsidR="00A1718A" w:rsidRPr="00E3236C">
        <w:rPr>
          <w:color w:val="000000"/>
        </w:rPr>
        <w:t>extract</w:t>
      </w:r>
      <w:ins w:id="804" w:author="Walter Chris" w:date="2020-10-04T19:52:00Z">
        <w:r w:rsidR="00827A82" w:rsidRPr="00E3236C">
          <w:rPr>
            <w:color w:val="000000"/>
          </w:rPr>
          <w:t>s</w:t>
        </w:r>
      </w:ins>
      <w:del w:id="805" w:author="Walter Chris" w:date="2020-10-04T19:52:00Z">
        <w:r w:rsidR="00A1718A" w:rsidRPr="00E3236C" w:rsidDel="00827A82">
          <w:rPr>
            <w:color w:val="000000"/>
          </w:rPr>
          <w:delText>ed</w:delText>
        </w:r>
      </w:del>
      <w:r w:rsidR="00A1718A" w:rsidRPr="00E3236C">
        <w:rPr>
          <w:color w:val="000000"/>
        </w:rPr>
        <w:t xml:space="preserve"> 476 instances that had both mRNA </w:t>
      </w:r>
      <w:proofErr w:type="spellStart"/>
      <w:r w:rsidR="00A1718A" w:rsidRPr="00E3236C">
        <w:rPr>
          <w:color w:val="000000"/>
        </w:rPr>
        <w:t>sequenc-ing</w:t>
      </w:r>
      <w:proofErr w:type="spellEnd"/>
      <w:r w:rsidR="00A1718A" w:rsidRPr="00E3236C">
        <w:rPr>
          <w:color w:val="000000"/>
        </w:rPr>
        <w:t xml:space="preserve"> and DNA </w:t>
      </w:r>
      <w:proofErr w:type="spellStart"/>
      <w:r w:rsidR="00A1718A" w:rsidRPr="00E3236C">
        <w:rPr>
          <w:color w:val="000000"/>
        </w:rPr>
        <w:t>methylati</w:t>
      </w:r>
      <w:ins w:id="806" w:author="Walter Chris" w:date="2020-10-04T19:52:00Z">
        <w:r w:rsidR="00827A82" w:rsidRPr="00E3236C">
          <w:rPr>
            <w:color w:val="000000"/>
          </w:rPr>
          <w:t>ng</w:t>
        </w:r>
      </w:ins>
      <w:proofErr w:type="spellEnd"/>
      <w:del w:id="807" w:author="Walter Chris" w:date="2020-10-04T19:52:00Z">
        <w:r w:rsidR="00A1718A" w:rsidRPr="00E3236C" w:rsidDel="00827A82">
          <w:rPr>
            <w:color w:val="000000"/>
          </w:rPr>
          <w:delText>on</w:delText>
        </w:r>
      </w:del>
      <w:r w:rsidR="00A1718A" w:rsidRPr="00E3236C">
        <w:rPr>
          <w:color w:val="000000"/>
        </w:rPr>
        <w:t xml:space="preserve"> </w:t>
      </w:r>
      <w:del w:id="808" w:author="Walter Chris" w:date="2020-10-04T19:52:00Z">
        <w:r w:rsidR="00A1718A" w:rsidRPr="00E3236C" w:rsidDel="00827A82">
          <w:rPr>
            <w:color w:val="000000"/>
          </w:rPr>
          <w:delText>data</w:delText>
        </w:r>
      </w:del>
      <w:ins w:id="809" w:author="Walter Chris" w:date="2020-10-04T19:52:00Z">
        <w:r w:rsidR="00827A82" w:rsidRPr="00E3236C">
          <w:rPr>
            <w:color w:val="000000"/>
          </w:rPr>
          <w:t>information</w:t>
        </w:r>
      </w:ins>
      <w:r w:rsidR="00A1718A" w:rsidRPr="00E3236C">
        <w:rPr>
          <w:color w:val="000000"/>
        </w:rPr>
        <w:t xml:space="preserve">. The benchmark dataset including gene data and survival data was obtained. </w:t>
      </w:r>
      <w:ins w:id="810" w:author="Walter Chris" w:date="2020-10-04T19:53:00Z">
        <w:r w:rsidR="00827A82" w:rsidRPr="00E3236C">
          <w:rPr>
            <w:color w:val="000000"/>
          </w:rPr>
          <w:t>Table 1 lists t</w:t>
        </w:r>
      </w:ins>
      <w:del w:id="811" w:author="Walter Chris" w:date="2020-10-04T19:53:00Z">
        <w:r w:rsidR="00A1718A" w:rsidRPr="00E3236C" w:rsidDel="00827A82">
          <w:rPr>
            <w:color w:val="000000"/>
          </w:rPr>
          <w:delText>T</w:delText>
        </w:r>
      </w:del>
      <w:r w:rsidR="00A1718A" w:rsidRPr="00E3236C">
        <w:rPr>
          <w:color w:val="000000"/>
        </w:rPr>
        <w:t>he gene and clinic</w:t>
      </w:r>
      <w:ins w:id="812" w:author="Walter Chris" w:date="2020-10-04T19:53:00Z">
        <w:r w:rsidR="00827A82" w:rsidRPr="00E3236C">
          <w:rPr>
            <w:color w:val="000000"/>
          </w:rPr>
          <w:t>s-related</w:t>
        </w:r>
      </w:ins>
      <w:del w:id="813" w:author="Walter Chris" w:date="2020-10-04T19:53:00Z">
        <w:r w:rsidR="00A1718A" w:rsidRPr="00E3236C" w:rsidDel="00827A82">
          <w:rPr>
            <w:color w:val="000000"/>
          </w:rPr>
          <w:delText>al</w:delText>
        </w:r>
      </w:del>
      <w:r w:rsidR="00A1718A" w:rsidRPr="00E3236C">
        <w:rPr>
          <w:color w:val="000000"/>
        </w:rPr>
        <w:t xml:space="preserve"> </w:t>
      </w:r>
      <w:del w:id="814" w:author="Walter Chris" w:date="2020-10-04T19:53:00Z">
        <w:r w:rsidR="00A1718A" w:rsidRPr="00E3236C" w:rsidDel="00827A82">
          <w:rPr>
            <w:color w:val="000000"/>
          </w:rPr>
          <w:delText xml:space="preserve">characteristics </w:delText>
        </w:r>
      </w:del>
      <w:ins w:id="815" w:author="Walter Chris" w:date="2020-10-04T19:53:00Z">
        <w:r w:rsidR="00827A82" w:rsidRPr="00E3236C">
          <w:rPr>
            <w:color w:val="000000"/>
          </w:rPr>
          <w:t xml:space="preserve">features </w:t>
        </w:r>
      </w:ins>
      <w:r w:rsidR="00A1718A" w:rsidRPr="00E3236C">
        <w:rPr>
          <w:color w:val="000000"/>
        </w:rPr>
        <w:t xml:space="preserve">for the </w:t>
      </w:r>
      <w:del w:id="816" w:author="Walter Chris" w:date="2020-10-04T19:53:00Z">
        <w:r w:rsidR="00A1718A" w:rsidRPr="00E3236C" w:rsidDel="00827A82">
          <w:rPr>
            <w:color w:val="000000"/>
          </w:rPr>
          <w:delText xml:space="preserve">selected </w:delText>
        </w:r>
      </w:del>
      <w:ins w:id="817" w:author="Walter Chris" w:date="2020-10-04T19:53:00Z">
        <w:r w:rsidR="00827A82" w:rsidRPr="00E3236C">
          <w:rPr>
            <w:color w:val="000000"/>
          </w:rPr>
          <w:t xml:space="preserve">taken </w:t>
        </w:r>
      </w:ins>
      <w:del w:id="818" w:author="Walter Chris" w:date="2020-10-04T19:46:00Z">
        <w:r w:rsidR="00A1718A" w:rsidRPr="00E3236C" w:rsidDel="00AB3D53">
          <w:rPr>
            <w:color w:val="000000"/>
          </w:rPr>
          <w:delText>patients</w:delText>
        </w:r>
      </w:del>
      <w:ins w:id="819" w:author="Walter Chris" w:date="2020-10-04T19:46:00Z">
        <w:r w:rsidR="00AB3D53" w:rsidRPr="00E3236C">
          <w:rPr>
            <w:color w:val="000000"/>
          </w:rPr>
          <w:t>cases</w:t>
        </w:r>
      </w:ins>
      <w:del w:id="820" w:author="Walter Chris" w:date="2020-10-04T19:53:00Z">
        <w:r w:rsidR="00A1718A" w:rsidRPr="00E3236C" w:rsidDel="00827A82">
          <w:rPr>
            <w:color w:val="000000"/>
          </w:rPr>
          <w:delText xml:space="preserve"> are summarized in Table 1</w:delText>
        </w:r>
      </w:del>
      <w:r w:rsidR="00A1718A" w:rsidRPr="00E3236C">
        <w:rPr>
          <w:color w:val="000000"/>
        </w:rPr>
        <w:t>.</w:t>
      </w:r>
    </w:p>
    <w:p w14:paraId="4DEF46FC" w14:textId="292726CB" w:rsidR="00A1718A" w:rsidRPr="00E3236C" w:rsidRDefault="00A1718A" w:rsidP="00A1718A">
      <w:pPr>
        <w:pStyle w:val="PARAGRAPHnoindent"/>
        <w:rPr>
          <w:color w:val="000000"/>
        </w:rPr>
      </w:pPr>
      <w:r w:rsidRPr="00E3236C">
        <w:rPr>
          <w:color w:val="000000"/>
        </w:rPr>
        <w:t xml:space="preserve">   </w:t>
      </w:r>
      <w:r w:rsidR="00310605" w:rsidRPr="00E3236C">
        <w:rPr>
          <w:color w:val="000000"/>
        </w:rPr>
        <w:t xml:space="preserve">  </w:t>
      </w:r>
      <w:del w:id="821" w:author="Walter Chris" w:date="2020-10-04T19:53:00Z">
        <w:r w:rsidRPr="00E3236C" w:rsidDel="00C61067">
          <w:rPr>
            <w:color w:val="000000"/>
          </w:rPr>
          <w:delText xml:space="preserve">One </w:delText>
        </w:r>
      </w:del>
      <w:ins w:id="822" w:author="Walter Chris" w:date="2020-10-04T19:53:00Z">
        <w:r w:rsidR="00C61067" w:rsidRPr="00E3236C">
          <w:rPr>
            <w:color w:val="000000"/>
          </w:rPr>
          <w:t xml:space="preserve">A </w:t>
        </w:r>
      </w:ins>
      <w:r w:rsidRPr="00E3236C">
        <w:rPr>
          <w:color w:val="000000"/>
        </w:rPr>
        <w:t>challeng</w:t>
      </w:r>
      <w:ins w:id="823" w:author="Walter Chris" w:date="2020-10-04T19:53:00Z">
        <w:r w:rsidR="00C61067" w:rsidRPr="00E3236C">
          <w:rPr>
            <w:color w:val="000000"/>
          </w:rPr>
          <w:t>ing point facing the present</w:t>
        </w:r>
      </w:ins>
      <w:del w:id="824" w:author="Walter Chris" w:date="2020-10-04T19:53:00Z">
        <w:r w:rsidRPr="00E3236C" w:rsidDel="00C61067">
          <w:rPr>
            <w:color w:val="000000"/>
          </w:rPr>
          <w:delText>e</w:delText>
        </w:r>
      </w:del>
      <w:r w:rsidRPr="00E3236C">
        <w:rPr>
          <w:color w:val="000000"/>
        </w:rPr>
        <w:t xml:space="preserve"> </w:t>
      </w:r>
      <w:del w:id="825" w:author="Walter Chris" w:date="2020-10-04T19:54:00Z">
        <w:r w:rsidRPr="00E3236C" w:rsidDel="00C61067">
          <w:rPr>
            <w:color w:val="000000"/>
          </w:rPr>
          <w:delText xml:space="preserve">for </w:delText>
        </w:r>
      </w:del>
      <w:ins w:id="826" w:author="Walter Chris" w:date="2020-10-04T19:54:00Z">
        <w:r w:rsidR="00C61067" w:rsidRPr="00E3236C">
          <w:rPr>
            <w:color w:val="000000"/>
          </w:rPr>
          <w:t xml:space="preserve">research </w:t>
        </w:r>
      </w:ins>
      <w:del w:id="827" w:author="Walter Chris" w:date="2020-10-04T19:54:00Z">
        <w:r w:rsidRPr="00E3236C" w:rsidDel="00C61067">
          <w:rPr>
            <w:color w:val="000000"/>
          </w:rPr>
          <w:delText>this study was</w:delText>
        </w:r>
      </w:del>
      <w:ins w:id="828" w:author="Walter Chris" w:date="2020-10-04T19:54:00Z">
        <w:r w:rsidR="00C61067" w:rsidRPr="00E3236C">
          <w:rPr>
            <w:color w:val="000000"/>
          </w:rPr>
          <w:t>is</w:t>
        </w:r>
      </w:ins>
      <w:r w:rsidRPr="00E3236C">
        <w:rPr>
          <w:color w:val="000000"/>
        </w:rPr>
        <w:t xml:space="preserve"> </w:t>
      </w:r>
      <w:ins w:id="829" w:author="Walter Chris" w:date="2020-10-04T19:54:00Z">
        <w:r w:rsidR="00C61067" w:rsidRPr="00E3236C">
          <w:rPr>
            <w:color w:val="000000"/>
          </w:rPr>
          <w:t xml:space="preserve">that </w:t>
        </w:r>
      </w:ins>
      <w:del w:id="830" w:author="Walter Chris" w:date="2020-10-04T19:54:00Z">
        <w:r w:rsidRPr="00E3236C" w:rsidDel="00C61067">
          <w:rPr>
            <w:color w:val="000000"/>
          </w:rPr>
          <w:delText xml:space="preserve">the lack of </w:delText>
        </w:r>
      </w:del>
      <w:r w:rsidRPr="00E3236C">
        <w:rPr>
          <w:color w:val="000000"/>
        </w:rPr>
        <w:t xml:space="preserve">other </w:t>
      </w:r>
      <w:del w:id="831" w:author="Walter Chris" w:date="2020-10-04T19:54:00Z">
        <w:r w:rsidRPr="00E3236C" w:rsidDel="00C61067">
          <w:rPr>
            <w:color w:val="000000"/>
          </w:rPr>
          <w:delText xml:space="preserve">large </w:delText>
        </w:r>
      </w:del>
      <w:ins w:id="832" w:author="Walter Chris" w:date="2020-10-04T19:54:00Z">
        <w:r w:rsidR="00C61067" w:rsidRPr="00E3236C">
          <w:rPr>
            <w:color w:val="000000"/>
          </w:rPr>
          <w:t xml:space="preserve">significant groups </w:t>
        </w:r>
      </w:ins>
      <w:del w:id="833" w:author="Walter Chris" w:date="2020-10-04T19:54:00Z">
        <w:r w:rsidRPr="00E3236C" w:rsidDel="00C61067">
          <w:rPr>
            <w:color w:val="000000"/>
          </w:rPr>
          <w:delText xml:space="preserve">cohorts </w:delText>
        </w:r>
      </w:del>
      <w:r w:rsidRPr="00E3236C">
        <w:rPr>
          <w:color w:val="000000"/>
        </w:rPr>
        <w:t xml:space="preserve">of breast </w:t>
      </w:r>
      <w:del w:id="834" w:author="Walter Chris" w:date="2020-10-04T19:21:00Z">
        <w:r w:rsidRPr="00E3236C" w:rsidDel="00CE0415">
          <w:rPr>
            <w:color w:val="000000"/>
          </w:rPr>
          <w:delText xml:space="preserve">cancer </w:delText>
        </w:r>
      </w:del>
      <w:ins w:id="835" w:author="Walter Chris" w:date="2020-10-04T19:21:00Z">
        <w:r w:rsidR="00CE0415" w:rsidRPr="00E3236C">
          <w:rPr>
            <w:color w:val="000000"/>
          </w:rPr>
          <w:t xml:space="preserve">carcinoma </w:t>
        </w:r>
      </w:ins>
      <w:r w:rsidRPr="00E3236C">
        <w:rPr>
          <w:color w:val="000000"/>
        </w:rPr>
        <w:t xml:space="preserve">with matched DNA methylation and gene expression </w:t>
      </w:r>
      <w:del w:id="836" w:author="Walter Chris" w:date="2020-10-04T19:54:00Z">
        <w:r w:rsidRPr="00E3236C" w:rsidDel="00C61067">
          <w:rPr>
            <w:color w:val="000000"/>
          </w:rPr>
          <w:delText>data</w:delText>
        </w:r>
      </w:del>
      <w:ins w:id="837" w:author="Walter Chris" w:date="2020-10-04T19:54:00Z">
        <w:r w:rsidR="00C61067" w:rsidRPr="00E3236C">
          <w:rPr>
            <w:color w:val="000000"/>
          </w:rPr>
          <w:t>information are insufficient</w:t>
        </w:r>
      </w:ins>
      <w:r w:rsidRPr="00E3236C">
        <w:rPr>
          <w:color w:val="000000"/>
        </w:rPr>
        <w:t xml:space="preserve">. </w:t>
      </w:r>
      <w:del w:id="838" w:author="Walter Chris" w:date="2020-10-04T19:54:00Z">
        <w:r w:rsidRPr="00E3236C" w:rsidDel="00654B63">
          <w:rPr>
            <w:color w:val="000000"/>
          </w:rPr>
          <w:delText>Thus</w:delText>
        </w:r>
      </w:del>
      <w:ins w:id="839" w:author="Walter Chris" w:date="2020-10-04T19:54:00Z">
        <w:r w:rsidR="00654B63" w:rsidRPr="00E3236C">
          <w:rPr>
            <w:color w:val="000000"/>
          </w:rPr>
          <w:t>For</w:t>
        </w:r>
      </w:ins>
      <w:ins w:id="840" w:author="Walter Chris" w:date="2020-10-04T19:55:00Z">
        <w:r w:rsidR="00654B63" w:rsidRPr="00E3236C">
          <w:rPr>
            <w:color w:val="000000"/>
          </w:rPr>
          <w:t xml:space="preserve"> the mentioned reason</w:t>
        </w:r>
      </w:ins>
      <w:r w:rsidRPr="00E3236C">
        <w:rPr>
          <w:color w:val="000000"/>
        </w:rPr>
        <w:t>,</w:t>
      </w:r>
      <w:del w:id="841" w:author="Walter Chris" w:date="2020-10-04T19:55:00Z">
        <w:r w:rsidRPr="00E3236C" w:rsidDel="00654B63">
          <w:rPr>
            <w:color w:val="000000"/>
          </w:rPr>
          <w:delText xml:space="preserve"> instead of</w:delText>
        </w:r>
      </w:del>
      <w:ins w:id="842" w:author="Walter Chris" w:date="2020-10-04T19:55:00Z">
        <w:r w:rsidR="00654B63" w:rsidRPr="00E3236C">
          <w:rPr>
            <w:color w:val="000000"/>
          </w:rPr>
          <w:t xml:space="preserve"> rather than</w:t>
        </w:r>
      </w:ins>
      <w:r w:rsidRPr="00E3236C">
        <w:rPr>
          <w:color w:val="000000"/>
        </w:rPr>
        <w:t xml:space="preserve"> </w:t>
      </w:r>
      <w:del w:id="843" w:author="Walter Chris" w:date="2020-10-04T19:55:00Z">
        <w:r w:rsidRPr="00E3236C" w:rsidDel="00654B63">
          <w:rPr>
            <w:color w:val="000000"/>
          </w:rPr>
          <w:delText xml:space="preserve">using </w:delText>
        </w:r>
      </w:del>
      <w:ins w:id="844" w:author="Walter Chris" w:date="2020-10-04T19:55:00Z">
        <w:r w:rsidR="00654B63" w:rsidRPr="00E3236C">
          <w:rPr>
            <w:color w:val="000000"/>
          </w:rPr>
          <w:t xml:space="preserve">adopting </w:t>
        </w:r>
      </w:ins>
      <w:r w:rsidRPr="00E3236C">
        <w:rPr>
          <w:color w:val="000000"/>
        </w:rPr>
        <w:t>a second data</w:t>
      </w:r>
      <w:ins w:id="845" w:author="Walter Chris" w:date="2020-10-04T19:55:00Z">
        <w:r w:rsidR="00654B63" w:rsidRPr="00E3236C">
          <w:rPr>
            <w:color w:val="000000"/>
          </w:rPr>
          <w:t xml:space="preserve"> </w:t>
        </w:r>
      </w:ins>
      <w:r w:rsidRPr="00E3236C">
        <w:rPr>
          <w:color w:val="000000"/>
        </w:rPr>
        <w:t xml:space="preserve">set </w:t>
      </w:r>
      <w:del w:id="846" w:author="Walter Chris" w:date="2020-10-04T19:55:00Z">
        <w:r w:rsidRPr="00E3236C" w:rsidDel="00654B63">
          <w:rPr>
            <w:color w:val="000000"/>
          </w:rPr>
          <w:delText xml:space="preserve">for </w:delText>
        </w:r>
      </w:del>
      <w:ins w:id="847" w:author="Walter Chris" w:date="2020-10-04T19:55:00Z">
        <w:r w:rsidR="00654B63" w:rsidRPr="00E3236C">
          <w:rPr>
            <w:color w:val="000000"/>
          </w:rPr>
          <w:t xml:space="preserve">to achieve the </w:t>
        </w:r>
      </w:ins>
      <w:r w:rsidRPr="00E3236C">
        <w:rPr>
          <w:color w:val="000000"/>
        </w:rPr>
        <w:t>validati</w:t>
      </w:r>
      <w:ins w:id="848" w:author="Walter Chris" w:date="2020-10-04T19:55:00Z">
        <w:r w:rsidR="00654B63" w:rsidRPr="00E3236C">
          <w:rPr>
            <w:color w:val="000000"/>
          </w:rPr>
          <w:t>ng process</w:t>
        </w:r>
      </w:ins>
      <w:del w:id="849" w:author="Walter Chris" w:date="2020-10-04T19:55:00Z">
        <w:r w:rsidRPr="00E3236C" w:rsidDel="00654B63">
          <w:rPr>
            <w:color w:val="000000"/>
          </w:rPr>
          <w:delText>on</w:delText>
        </w:r>
      </w:del>
      <w:r w:rsidRPr="00E3236C">
        <w:rPr>
          <w:color w:val="000000"/>
        </w:rPr>
        <w:t xml:space="preserve">, </w:t>
      </w:r>
      <w:del w:id="850" w:author="Walter Chris" w:date="2020-10-04T19:55:00Z">
        <w:r w:rsidRPr="00E3236C" w:rsidDel="00654B63">
          <w:rPr>
            <w:color w:val="000000"/>
          </w:rPr>
          <w:delText xml:space="preserve">we </w:delText>
        </w:r>
      </w:del>
      <w:ins w:id="851" w:author="Walter Chris" w:date="2020-10-04T19:55:00Z">
        <w:r w:rsidR="00654B63" w:rsidRPr="00E3236C">
          <w:rPr>
            <w:color w:val="000000"/>
          </w:rPr>
          <w:t xml:space="preserve">this study </w:t>
        </w:r>
      </w:ins>
      <w:r w:rsidRPr="00E3236C">
        <w:rPr>
          <w:color w:val="000000"/>
        </w:rPr>
        <w:t>appli</w:t>
      </w:r>
      <w:ins w:id="852" w:author="Walter Chris" w:date="2020-10-04T19:55:00Z">
        <w:r w:rsidR="00654B63" w:rsidRPr="00E3236C">
          <w:rPr>
            <w:color w:val="000000"/>
          </w:rPr>
          <w:t>es</w:t>
        </w:r>
      </w:ins>
      <w:del w:id="853" w:author="Walter Chris" w:date="2020-10-04T19:55:00Z">
        <w:r w:rsidRPr="00E3236C" w:rsidDel="00654B63">
          <w:rPr>
            <w:color w:val="000000"/>
          </w:rPr>
          <w:delText>ed</w:delText>
        </w:r>
      </w:del>
      <w:r w:rsidRPr="00E3236C">
        <w:rPr>
          <w:color w:val="000000"/>
        </w:rPr>
        <w:t xml:space="preserve"> cross-validati</w:t>
      </w:r>
      <w:ins w:id="854" w:author="Walter Chris" w:date="2020-10-04T19:55:00Z">
        <w:r w:rsidR="00654B63" w:rsidRPr="00E3236C">
          <w:rPr>
            <w:color w:val="000000"/>
          </w:rPr>
          <w:t>ng process</w:t>
        </w:r>
      </w:ins>
      <w:del w:id="855" w:author="Walter Chris" w:date="2020-10-04T19:55:00Z">
        <w:r w:rsidRPr="00E3236C" w:rsidDel="00654B63">
          <w:rPr>
            <w:color w:val="000000"/>
          </w:rPr>
          <w:delText>on</w:delText>
        </w:r>
      </w:del>
      <w:r w:rsidRPr="00E3236C">
        <w:rPr>
          <w:color w:val="000000"/>
        </w:rPr>
        <w:t xml:space="preserve"> in </w:t>
      </w:r>
      <w:ins w:id="856" w:author="Walter Chris" w:date="2020-10-04T19:56:00Z">
        <w:r w:rsidR="00654B63" w:rsidRPr="00E3236C">
          <w:rPr>
            <w:color w:val="000000"/>
          </w:rPr>
          <w:t xml:space="preserve">the respective </w:t>
        </w:r>
      </w:ins>
      <w:del w:id="857" w:author="Walter Chris" w:date="2020-10-04T19:56:00Z">
        <w:r w:rsidRPr="00E3236C" w:rsidDel="00654B63">
          <w:rPr>
            <w:color w:val="000000"/>
          </w:rPr>
          <w:delText xml:space="preserve">every </w:delText>
        </w:r>
      </w:del>
      <w:r w:rsidRPr="00E3236C">
        <w:rPr>
          <w:color w:val="000000"/>
        </w:rPr>
        <w:t xml:space="preserve">step of downstream of the machine learning </w:t>
      </w:r>
      <w:del w:id="858" w:author="Walter Chris" w:date="2020-10-04T19:56:00Z">
        <w:r w:rsidRPr="00E3236C" w:rsidDel="00654B63">
          <w:rPr>
            <w:color w:val="000000"/>
          </w:rPr>
          <w:delText xml:space="preserve">analysis </w:delText>
        </w:r>
      </w:del>
      <w:ins w:id="859" w:author="Walter Chris" w:date="2020-10-04T19:56:00Z">
        <w:r w:rsidR="00654B63" w:rsidRPr="00E3236C">
          <w:rPr>
            <w:color w:val="000000"/>
          </w:rPr>
          <w:t>research</w:t>
        </w:r>
      </w:ins>
      <w:del w:id="860" w:author="Walter Chris" w:date="2020-10-04T19:56:00Z">
        <w:r w:rsidRPr="00E3236C" w:rsidDel="00654B63">
          <w:rPr>
            <w:color w:val="000000"/>
          </w:rPr>
          <w:delText>as described below.</w:delText>
        </w:r>
      </w:del>
      <w:ins w:id="861" w:author="Walter Chris" w:date="2020-10-04T19:56:00Z">
        <w:r w:rsidR="00654B63" w:rsidRPr="00E3236C">
          <w:rPr>
            <w:color w:val="000000"/>
          </w:rPr>
          <w:t>:</w:t>
        </w:r>
      </w:ins>
    </w:p>
    <w:p w14:paraId="0EC316B9" w14:textId="77777777" w:rsidR="007F1E57" w:rsidRPr="00E3236C" w:rsidRDefault="007F1E57" w:rsidP="007F1E57">
      <w:pPr>
        <w:pStyle w:val="PARAGRAPH"/>
      </w:pPr>
    </w:p>
    <w:p w14:paraId="06427AF9" w14:textId="0EF57A04" w:rsidR="0031736A" w:rsidRPr="00E3236C" w:rsidRDefault="0031736A" w:rsidP="0031736A">
      <w:pPr>
        <w:pStyle w:val="PARAGRAPH"/>
        <w:spacing w:after="80" w:line="200" w:lineRule="exact"/>
        <w:ind w:firstLine="238"/>
        <w:jc w:val="center"/>
        <w:rPr>
          <w:rFonts w:ascii="Helvetica" w:hAnsi="Helvetica"/>
        </w:rPr>
      </w:pPr>
      <w:r w:rsidRPr="00E3236C">
        <w:rPr>
          <w:rFonts w:ascii="Helvetica" w:hAnsi="Helvetica"/>
        </w:rPr>
        <w:t>TABLE 1</w:t>
      </w:r>
      <w:r w:rsidRPr="00E3236C">
        <w:rPr>
          <w:rFonts w:ascii="Helvetica" w:hAnsi="Helvetica"/>
        </w:rPr>
        <w:br/>
        <w:t>Gene and clinical characteristics</w:t>
      </w:r>
    </w:p>
    <w:tbl>
      <w:tblPr>
        <w:tblW w:w="0" w:type="auto"/>
        <w:jc w:val="center"/>
        <w:tblBorders>
          <w:top w:val="single" w:sz="4" w:space="0" w:color="000000"/>
          <w:bottom w:val="single" w:sz="4" w:space="0" w:color="000000"/>
        </w:tblBorders>
        <w:tblLook w:val="04A0" w:firstRow="1" w:lastRow="0" w:firstColumn="1" w:lastColumn="0" w:noHBand="0" w:noVBand="1"/>
      </w:tblPr>
      <w:tblGrid>
        <w:gridCol w:w="1843"/>
        <w:gridCol w:w="1985"/>
      </w:tblGrid>
      <w:tr w:rsidR="0031736A" w:rsidRPr="00E3236C" w14:paraId="688EC7AB" w14:textId="77777777" w:rsidTr="00464669">
        <w:trPr>
          <w:trHeight w:val="227"/>
          <w:jc w:val="center"/>
        </w:trPr>
        <w:tc>
          <w:tcPr>
            <w:tcW w:w="1843" w:type="dxa"/>
            <w:tcBorders>
              <w:top w:val="single" w:sz="12" w:space="0" w:color="000000"/>
              <w:bottom w:val="single" w:sz="4" w:space="0" w:color="auto"/>
            </w:tcBorders>
            <w:vAlign w:val="center"/>
          </w:tcPr>
          <w:p w14:paraId="333909E0" w14:textId="2E7E0774" w:rsidR="0031736A" w:rsidRPr="00E3236C" w:rsidRDefault="0031736A" w:rsidP="0031736A">
            <w:pPr>
              <w:autoSpaceDE w:val="0"/>
              <w:autoSpaceDN w:val="0"/>
              <w:spacing w:line="240" w:lineRule="auto"/>
              <w:jc w:val="left"/>
              <w:rPr>
                <w:rFonts w:ascii="Palatino Linotype" w:eastAsia="SimSun" w:hAnsi="Palatino Linotype"/>
                <w:b/>
                <w:bCs/>
                <w:i/>
                <w:iCs/>
                <w:kern w:val="0"/>
                <w:sz w:val="16"/>
                <w:szCs w:val="16"/>
                <w:lang w:eastAsia="zh-CN"/>
              </w:rPr>
            </w:pPr>
          </w:p>
        </w:tc>
        <w:tc>
          <w:tcPr>
            <w:tcW w:w="1985" w:type="dxa"/>
            <w:tcBorders>
              <w:top w:val="single" w:sz="12" w:space="0" w:color="000000"/>
              <w:bottom w:val="single" w:sz="4" w:space="0" w:color="auto"/>
            </w:tcBorders>
            <w:vAlign w:val="center"/>
          </w:tcPr>
          <w:p w14:paraId="2E3CAB92" w14:textId="1C6A20EE" w:rsidR="0031736A" w:rsidRPr="00E3236C" w:rsidRDefault="0031736A" w:rsidP="0031736A">
            <w:pPr>
              <w:autoSpaceDE w:val="0"/>
              <w:autoSpaceDN w:val="0"/>
              <w:spacing w:line="240" w:lineRule="auto"/>
              <w:jc w:val="center"/>
              <w:rPr>
                <w:rFonts w:ascii="Palatino Linotype" w:eastAsia="SimSun" w:hAnsi="Palatino Linotype"/>
                <w:b/>
                <w:i/>
                <w:iCs/>
                <w:snapToGrid w:val="0"/>
                <w:color w:val="000000"/>
                <w:kern w:val="0"/>
                <w:sz w:val="16"/>
                <w:szCs w:val="16"/>
                <w:lang w:eastAsia="zh-CN"/>
              </w:rPr>
            </w:pPr>
          </w:p>
        </w:tc>
      </w:tr>
      <w:tr w:rsidR="0031736A" w:rsidRPr="00E3236C" w14:paraId="7A3223B8" w14:textId="77777777" w:rsidTr="00E83B99">
        <w:trPr>
          <w:trHeight w:val="227"/>
          <w:jc w:val="center"/>
        </w:trPr>
        <w:tc>
          <w:tcPr>
            <w:tcW w:w="1843" w:type="dxa"/>
            <w:tcBorders>
              <w:top w:val="single" w:sz="4" w:space="0" w:color="auto"/>
              <w:bottom w:val="nil"/>
            </w:tcBorders>
            <w:shd w:val="clear" w:color="auto" w:fill="F3F3F3"/>
            <w:vAlign w:val="center"/>
          </w:tcPr>
          <w:p w14:paraId="488EDDD6" w14:textId="3639A66D" w:rsidR="0031736A" w:rsidRPr="00E3236C" w:rsidRDefault="0031736A" w:rsidP="0031736A">
            <w:pPr>
              <w:autoSpaceDE w:val="0"/>
              <w:autoSpaceDN w:val="0"/>
              <w:spacing w:line="240" w:lineRule="auto"/>
              <w:jc w:val="left"/>
              <w:rPr>
                <w:rFonts w:ascii="Palatino Linotype" w:eastAsia="SimSun" w:hAnsi="Palatino Linotype"/>
                <w:bCs/>
                <w:kern w:val="0"/>
                <w:sz w:val="16"/>
                <w:szCs w:val="16"/>
                <w:lang w:eastAsia="zh-CN"/>
              </w:rPr>
            </w:pPr>
          </w:p>
        </w:tc>
        <w:tc>
          <w:tcPr>
            <w:tcW w:w="1985" w:type="dxa"/>
            <w:tcBorders>
              <w:top w:val="single" w:sz="4" w:space="0" w:color="auto"/>
              <w:bottom w:val="nil"/>
            </w:tcBorders>
            <w:shd w:val="clear" w:color="auto" w:fill="F3F3F3"/>
            <w:vAlign w:val="center"/>
          </w:tcPr>
          <w:p w14:paraId="2BE1381B" w14:textId="33F0C170" w:rsidR="0031736A" w:rsidRPr="00E3236C" w:rsidRDefault="0031736A" w:rsidP="0031736A">
            <w:pPr>
              <w:autoSpaceDE w:val="0"/>
              <w:autoSpaceDN w:val="0"/>
              <w:spacing w:line="240" w:lineRule="auto"/>
              <w:jc w:val="center"/>
              <w:rPr>
                <w:rFonts w:ascii="Palatino Linotype" w:eastAsia="SimSun" w:hAnsi="Palatino Linotype"/>
                <w:bCs/>
                <w:color w:val="000000"/>
                <w:kern w:val="0"/>
                <w:sz w:val="16"/>
                <w:szCs w:val="16"/>
                <w:lang w:eastAsia="zh-CN"/>
              </w:rPr>
            </w:pPr>
          </w:p>
        </w:tc>
      </w:tr>
      <w:tr w:rsidR="0031736A" w:rsidRPr="00E3236C" w14:paraId="1BFFB9C3" w14:textId="77777777" w:rsidTr="00E83B99">
        <w:trPr>
          <w:trHeight w:val="227"/>
          <w:jc w:val="center"/>
        </w:trPr>
        <w:tc>
          <w:tcPr>
            <w:tcW w:w="1843" w:type="dxa"/>
            <w:tcBorders>
              <w:top w:val="nil"/>
            </w:tcBorders>
            <w:shd w:val="clear" w:color="auto" w:fill="auto"/>
            <w:vAlign w:val="center"/>
          </w:tcPr>
          <w:p w14:paraId="709147B8" w14:textId="5CB27B0A" w:rsidR="0031736A" w:rsidRPr="00E3236C" w:rsidRDefault="0031736A" w:rsidP="0031736A">
            <w:pPr>
              <w:autoSpaceDE w:val="0"/>
              <w:autoSpaceDN w:val="0"/>
              <w:spacing w:line="240" w:lineRule="auto"/>
              <w:jc w:val="left"/>
              <w:rPr>
                <w:rFonts w:ascii="Palatino Linotype" w:eastAsia="SimSun" w:hAnsi="Palatino Linotype"/>
                <w:bCs/>
                <w:kern w:val="0"/>
                <w:sz w:val="16"/>
                <w:szCs w:val="16"/>
                <w:lang w:eastAsia="zh-CN"/>
              </w:rPr>
            </w:pPr>
          </w:p>
        </w:tc>
        <w:tc>
          <w:tcPr>
            <w:tcW w:w="1985" w:type="dxa"/>
            <w:tcBorders>
              <w:top w:val="nil"/>
            </w:tcBorders>
            <w:shd w:val="clear" w:color="auto" w:fill="auto"/>
            <w:vAlign w:val="center"/>
          </w:tcPr>
          <w:p w14:paraId="1079640B" w14:textId="77777777" w:rsidR="0031736A" w:rsidRPr="00E3236C" w:rsidRDefault="0031736A" w:rsidP="0031736A">
            <w:pPr>
              <w:autoSpaceDE w:val="0"/>
              <w:autoSpaceDN w:val="0"/>
              <w:spacing w:line="240" w:lineRule="auto"/>
              <w:jc w:val="center"/>
              <w:rPr>
                <w:rFonts w:ascii="Palatino Linotype" w:eastAsia="SimSun" w:hAnsi="Palatino Linotype"/>
                <w:bCs/>
                <w:color w:val="000000"/>
                <w:kern w:val="0"/>
                <w:sz w:val="16"/>
                <w:szCs w:val="16"/>
                <w:lang w:eastAsia="zh-CN"/>
              </w:rPr>
            </w:pPr>
          </w:p>
        </w:tc>
      </w:tr>
      <w:tr w:rsidR="0031736A" w:rsidRPr="00E3236C" w14:paraId="65508837" w14:textId="77777777" w:rsidTr="00E83B99">
        <w:trPr>
          <w:trHeight w:val="227"/>
          <w:jc w:val="center"/>
        </w:trPr>
        <w:tc>
          <w:tcPr>
            <w:tcW w:w="1843" w:type="dxa"/>
            <w:shd w:val="clear" w:color="auto" w:fill="auto"/>
            <w:vAlign w:val="center"/>
          </w:tcPr>
          <w:p w14:paraId="3C86376C" w14:textId="62577D4F" w:rsidR="0031736A" w:rsidRPr="00E3236C" w:rsidRDefault="0031736A" w:rsidP="0031736A">
            <w:pPr>
              <w:autoSpaceDE w:val="0"/>
              <w:autoSpaceDN w:val="0"/>
              <w:spacing w:line="240" w:lineRule="auto"/>
              <w:jc w:val="left"/>
              <w:rPr>
                <w:rFonts w:ascii="Palatino Linotype" w:eastAsia="SimSun" w:hAnsi="Palatino Linotype"/>
                <w:bCs/>
                <w:kern w:val="0"/>
                <w:sz w:val="16"/>
                <w:szCs w:val="16"/>
                <w:lang w:eastAsia="zh-CN"/>
              </w:rPr>
            </w:pPr>
          </w:p>
        </w:tc>
        <w:tc>
          <w:tcPr>
            <w:tcW w:w="1985" w:type="dxa"/>
            <w:shd w:val="clear" w:color="auto" w:fill="auto"/>
            <w:vAlign w:val="center"/>
          </w:tcPr>
          <w:p w14:paraId="0408EBF3" w14:textId="4627077F" w:rsidR="0031736A" w:rsidRPr="00E3236C" w:rsidRDefault="0031736A" w:rsidP="0031736A">
            <w:pPr>
              <w:autoSpaceDE w:val="0"/>
              <w:autoSpaceDN w:val="0"/>
              <w:spacing w:line="240" w:lineRule="auto"/>
              <w:jc w:val="center"/>
              <w:rPr>
                <w:rFonts w:ascii="Palatino Linotype" w:eastAsia="SimSun" w:hAnsi="Palatino Linotype"/>
                <w:bCs/>
                <w:color w:val="000000"/>
                <w:kern w:val="0"/>
                <w:sz w:val="16"/>
                <w:szCs w:val="16"/>
                <w:lang w:eastAsia="zh-CN"/>
              </w:rPr>
            </w:pPr>
          </w:p>
        </w:tc>
      </w:tr>
      <w:tr w:rsidR="0031736A" w:rsidRPr="00E3236C" w14:paraId="09E56266" w14:textId="77777777" w:rsidTr="00E83B99">
        <w:trPr>
          <w:trHeight w:val="227"/>
          <w:jc w:val="center"/>
        </w:trPr>
        <w:tc>
          <w:tcPr>
            <w:tcW w:w="1843" w:type="dxa"/>
            <w:shd w:val="clear" w:color="auto" w:fill="auto"/>
            <w:vAlign w:val="center"/>
          </w:tcPr>
          <w:p w14:paraId="5D8695FF" w14:textId="3069DB54" w:rsidR="0031736A" w:rsidRPr="00E3236C" w:rsidRDefault="0031736A" w:rsidP="0031736A">
            <w:pPr>
              <w:autoSpaceDE w:val="0"/>
              <w:autoSpaceDN w:val="0"/>
              <w:spacing w:line="240" w:lineRule="auto"/>
              <w:jc w:val="left"/>
              <w:rPr>
                <w:rFonts w:ascii="Palatino Linotype" w:eastAsia="SimSun" w:hAnsi="Palatino Linotype"/>
                <w:bCs/>
                <w:kern w:val="0"/>
                <w:sz w:val="16"/>
                <w:szCs w:val="16"/>
                <w:lang w:eastAsia="zh-CN"/>
              </w:rPr>
            </w:pPr>
          </w:p>
        </w:tc>
        <w:tc>
          <w:tcPr>
            <w:tcW w:w="1985" w:type="dxa"/>
            <w:shd w:val="clear" w:color="auto" w:fill="auto"/>
            <w:vAlign w:val="center"/>
          </w:tcPr>
          <w:p w14:paraId="0F3546AF" w14:textId="516F284C" w:rsidR="0031736A" w:rsidRPr="00E3236C" w:rsidRDefault="0031736A" w:rsidP="0031736A">
            <w:pPr>
              <w:autoSpaceDE w:val="0"/>
              <w:autoSpaceDN w:val="0"/>
              <w:spacing w:line="240" w:lineRule="auto"/>
              <w:jc w:val="center"/>
              <w:rPr>
                <w:rFonts w:ascii="Palatino Linotype" w:eastAsia="SimSun" w:hAnsi="Palatino Linotype"/>
                <w:bCs/>
                <w:color w:val="000000"/>
                <w:kern w:val="0"/>
                <w:sz w:val="16"/>
                <w:szCs w:val="16"/>
                <w:lang w:eastAsia="zh-CN"/>
              </w:rPr>
            </w:pPr>
          </w:p>
        </w:tc>
      </w:tr>
      <w:tr w:rsidR="0031736A" w:rsidRPr="00E3236C" w14:paraId="21B7DEBA" w14:textId="77777777" w:rsidTr="00E83B99">
        <w:trPr>
          <w:trHeight w:val="227"/>
          <w:jc w:val="center"/>
        </w:trPr>
        <w:tc>
          <w:tcPr>
            <w:tcW w:w="1843" w:type="dxa"/>
            <w:shd w:val="clear" w:color="auto" w:fill="F3F3F3"/>
            <w:vAlign w:val="center"/>
          </w:tcPr>
          <w:p w14:paraId="3FFC86B9" w14:textId="680FF8AF" w:rsidR="0031736A" w:rsidRPr="00E3236C" w:rsidRDefault="0031736A" w:rsidP="0031736A">
            <w:pPr>
              <w:autoSpaceDE w:val="0"/>
              <w:autoSpaceDN w:val="0"/>
              <w:spacing w:line="240" w:lineRule="auto"/>
              <w:jc w:val="left"/>
              <w:rPr>
                <w:rFonts w:ascii="Palatino Linotype" w:eastAsia="SimSun" w:hAnsi="Palatino Linotype"/>
                <w:bCs/>
                <w:kern w:val="0"/>
                <w:sz w:val="16"/>
                <w:szCs w:val="16"/>
                <w:lang w:eastAsia="zh-CN"/>
              </w:rPr>
            </w:pPr>
          </w:p>
        </w:tc>
        <w:tc>
          <w:tcPr>
            <w:tcW w:w="1985" w:type="dxa"/>
            <w:shd w:val="clear" w:color="auto" w:fill="F3F3F3"/>
            <w:vAlign w:val="center"/>
          </w:tcPr>
          <w:p w14:paraId="55C92C5D" w14:textId="77777777" w:rsidR="0031736A" w:rsidRPr="00E3236C" w:rsidRDefault="0031736A" w:rsidP="0031736A">
            <w:pPr>
              <w:autoSpaceDE w:val="0"/>
              <w:autoSpaceDN w:val="0"/>
              <w:spacing w:line="240" w:lineRule="auto"/>
              <w:jc w:val="center"/>
              <w:rPr>
                <w:rFonts w:ascii="Palatino Linotype" w:eastAsia="SimSun" w:hAnsi="Palatino Linotype"/>
                <w:bCs/>
                <w:color w:val="000000"/>
                <w:kern w:val="0"/>
                <w:sz w:val="16"/>
                <w:szCs w:val="16"/>
                <w:lang w:eastAsia="zh-CN"/>
              </w:rPr>
            </w:pPr>
          </w:p>
        </w:tc>
      </w:tr>
      <w:tr w:rsidR="0031736A" w:rsidRPr="00E3236C" w14:paraId="44E60BA7" w14:textId="77777777" w:rsidTr="00E83B99">
        <w:trPr>
          <w:trHeight w:val="227"/>
          <w:jc w:val="center"/>
        </w:trPr>
        <w:tc>
          <w:tcPr>
            <w:tcW w:w="1843" w:type="dxa"/>
            <w:shd w:val="clear" w:color="auto" w:fill="F3F3F3"/>
            <w:vAlign w:val="center"/>
          </w:tcPr>
          <w:p w14:paraId="25E85179" w14:textId="4F546A0E" w:rsidR="0031736A" w:rsidRPr="00E3236C" w:rsidRDefault="0031736A" w:rsidP="0031736A">
            <w:pPr>
              <w:autoSpaceDE w:val="0"/>
              <w:autoSpaceDN w:val="0"/>
              <w:spacing w:line="240" w:lineRule="auto"/>
              <w:jc w:val="left"/>
              <w:rPr>
                <w:rFonts w:ascii="Palatino Linotype" w:eastAsia="SimSun" w:hAnsi="Palatino Linotype"/>
                <w:bCs/>
                <w:kern w:val="0"/>
                <w:sz w:val="16"/>
                <w:szCs w:val="16"/>
                <w:lang w:eastAsia="zh-CN"/>
              </w:rPr>
            </w:pPr>
          </w:p>
        </w:tc>
        <w:tc>
          <w:tcPr>
            <w:tcW w:w="1985" w:type="dxa"/>
            <w:shd w:val="clear" w:color="auto" w:fill="F3F3F3"/>
            <w:vAlign w:val="center"/>
          </w:tcPr>
          <w:p w14:paraId="5C8A68DF" w14:textId="47C4433E" w:rsidR="0031736A" w:rsidRPr="00E3236C" w:rsidRDefault="0031736A" w:rsidP="0031736A">
            <w:pPr>
              <w:autoSpaceDE w:val="0"/>
              <w:autoSpaceDN w:val="0"/>
              <w:spacing w:line="240" w:lineRule="auto"/>
              <w:jc w:val="center"/>
              <w:rPr>
                <w:rFonts w:ascii="Palatino Linotype" w:eastAsia="SimSun" w:hAnsi="Palatino Linotype"/>
                <w:bCs/>
                <w:color w:val="000000"/>
                <w:kern w:val="0"/>
                <w:sz w:val="16"/>
                <w:szCs w:val="16"/>
                <w:lang w:eastAsia="zh-CN"/>
              </w:rPr>
            </w:pPr>
          </w:p>
        </w:tc>
      </w:tr>
      <w:tr w:rsidR="0031736A" w:rsidRPr="00E3236C" w14:paraId="039EC89E" w14:textId="77777777" w:rsidTr="00E83B99">
        <w:trPr>
          <w:trHeight w:val="227"/>
          <w:jc w:val="center"/>
        </w:trPr>
        <w:tc>
          <w:tcPr>
            <w:tcW w:w="1843" w:type="dxa"/>
            <w:shd w:val="clear" w:color="auto" w:fill="F3F3F3"/>
            <w:vAlign w:val="center"/>
          </w:tcPr>
          <w:p w14:paraId="4859DAF0" w14:textId="58168526" w:rsidR="0031736A" w:rsidRPr="00E3236C" w:rsidRDefault="0031736A" w:rsidP="0031736A">
            <w:pPr>
              <w:autoSpaceDE w:val="0"/>
              <w:autoSpaceDN w:val="0"/>
              <w:spacing w:line="240" w:lineRule="auto"/>
              <w:jc w:val="left"/>
              <w:rPr>
                <w:rFonts w:ascii="Palatino Linotype" w:eastAsia="SimSun" w:hAnsi="Palatino Linotype"/>
                <w:bCs/>
                <w:kern w:val="0"/>
                <w:sz w:val="16"/>
                <w:szCs w:val="16"/>
                <w:lang w:eastAsia="zh-CN"/>
              </w:rPr>
            </w:pPr>
          </w:p>
        </w:tc>
        <w:tc>
          <w:tcPr>
            <w:tcW w:w="1985" w:type="dxa"/>
            <w:shd w:val="clear" w:color="auto" w:fill="F3F3F3"/>
            <w:vAlign w:val="center"/>
          </w:tcPr>
          <w:p w14:paraId="3A30F7CA" w14:textId="74756E54" w:rsidR="0031736A" w:rsidRPr="00E3236C" w:rsidRDefault="0031736A" w:rsidP="0031736A">
            <w:pPr>
              <w:autoSpaceDE w:val="0"/>
              <w:autoSpaceDN w:val="0"/>
              <w:spacing w:line="240" w:lineRule="auto"/>
              <w:jc w:val="center"/>
              <w:rPr>
                <w:rFonts w:ascii="Palatino Linotype" w:eastAsia="SimSun" w:hAnsi="Palatino Linotype"/>
                <w:bCs/>
                <w:color w:val="000000"/>
                <w:kern w:val="0"/>
                <w:sz w:val="16"/>
                <w:szCs w:val="16"/>
                <w:lang w:eastAsia="zh-CN"/>
              </w:rPr>
            </w:pPr>
          </w:p>
        </w:tc>
      </w:tr>
      <w:tr w:rsidR="0031736A" w:rsidRPr="00E3236C" w14:paraId="04B16738" w14:textId="77777777" w:rsidTr="00E83B99">
        <w:trPr>
          <w:trHeight w:val="227"/>
          <w:jc w:val="center"/>
        </w:trPr>
        <w:tc>
          <w:tcPr>
            <w:tcW w:w="1843" w:type="dxa"/>
            <w:shd w:val="clear" w:color="auto" w:fill="auto"/>
            <w:vAlign w:val="center"/>
          </w:tcPr>
          <w:p w14:paraId="7D830CC4" w14:textId="38F2DA21" w:rsidR="0031736A" w:rsidRPr="00E3236C" w:rsidRDefault="0031736A" w:rsidP="0031736A">
            <w:pPr>
              <w:autoSpaceDE w:val="0"/>
              <w:autoSpaceDN w:val="0"/>
              <w:spacing w:line="240" w:lineRule="auto"/>
              <w:jc w:val="left"/>
              <w:rPr>
                <w:rFonts w:ascii="Palatino Linotype" w:eastAsia="SimSun" w:hAnsi="Palatino Linotype"/>
                <w:bCs/>
                <w:kern w:val="0"/>
                <w:sz w:val="16"/>
                <w:szCs w:val="16"/>
                <w:lang w:eastAsia="zh-CN"/>
              </w:rPr>
            </w:pPr>
          </w:p>
        </w:tc>
        <w:tc>
          <w:tcPr>
            <w:tcW w:w="1985" w:type="dxa"/>
            <w:shd w:val="clear" w:color="auto" w:fill="auto"/>
            <w:vAlign w:val="center"/>
          </w:tcPr>
          <w:p w14:paraId="278DC453" w14:textId="72FEEDB9" w:rsidR="0031736A" w:rsidRPr="00E3236C" w:rsidRDefault="0031736A" w:rsidP="0031736A">
            <w:pPr>
              <w:autoSpaceDE w:val="0"/>
              <w:autoSpaceDN w:val="0"/>
              <w:spacing w:line="240" w:lineRule="auto"/>
              <w:jc w:val="center"/>
              <w:rPr>
                <w:rFonts w:ascii="Palatino Linotype" w:eastAsia="SimSun" w:hAnsi="Palatino Linotype"/>
                <w:bCs/>
                <w:color w:val="000000"/>
                <w:kern w:val="0"/>
                <w:sz w:val="16"/>
                <w:szCs w:val="16"/>
                <w:lang w:eastAsia="zh-CN"/>
              </w:rPr>
            </w:pPr>
          </w:p>
        </w:tc>
      </w:tr>
      <w:tr w:rsidR="0031736A" w:rsidRPr="00E3236C" w14:paraId="6DCDE3EB" w14:textId="77777777" w:rsidTr="00E83B99">
        <w:trPr>
          <w:trHeight w:val="227"/>
          <w:jc w:val="center"/>
        </w:trPr>
        <w:tc>
          <w:tcPr>
            <w:tcW w:w="1843" w:type="dxa"/>
            <w:shd w:val="pct5" w:color="auto" w:fill="auto"/>
            <w:vAlign w:val="center"/>
          </w:tcPr>
          <w:p w14:paraId="24D17243" w14:textId="57A6EAA5" w:rsidR="0031736A" w:rsidRPr="00E3236C" w:rsidRDefault="0031736A" w:rsidP="0031736A">
            <w:pPr>
              <w:autoSpaceDE w:val="0"/>
              <w:autoSpaceDN w:val="0"/>
              <w:spacing w:line="240" w:lineRule="auto"/>
              <w:jc w:val="left"/>
              <w:rPr>
                <w:rFonts w:ascii="Palatino Linotype" w:eastAsia="SimSun" w:hAnsi="Palatino Linotype"/>
                <w:bCs/>
                <w:kern w:val="0"/>
                <w:sz w:val="16"/>
                <w:szCs w:val="16"/>
                <w:lang w:eastAsia="zh-CN"/>
              </w:rPr>
            </w:pPr>
          </w:p>
        </w:tc>
        <w:tc>
          <w:tcPr>
            <w:tcW w:w="1985" w:type="dxa"/>
            <w:shd w:val="pct5" w:color="auto" w:fill="auto"/>
            <w:vAlign w:val="center"/>
          </w:tcPr>
          <w:p w14:paraId="1219408C" w14:textId="77777777" w:rsidR="0031736A" w:rsidRPr="00E3236C" w:rsidRDefault="0031736A" w:rsidP="0031736A">
            <w:pPr>
              <w:autoSpaceDE w:val="0"/>
              <w:autoSpaceDN w:val="0"/>
              <w:spacing w:line="240" w:lineRule="auto"/>
              <w:jc w:val="center"/>
              <w:rPr>
                <w:rFonts w:ascii="Palatino Linotype" w:eastAsia="SimSun" w:hAnsi="Palatino Linotype"/>
                <w:bCs/>
                <w:color w:val="000000"/>
                <w:kern w:val="0"/>
                <w:sz w:val="16"/>
                <w:szCs w:val="16"/>
                <w:lang w:eastAsia="zh-CN"/>
              </w:rPr>
            </w:pPr>
          </w:p>
        </w:tc>
      </w:tr>
      <w:tr w:rsidR="0031736A" w:rsidRPr="00E3236C" w14:paraId="0BDB66F8" w14:textId="77777777" w:rsidTr="00E83B99">
        <w:trPr>
          <w:trHeight w:val="227"/>
          <w:jc w:val="center"/>
        </w:trPr>
        <w:tc>
          <w:tcPr>
            <w:tcW w:w="1843" w:type="dxa"/>
            <w:shd w:val="pct5" w:color="auto" w:fill="auto"/>
            <w:vAlign w:val="center"/>
          </w:tcPr>
          <w:p w14:paraId="0EAD9CE5" w14:textId="30197852" w:rsidR="0031736A" w:rsidRPr="00E3236C" w:rsidRDefault="0031736A" w:rsidP="0031736A">
            <w:pPr>
              <w:autoSpaceDE w:val="0"/>
              <w:autoSpaceDN w:val="0"/>
              <w:spacing w:line="240" w:lineRule="auto"/>
              <w:jc w:val="left"/>
              <w:rPr>
                <w:rFonts w:ascii="Palatino Linotype" w:eastAsia="SimSun" w:hAnsi="Palatino Linotype"/>
                <w:bCs/>
                <w:kern w:val="0"/>
                <w:sz w:val="16"/>
                <w:szCs w:val="16"/>
                <w:lang w:eastAsia="zh-CN"/>
              </w:rPr>
            </w:pPr>
          </w:p>
        </w:tc>
        <w:tc>
          <w:tcPr>
            <w:tcW w:w="1985" w:type="dxa"/>
            <w:shd w:val="pct5" w:color="auto" w:fill="auto"/>
            <w:vAlign w:val="center"/>
          </w:tcPr>
          <w:p w14:paraId="3568ADAC" w14:textId="3984A0CC" w:rsidR="0031736A" w:rsidRPr="00E3236C" w:rsidRDefault="0031736A" w:rsidP="0031736A">
            <w:pPr>
              <w:autoSpaceDE w:val="0"/>
              <w:autoSpaceDN w:val="0"/>
              <w:spacing w:line="240" w:lineRule="auto"/>
              <w:jc w:val="center"/>
              <w:rPr>
                <w:rFonts w:ascii="Palatino Linotype" w:eastAsia="SimSun" w:hAnsi="Palatino Linotype"/>
                <w:bCs/>
                <w:color w:val="000000"/>
                <w:kern w:val="0"/>
                <w:sz w:val="16"/>
                <w:szCs w:val="16"/>
                <w:lang w:eastAsia="zh-CN"/>
              </w:rPr>
            </w:pPr>
          </w:p>
        </w:tc>
      </w:tr>
      <w:tr w:rsidR="0031736A" w:rsidRPr="00E3236C" w14:paraId="439FB08B" w14:textId="77777777" w:rsidTr="00464669">
        <w:trPr>
          <w:trHeight w:val="227"/>
          <w:jc w:val="center"/>
        </w:trPr>
        <w:tc>
          <w:tcPr>
            <w:tcW w:w="1843" w:type="dxa"/>
            <w:tcBorders>
              <w:bottom w:val="single" w:sz="12" w:space="0" w:color="000000"/>
            </w:tcBorders>
            <w:shd w:val="pct5" w:color="auto" w:fill="auto"/>
            <w:vAlign w:val="center"/>
          </w:tcPr>
          <w:p w14:paraId="7B09F681" w14:textId="43727650" w:rsidR="0031736A" w:rsidRPr="00E3236C" w:rsidRDefault="0031736A" w:rsidP="0031736A">
            <w:pPr>
              <w:widowControl/>
              <w:spacing w:line="220" w:lineRule="exact"/>
              <w:rPr>
                <w:rFonts w:ascii="Palatino Linotype" w:eastAsia="SimSun" w:hAnsi="Palatino Linotype"/>
                <w:kern w:val="2"/>
                <w:sz w:val="16"/>
                <w:szCs w:val="16"/>
                <w:lang w:eastAsia="zh-CN"/>
              </w:rPr>
            </w:pPr>
          </w:p>
        </w:tc>
        <w:tc>
          <w:tcPr>
            <w:tcW w:w="1985" w:type="dxa"/>
            <w:tcBorders>
              <w:bottom w:val="single" w:sz="12" w:space="0" w:color="000000"/>
            </w:tcBorders>
            <w:shd w:val="pct5" w:color="auto" w:fill="auto"/>
            <w:vAlign w:val="center"/>
          </w:tcPr>
          <w:p w14:paraId="4842BED4" w14:textId="5C299CD5" w:rsidR="0031736A" w:rsidRPr="00E3236C" w:rsidRDefault="0031736A" w:rsidP="0031736A">
            <w:pPr>
              <w:widowControl/>
              <w:spacing w:line="220" w:lineRule="exact"/>
              <w:rPr>
                <w:rFonts w:ascii="Palatino Linotype" w:eastAsia="SimSun" w:hAnsi="Palatino Linotype"/>
                <w:kern w:val="2"/>
                <w:sz w:val="16"/>
                <w:szCs w:val="16"/>
                <w:lang w:eastAsia="zh-CN"/>
              </w:rPr>
            </w:pPr>
          </w:p>
        </w:tc>
      </w:tr>
    </w:tbl>
    <w:p w14:paraId="1C9B5CB9" w14:textId="34065EDC" w:rsidR="00492FAC" w:rsidRPr="00E3236C" w:rsidRDefault="00492FAC" w:rsidP="00492FAC">
      <w:pPr>
        <w:pStyle w:val="Heading1"/>
        <w:rPr>
          <w:color w:val="000000"/>
        </w:rPr>
      </w:pPr>
      <w:r w:rsidRPr="00E3236C">
        <w:rPr>
          <w:color w:val="000000"/>
        </w:rPr>
        <w:t>3</w:t>
      </w:r>
      <w:r w:rsidRPr="00E3236C">
        <w:rPr>
          <w:color w:val="000000"/>
        </w:rPr>
        <w:tab/>
      </w:r>
      <w:del w:id="862" w:author="Walter Chris" w:date="2020-10-04T20:15:00Z">
        <w:r w:rsidRPr="00E3236C" w:rsidDel="00156F9F">
          <w:rPr>
            <w:color w:val="000000"/>
          </w:rPr>
          <w:delText>Methods</w:delText>
        </w:r>
      </w:del>
      <w:ins w:id="863" w:author="Walter Chris" w:date="2020-10-04T20:15:00Z">
        <w:r w:rsidR="00156F9F" w:rsidRPr="00E3236C">
          <w:rPr>
            <w:color w:val="000000"/>
          </w:rPr>
          <w:t>Approaches</w:t>
        </w:r>
      </w:ins>
    </w:p>
    <w:p w14:paraId="62A10009" w14:textId="158B5ECC" w:rsidR="00CA1623" w:rsidRPr="00E3236C" w:rsidRDefault="00CA1623" w:rsidP="00CA1623">
      <w:pPr>
        <w:pStyle w:val="Heading2"/>
        <w:rPr>
          <w:rStyle w:val="Figurereferenceto"/>
          <w:color w:val="000000"/>
        </w:rPr>
      </w:pPr>
      <w:r w:rsidRPr="00E3236C">
        <w:rPr>
          <w:rStyle w:val="Figurereferenceto"/>
          <w:color w:val="000000"/>
        </w:rPr>
        <w:t xml:space="preserve">3.1 </w:t>
      </w:r>
      <w:r w:rsidRPr="00E3236C">
        <w:rPr>
          <w:rStyle w:val="Figurereferenceto"/>
          <w:color w:val="000000"/>
        </w:rPr>
        <w:tab/>
      </w:r>
      <w:bookmarkStart w:id="864" w:name="_Hlk48315750"/>
      <w:r w:rsidRPr="00E3236C">
        <w:rPr>
          <w:rStyle w:val="Figurereferenceto"/>
          <w:color w:val="000000"/>
        </w:rPr>
        <w:t xml:space="preserve">Gene </w:t>
      </w:r>
      <w:r w:rsidR="00965AC4" w:rsidRPr="00E3236C">
        <w:rPr>
          <w:rStyle w:val="Figurereferenceto"/>
          <w:color w:val="000000"/>
        </w:rPr>
        <w:t>f</w:t>
      </w:r>
      <w:r w:rsidRPr="00E3236C">
        <w:rPr>
          <w:rStyle w:val="Figurereferenceto"/>
          <w:color w:val="000000"/>
        </w:rPr>
        <w:t xml:space="preserve">eature </w:t>
      </w:r>
      <w:r w:rsidR="00965AC4" w:rsidRPr="00E3236C">
        <w:rPr>
          <w:rStyle w:val="Figurereferenceto"/>
          <w:color w:val="000000"/>
        </w:rPr>
        <w:t>e</w:t>
      </w:r>
      <w:r w:rsidRPr="00E3236C">
        <w:rPr>
          <w:rStyle w:val="Figurereferenceto"/>
          <w:color w:val="000000"/>
        </w:rPr>
        <w:t>xtraction</w:t>
      </w:r>
      <w:bookmarkEnd w:id="864"/>
    </w:p>
    <w:p w14:paraId="49D1A92D" w14:textId="3606C3AA" w:rsidR="00CA1623" w:rsidRPr="00E3236C" w:rsidRDefault="00CA1623" w:rsidP="00CA1623">
      <w:pPr>
        <w:pStyle w:val="PARAGRAPHnoindent"/>
        <w:rPr>
          <w:color w:val="000000"/>
        </w:rPr>
      </w:pPr>
      <w:r w:rsidRPr="00E3236C">
        <w:rPr>
          <w:color w:val="000000"/>
        </w:rPr>
        <w:t xml:space="preserve">The large number of genes of mRNA and methylation posed a challenge to obtaining sufficient statistical power. </w:t>
      </w:r>
      <w:del w:id="865" w:author="Walter Chris" w:date="2020-10-04T19:29:00Z">
        <w:r w:rsidRPr="00E3236C" w:rsidDel="004D5B65">
          <w:rPr>
            <w:color w:val="000000"/>
          </w:rPr>
          <w:delText>Although</w:delText>
        </w:r>
      </w:del>
      <w:ins w:id="866" w:author="Walter Chris" w:date="2020-10-04T19:29:00Z">
        <w:r w:rsidR="004D5B65" w:rsidRPr="00E3236C">
          <w:rPr>
            <w:color w:val="000000"/>
          </w:rPr>
          <w:t>Though</w:t>
        </w:r>
      </w:ins>
      <w:r w:rsidRPr="00E3236C">
        <w:rPr>
          <w:color w:val="000000"/>
        </w:rPr>
        <w:t xml:space="preserve">, in deep learning, end-to-end method [35] has demonstrated excellent performance on various difficult problems, we still cannot use this method to train survival model </w:t>
      </w:r>
      <w:del w:id="867" w:author="Walter Chris" w:date="2020-10-03T08:34:00Z">
        <w:r w:rsidRPr="00E3236C" w:rsidDel="0006259B">
          <w:rPr>
            <w:color w:val="000000"/>
          </w:rPr>
          <w:delText xml:space="preserve">because </w:delText>
        </w:r>
      </w:del>
      <w:ins w:id="868" w:author="Walter Chris" w:date="2020-10-03T08:34:00Z">
        <w:r w:rsidR="0006259B" w:rsidRPr="00E3236C">
          <w:rPr>
            <w:color w:val="000000"/>
          </w:rPr>
          <w:t xml:space="preserve">since </w:t>
        </w:r>
      </w:ins>
      <w:r w:rsidRPr="00E3236C">
        <w:rPr>
          <w:color w:val="000000"/>
        </w:rPr>
        <w:t xml:space="preserve">the extracted high-level representation may be too coarse to </w:t>
      </w:r>
      <w:ins w:id="869" w:author="Walter Chris" w:date="2020-10-03T08:34:00Z">
        <w:r w:rsidR="0006259B" w:rsidRPr="00E3236C">
          <w:rPr>
            <w:color w:val="000000"/>
          </w:rPr>
          <w:t xml:space="preserve">give an </w:t>
        </w:r>
      </w:ins>
      <w:ins w:id="870" w:author="Walter Chris" w:date="2020-10-03T08:35:00Z">
        <w:r w:rsidR="0006259B" w:rsidRPr="00E3236C">
          <w:rPr>
            <w:color w:val="000000"/>
          </w:rPr>
          <w:t xml:space="preserve">accurate </w:t>
        </w:r>
      </w:ins>
      <w:del w:id="871" w:author="Walter Chris" w:date="2020-10-03T08:35:00Z">
        <w:r w:rsidRPr="00E3236C" w:rsidDel="0006259B">
          <w:rPr>
            <w:color w:val="000000"/>
          </w:rPr>
          <w:delText>accurate</w:delText>
        </w:r>
      </w:del>
      <w:del w:id="872" w:author="Walter Chris" w:date="2020-10-03T08:34:00Z">
        <w:r w:rsidRPr="00E3236C" w:rsidDel="0006259B">
          <w:rPr>
            <w:color w:val="000000"/>
          </w:rPr>
          <w:delText>ly</w:delText>
        </w:r>
      </w:del>
      <w:del w:id="873" w:author="Walter Chris" w:date="2020-10-03T08:35:00Z">
        <w:r w:rsidRPr="00E3236C" w:rsidDel="0006259B">
          <w:rPr>
            <w:color w:val="000000"/>
          </w:rPr>
          <w:delText xml:space="preserve"> </w:delText>
        </w:r>
      </w:del>
      <w:ins w:id="874" w:author="Walter Chris" w:date="2020-10-03T08:34:00Z">
        <w:r w:rsidR="0006259B" w:rsidRPr="00E3236C">
          <w:rPr>
            <w:color w:val="000000"/>
          </w:rPr>
          <w:t>descri</w:t>
        </w:r>
      </w:ins>
      <w:ins w:id="875" w:author="Walter Chris" w:date="2020-10-03T08:35:00Z">
        <w:r w:rsidR="0006259B" w:rsidRPr="00E3236C">
          <w:rPr>
            <w:color w:val="000000"/>
          </w:rPr>
          <w:t>ption of</w:t>
        </w:r>
      </w:ins>
      <w:ins w:id="876" w:author="Walter Chris" w:date="2020-10-03T08:34:00Z">
        <w:r w:rsidR="0006259B" w:rsidRPr="00E3236C">
          <w:rPr>
            <w:color w:val="000000"/>
          </w:rPr>
          <w:t xml:space="preserve"> </w:t>
        </w:r>
      </w:ins>
      <w:del w:id="877" w:author="Walter Chris" w:date="2020-10-03T08:34:00Z">
        <w:r w:rsidRPr="00E3236C" w:rsidDel="0006259B">
          <w:rPr>
            <w:color w:val="000000"/>
          </w:rPr>
          <w:delText xml:space="preserve">describe </w:delText>
        </w:r>
      </w:del>
      <w:r w:rsidRPr="00E3236C">
        <w:rPr>
          <w:color w:val="000000"/>
        </w:rPr>
        <w:t xml:space="preserve">local features and the low-level features of the network are too precise and lack of semantic information [36]. </w:t>
      </w:r>
      <w:del w:id="878" w:author="Walter Chris" w:date="2020-10-03T08:35:00Z">
        <w:r w:rsidRPr="00E3236C" w:rsidDel="0006259B">
          <w:rPr>
            <w:color w:val="000000"/>
          </w:rPr>
          <w:delText>In addition</w:delText>
        </w:r>
      </w:del>
      <w:ins w:id="879" w:author="Walter Chris" w:date="2020-10-03T08:35:00Z">
        <w:r w:rsidR="0006259B" w:rsidRPr="00E3236C">
          <w:rPr>
            <w:color w:val="000000"/>
          </w:rPr>
          <w:t>Moreover</w:t>
        </w:r>
      </w:ins>
      <w:r w:rsidRPr="00E3236C">
        <w:rPr>
          <w:color w:val="000000"/>
        </w:rPr>
        <w:t xml:space="preserve">, the number of integrated original genes is </w:t>
      </w:r>
      <w:del w:id="880" w:author="Walter Chris" w:date="2020-10-03T08:34:00Z">
        <w:r w:rsidRPr="00E3236C" w:rsidDel="0006259B">
          <w:rPr>
            <w:color w:val="000000"/>
          </w:rPr>
          <w:delText xml:space="preserve">too </w:delText>
        </w:r>
      </w:del>
      <w:ins w:id="881" w:author="Walter Chris" w:date="2020-10-03T08:34:00Z">
        <w:r w:rsidR="0006259B" w:rsidRPr="00E3236C">
          <w:rPr>
            <w:color w:val="000000"/>
          </w:rPr>
          <w:t xml:space="preserve">excessively </w:t>
        </w:r>
      </w:ins>
      <w:r w:rsidRPr="00E3236C">
        <w:rPr>
          <w:color w:val="000000"/>
        </w:rPr>
        <w:t xml:space="preserve">large for </w:t>
      </w:r>
      <w:del w:id="882" w:author="Walter Chris" w:date="2020-10-03T08:34:00Z">
        <w:r w:rsidRPr="00E3236C" w:rsidDel="0006259B">
          <w:rPr>
            <w:color w:val="000000"/>
          </w:rPr>
          <w:delText xml:space="preserve">more </w:delText>
        </w:r>
      </w:del>
      <w:ins w:id="883" w:author="Walter Chris" w:date="2020-10-03T08:34:00Z">
        <w:r w:rsidR="0006259B" w:rsidRPr="00E3236C">
          <w:rPr>
            <w:color w:val="000000"/>
          </w:rPr>
          <w:t xml:space="preserve">over </w:t>
        </w:r>
      </w:ins>
      <w:del w:id="884" w:author="Walter Chris" w:date="2020-10-03T08:34:00Z">
        <w:r w:rsidRPr="00E3236C" w:rsidDel="0006259B">
          <w:rPr>
            <w:color w:val="000000"/>
          </w:rPr>
          <w:delText xml:space="preserve">than </w:delText>
        </w:r>
      </w:del>
      <w:r w:rsidRPr="00E3236C">
        <w:rPr>
          <w:color w:val="000000"/>
        </w:rPr>
        <w:t xml:space="preserve">forty thousand and the computational complexity is </w:t>
      </w:r>
      <w:del w:id="885" w:author="Walter Chris" w:date="2020-10-03T08:34:00Z">
        <w:r w:rsidRPr="00E3236C" w:rsidDel="0006259B">
          <w:rPr>
            <w:color w:val="000000"/>
          </w:rPr>
          <w:delText xml:space="preserve">too </w:delText>
        </w:r>
      </w:del>
      <w:ins w:id="886" w:author="Walter Chris" w:date="2020-10-03T08:34:00Z">
        <w:r w:rsidR="0006259B" w:rsidRPr="00E3236C">
          <w:rPr>
            <w:color w:val="000000"/>
          </w:rPr>
          <w:t xml:space="preserve">extremely </w:t>
        </w:r>
      </w:ins>
      <w:r w:rsidRPr="00E3236C">
        <w:rPr>
          <w:color w:val="000000"/>
        </w:rPr>
        <w:t xml:space="preserve">high </w:t>
      </w:r>
      <w:del w:id="887" w:author="Walter Chris" w:date="2020-10-03T08:34:00Z">
        <w:r w:rsidRPr="00E3236C" w:rsidDel="0006259B">
          <w:rPr>
            <w:color w:val="000000"/>
          </w:rPr>
          <w:delText xml:space="preserve">also </w:delText>
        </w:r>
      </w:del>
      <w:r w:rsidRPr="00E3236C">
        <w:rPr>
          <w:color w:val="000000"/>
        </w:rPr>
        <w:t xml:space="preserve">to cause errors in </w:t>
      </w:r>
      <w:del w:id="888" w:author="Walter Chris" w:date="2020-10-03T08:34:00Z">
        <w:r w:rsidRPr="00E3236C" w:rsidDel="0006259B">
          <w:rPr>
            <w:color w:val="000000"/>
          </w:rPr>
          <w:delText xml:space="preserve">calculating </w:delText>
        </w:r>
      </w:del>
      <w:ins w:id="889" w:author="Walter Chris" w:date="2020-10-03T08:34:00Z">
        <w:r w:rsidR="0006259B" w:rsidRPr="00E3236C">
          <w:rPr>
            <w:color w:val="000000"/>
          </w:rPr>
          <w:t xml:space="preserve">the process to calculate </w:t>
        </w:r>
      </w:ins>
      <w:r w:rsidRPr="00E3236C">
        <w:rPr>
          <w:color w:val="000000"/>
        </w:rPr>
        <w:t xml:space="preserve">losses. </w:t>
      </w:r>
      <w:proofErr w:type="spellStart"/>
      <w:r w:rsidRPr="00E3236C">
        <w:rPr>
          <w:color w:val="000000"/>
        </w:rPr>
        <w:t>Denoising</w:t>
      </w:r>
      <w:proofErr w:type="spellEnd"/>
      <w:r w:rsidRPr="00E3236C">
        <w:rPr>
          <w:color w:val="000000"/>
        </w:rPr>
        <w:t xml:space="preserve"> Auto-encoder (DA) [37] has proven to be effective in selecting robust features against input noise and extracting more specific cancer-related pathways or genes [38]. </w:t>
      </w:r>
      <w:del w:id="890" w:author="Walter Chris" w:date="2020-10-03T08:35:00Z">
        <w:r w:rsidRPr="00E3236C" w:rsidDel="0006259B">
          <w:rPr>
            <w:color w:val="000000"/>
          </w:rPr>
          <w:delText xml:space="preserve">But </w:delText>
        </w:r>
      </w:del>
      <w:ins w:id="891" w:author="Walter Chris" w:date="2020-10-03T08:35:00Z">
        <w:r w:rsidR="0006259B" w:rsidRPr="00E3236C">
          <w:rPr>
            <w:color w:val="000000"/>
          </w:rPr>
          <w:t>I</w:t>
        </w:r>
      </w:ins>
      <w:del w:id="892" w:author="Walter Chris" w:date="2020-10-03T08:35:00Z">
        <w:r w:rsidRPr="00E3236C" w:rsidDel="0006259B">
          <w:rPr>
            <w:color w:val="000000"/>
          </w:rPr>
          <w:delText>i</w:delText>
        </w:r>
      </w:del>
      <w:r w:rsidRPr="00E3236C">
        <w:rPr>
          <w:color w:val="000000"/>
        </w:rPr>
        <w:t xml:space="preserve">n </w:t>
      </w:r>
      <w:del w:id="893" w:author="Walter Chris" w:date="2020-10-03T08:35:00Z">
        <w:r w:rsidRPr="00E3236C" w:rsidDel="0006259B">
          <w:rPr>
            <w:color w:val="000000"/>
          </w:rPr>
          <w:delText xml:space="preserve">our </w:delText>
        </w:r>
      </w:del>
      <w:ins w:id="894" w:author="Walter Chris" w:date="2020-10-03T08:35:00Z">
        <w:r w:rsidR="0006259B" w:rsidRPr="00E3236C">
          <w:rPr>
            <w:color w:val="000000"/>
          </w:rPr>
          <w:t xml:space="preserve">the </w:t>
        </w:r>
      </w:ins>
      <w:r w:rsidRPr="00E3236C">
        <w:rPr>
          <w:color w:val="000000"/>
        </w:rPr>
        <w:t>case</w:t>
      </w:r>
      <w:ins w:id="895" w:author="Walter Chris" w:date="2020-10-03T08:35:00Z">
        <w:r w:rsidR="0006259B" w:rsidRPr="00E3236C">
          <w:rPr>
            <w:color w:val="000000"/>
          </w:rPr>
          <w:t xml:space="preserve"> here</w:t>
        </w:r>
      </w:ins>
      <w:r w:rsidRPr="00E3236C">
        <w:rPr>
          <w:color w:val="000000"/>
        </w:rPr>
        <w:t>,</w:t>
      </w:r>
      <w:ins w:id="896" w:author="Walter Chris" w:date="2020-10-03T08:35:00Z">
        <w:r w:rsidR="0006259B" w:rsidRPr="00E3236C">
          <w:rPr>
            <w:color w:val="000000"/>
          </w:rPr>
          <w:t xml:space="preserve"> however,</w:t>
        </w:r>
      </w:ins>
      <w:r w:rsidRPr="00E3236C">
        <w:rPr>
          <w:color w:val="000000"/>
        </w:rPr>
        <w:t xml:space="preserve"> comparative experimental results </w:t>
      </w:r>
      <w:ins w:id="897" w:author="Walter Chris" w:date="2020-10-03T08:35:00Z">
        <w:r w:rsidR="0006259B" w:rsidRPr="00E3236C">
          <w:rPr>
            <w:color w:val="000000"/>
          </w:rPr>
          <w:t>ver</w:t>
        </w:r>
        <w:r w:rsidR="0006259B" w:rsidRPr="00E3236C">
          <w:rPr>
            <w:color w:val="000000"/>
          </w:rPr>
          <w:lastRenderedPageBreak/>
          <w:t xml:space="preserve">ify </w:t>
        </w:r>
      </w:ins>
      <w:del w:id="898" w:author="Walter Chris" w:date="2020-10-03T08:35:00Z">
        <w:r w:rsidRPr="00E3236C" w:rsidDel="0006259B">
          <w:rPr>
            <w:color w:val="000000"/>
          </w:rPr>
          <w:delText xml:space="preserve">demonstrate </w:delText>
        </w:r>
      </w:del>
      <w:r w:rsidRPr="00E3236C">
        <w:rPr>
          <w:color w:val="000000"/>
        </w:rPr>
        <w:t xml:space="preserve">that DA method is not competitive. A recently developed weighted network mining algorithm </w:t>
      </w:r>
      <w:del w:id="899" w:author="Walter Chris" w:date="2020-10-03T08:33:00Z">
        <w:r w:rsidRPr="00E3236C" w:rsidDel="0006259B">
          <w:rPr>
            <w:color w:val="000000"/>
          </w:rPr>
          <w:delText xml:space="preserve">called </w:delText>
        </w:r>
      </w:del>
      <w:ins w:id="900" w:author="Walter Chris" w:date="2020-10-03T08:33:00Z">
        <w:r w:rsidR="0006259B" w:rsidRPr="00E3236C">
          <w:rPr>
            <w:color w:val="000000"/>
          </w:rPr>
          <w:t xml:space="preserve">termed as </w:t>
        </w:r>
      </w:ins>
      <w:r w:rsidRPr="00E3236C">
        <w:rPr>
          <w:color w:val="000000"/>
        </w:rPr>
        <w:t>local maximum quasi-clique merging (</w:t>
      </w:r>
      <w:proofErr w:type="spellStart"/>
      <w:r w:rsidRPr="00E3236C">
        <w:rPr>
          <w:color w:val="000000"/>
        </w:rPr>
        <w:t>lmQCM</w:t>
      </w:r>
      <w:proofErr w:type="spellEnd"/>
      <w:r w:rsidRPr="00E3236C">
        <w:rPr>
          <w:color w:val="000000"/>
        </w:rPr>
        <w:t>) [18]</w:t>
      </w:r>
      <w:del w:id="901" w:author="Walter Chris" w:date="2020-10-03T08:33:00Z">
        <w:r w:rsidRPr="00E3236C" w:rsidDel="0006259B">
          <w:rPr>
            <w:color w:val="000000"/>
          </w:rPr>
          <w:delText>,</w:delText>
        </w:r>
      </w:del>
      <w:r w:rsidRPr="00E3236C">
        <w:rPr>
          <w:color w:val="000000"/>
        </w:rPr>
        <w:t xml:space="preserve"> </w:t>
      </w:r>
      <w:del w:id="902" w:author="Walter Chris" w:date="2020-10-03T08:33:00Z">
        <w:r w:rsidRPr="00E3236C" w:rsidDel="0006259B">
          <w:rPr>
            <w:color w:val="000000"/>
          </w:rPr>
          <w:delText>which could</w:delText>
        </w:r>
      </w:del>
      <w:ins w:id="903" w:author="Walter Chris" w:date="2020-10-03T08:33:00Z">
        <w:r w:rsidR="0006259B" w:rsidRPr="00E3236C">
          <w:rPr>
            <w:color w:val="000000"/>
          </w:rPr>
          <w:t>is capable of</w:t>
        </w:r>
      </w:ins>
      <w:r w:rsidRPr="00E3236C">
        <w:rPr>
          <w:color w:val="000000"/>
        </w:rPr>
        <w:t xml:space="preserve"> </w:t>
      </w:r>
      <w:ins w:id="904" w:author="Walter Chris" w:date="2020-10-03T08:33:00Z">
        <w:r w:rsidR="0006259B" w:rsidRPr="00E3236C">
          <w:rPr>
            <w:color w:val="000000"/>
          </w:rPr>
          <w:t xml:space="preserve">detecting </w:t>
        </w:r>
      </w:ins>
      <w:del w:id="905" w:author="Walter Chris" w:date="2020-10-03T08:33:00Z">
        <w:r w:rsidRPr="00E3236C" w:rsidDel="0006259B">
          <w:rPr>
            <w:color w:val="000000"/>
          </w:rPr>
          <w:delText xml:space="preserve">detect </w:delText>
        </w:r>
      </w:del>
      <w:r w:rsidRPr="00E3236C">
        <w:rPr>
          <w:color w:val="000000"/>
        </w:rPr>
        <w:t xml:space="preserve">weak quasi-clique modules in weighted graph with </w:t>
      </w:r>
      <w:proofErr w:type="spellStart"/>
      <w:r w:rsidRPr="00E3236C">
        <w:rPr>
          <w:color w:val="000000"/>
        </w:rPr>
        <w:t>appli</w:t>
      </w:r>
      <w:proofErr w:type="spellEnd"/>
      <w:r w:rsidRPr="00E3236C">
        <w:rPr>
          <w:color w:val="000000"/>
        </w:rPr>
        <w:t>-cation in functional gene cluster discovery</w:t>
      </w:r>
      <w:ins w:id="906" w:author="Walter Chris" w:date="2020-10-03T08:33:00Z">
        <w:r w:rsidR="0006259B" w:rsidRPr="00E3236C">
          <w:rPr>
            <w:color w:val="000000"/>
          </w:rPr>
          <w:t>. It receives</w:t>
        </w:r>
      </w:ins>
      <w:del w:id="907" w:author="Walter Chris" w:date="2020-10-03T08:33:00Z">
        <w:r w:rsidRPr="00E3236C" w:rsidDel="0006259B">
          <w:rPr>
            <w:color w:val="000000"/>
          </w:rPr>
          <w:delText>,</w:delText>
        </w:r>
      </w:del>
      <w:r w:rsidRPr="00E3236C">
        <w:rPr>
          <w:color w:val="000000"/>
        </w:rPr>
        <w:t xml:space="preserve"> </w:t>
      </w:r>
      <w:del w:id="908" w:author="Walter Chris" w:date="2020-10-03T08:33:00Z">
        <w:r w:rsidRPr="00E3236C" w:rsidDel="0006259B">
          <w:rPr>
            <w:color w:val="000000"/>
          </w:rPr>
          <w:delText xml:space="preserve">has been </w:delText>
        </w:r>
      </w:del>
      <w:ins w:id="909" w:author="Walter Chris" w:date="2020-10-03T08:33:00Z">
        <w:r w:rsidR="0006259B" w:rsidRPr="00E3236C">
          <w:rPr>
            <w:color w:val="000000"/>
          </w:rPr>
          <w:t xml:space="preserve">well </w:t>
        </w:r>
      </w:ins>
      <w:del w:id="910" w:author="Walter Chris" w:date="2020-10-03T08:33:00Z">
        <w:r w:rsidRPr="00E3236C" w:rsidDel="0006259B">
          <w:rPr>
            <w:color w:val="000000"/>
          </w:rPr>
          <w:delText xml:space="preserve">suc-cessfully </w:delText>
        </w:r>
      </w:del>
      <w:r w:rsidRPr="00E3236C">
        <w:rPr>
          <w:color w:val="000000"/>
        </w:rPr>
        <w:t>appli</w:t>
      </w:r>
      <w:ins w:id="911" w:author="Walter Chris" w:date="2020-10-03T08:33:00Z">
        <w:r w:rsidR="0006259B" w:rsidRPr="00E3236C">
          <w:rPr>
            <w:color w:val="000000"/>
          </w:rPr>
          <w:t>cation in</w:t>
        </w:r>
      </w:ins>
      <w:del w:id="912" w:author="Walter Chris" w:date="2020-10-03T08:33:00Z">
        <w:r w:rsidRPr="00E3236C" w:rsidDel="0006259B">
          <w:rPr>
            <w:color w:val="000000"/>
          </w:rPr>
          <w:delText>ed</w:delText>
        </w:r>
      </w:del>
      <w:r w:rsidRPr="00E3236C">
        <w:rPr>
          <w:color w:val="000000"/>
        </w:rPr>
        <w:t xml:space="preserve"> </w:t>
      </w:r>
      <w:del w:id="913" w:author="Walter Chris" w:date="2020-10-03T08:33:00Z">
        <w:r w:rsidRPr="00E3236C" w:rsidDel="0006259B">
          <w:rPr>
            <w:color w:val="000000"/>
          </w:rPr>
          <w:delText xml:space="preserve">to </w:delText>
        </w:r>
      </w:del>
      <w:r w:rsidRPr="00E3236C">
        <w:rPr>
          <w:color w:val="000000"/>
        </w:rPr>
        <w:t xml:space="preserve">gene co-expression </w:t>
      </w:r>
      <w:del w:id="914" w:author="Walter Chris" w:date="2020-10-03T08:33:00Z">
        <w:r w:rsidRPr="00E3236C" w:rsidDel="0006259B">
          <w:rPr>
            <w:color w:val="000000"/>
          </w:rPr>
          <w:delText>analysis</w:delText>
        </w:r>
      </w:del>
      <w:ins w:id="915" w:author="Walter Chris" w:date="2020-10-03T08:33:00Z">
        <w:r w:rsidR="0006259B" w:rsidRPr="00E3236C">
          <w:rPr>
            <w:color w:val="000000"/>
          </w:rPr>
          <w:t>resea</w:t>
        </w:r>
      </w:ins>
      <w:ins w:id="916" w:author="Walter Chris" w:date="2020-10-03T08:34:00Z">
        <w:r w:rsidR="0006259B" w:rsidRPr="00E3236C">
          <w:rPr>
            <w:color w:val="000000"/>
          </w:rPr>
          <w:t>rch</w:t>
        </w:r>
      </w:ins>
      <w:r w:rsidRPr="00E3236C">
        <w:rPr>
          <w:color w:val="000000"/>
        </w:rPr>
        <w:t xml:space="preserve">. </w:t>
      </w:r>
      <w:proofErr w:type="spellStart"/>
      <w:proofErr w:type="gramStart"/>
      <w:r w:rsidRPr="00E3236C">
        <w:rPr>
          <w:color w:val="000000"/>
        </w:rPr>
        <w:t>lmQCM</w:t>
      </w:r>
      <w:proofErr w:type="spellEnd"/>
      <w:proofErr w:type="gramEnd"/>
      <w:r w:rsidRPr="00E3236C">
        <w:rPr>
          <w:color w:val="000000"/>
        </w:rPr>
        <w:t xml:space="preserve"> </w:t>
      </w:r>
      <w:del w:id="917" w:author="Walter Chris" w:date="2020-10-03T08:35:00Z">
        <w:r w:rsidRPr="00E3236C" w:rsidDel="0006259B">
          <w:rPr>
            <w:color w:val="000000"/>
          </w:rPr>
          <w:delText xml:space="preserve">uses </w:delText>
        </w:r>
      </w:del>
      <w:ins w:id="918" w:author="Walter Chris" w:date="2020-10-03T08:35:00Z">
        <w:r w:rsidR="0006259B" w:rsidRPr="00E3236C">
          <w:rPr>
            <w:color w:val="000000"/>
          </w:rPr>
          <w:t xml:space="preserve">adopts </w:t>
        </w:r>
      </w:ins>
      <w:r w:rsidRPr="00E3236C">
        <w:rPr>
          <w:color w:val="000000"/>
        </w:rPr>
        <w:t xml:space="preserve">hierarchical clustering and does not allow overlap between modules. Another well-known gene clustering algorithm is weighted gene co-expression network analysis (WGCNA) [39], WGCNA is a powerful technique used to extract co-expressed gene networks from gene </w:t>
      </w:r>
      <w:proofErr w:type="spellStart"/>
      <w:r w:rsidRPr="00E3236C">
        <w:rPr>
          <w:color w:val="000000"/>
        </w:rPr>
        <w:t>expres-sions</w:t>
      </w:r>
      <w:proofErr w:type="spellEnd"/>
      <w:r w:rsidRPr="00E3236C">
        <w:rPr>
          <w:color w:val="000000"/>
        </w:rPr>
        <w:t>, and widely</w:t>
      </w:r>
      <w:del w:id="919" w:author="Walter Chris" w:date="2020-10-04T20:04:00Z">
        <w:r w:rsidRPr="00E3236C" w:rsidDel="00CE558F">
          <w:rPr>
            <w:color w:val="000000"/>
          </w:rPr>
          <w:delText xml:space="preserve"> used in </w:delText>
        </w:r>
      </w:del>
      <w:ins w:id="920" w:author="Walter Chris" w:date="2020-10-04T20:04:00Z">
        <w:r w:rsidR="00CE558F" w:rsidRPr="00E3236C">
          <w:rPr>
            <w:color w:val="000000"/>
          </w:rPr>
          <w:t xml:space="preserve"> applied in </w:t>
        </w:r>
      </w:ins>
      <w:r w:rsidRPr="00E3236C">
        <w:rPr>
          <w:color w:val="000000"/>
        </w:rPr>
        <w:t xml:space="preserve">genomic data analysis. </w:t>
      </w:r>
    </w:p>
    <w:p w14:paraId="11F6BF87" w14:textId="4D017D4B" w:rsidR="00A1718A" w:rsidRPr="00E3236C" w:rsidRDefault="007D0513" w:rsidP="00CA1623">
      <w:pPr>
        <w:pStyle w:val="PARAGRAPHnoindent"/>
        <w:rPr>
          <w:color w:val="000000"/>
        </w:rPr>
      </w:pPr>
      <w:r w:rsidRPr="00E3236C">
        <w:rPr>
          <w:color w:val="000000"/>
        </w:rPr>
        <w:t xml:space="preserve">    </w:t>
      </w:r>
      <w:r w:rsidR="00CA1623" w:rsidRPr="00E3236C">
        <w:rPr>
          <w:color w:val="000000"/>
        </w:rPr>
        <w:t xml:space="preserve">In our study, we tested the effectiveness of </w:t>
      </w:r>
      <w:del w:id="921" w:author="Walter Chris" w:date="2020-10-04T20:15:00Z">
        <w:r w:rsidR="00CA1623" w:rsidRPr="00E3236C" w:rsidDel="00156F9F">
          <w:rPr>
            <w:color w:val="000000"/>
          </w:rPr>
          <w:delText>methods</w:delText>
        </w:r>
      </w:del>
      <w:ins w:id="922" w:author="Walter Chris" w:date="2020-10-04T20:15:00Z">
        <w:r w:rsidR="00156F9F" w:rsidRPr="00E3236C">
          <w:rPr>
            <w:color w:val="000000"/>
          </w:rPr>
          <w:t>approaches</w:t>
        </w:r>
      </w:ins>
      <w:r w:rsidR="00CA1623" w:rsidRPr="00E3236C">
        <w:rPr>
          <w:color w:val="000000"/>
        </w:rPr>
        <w:t xml:space="preserve"> of </w:t>
      </w:r>
      <w:proofErr w:type="spellStart"/>
      <w:r w:rsidR="00CA1623" w:rsidRPr="00E3236C">
        <w:rPr>
          <w:color w:val="000000"/>
        </w:rPr>
        <w:t>lmQCM</w:t>
      </w:r>
      <w:proofErr w:type="spellEnd"/>
      <w:r w:rsidR="00CA1623" w:rsidRPr="00E3236C">
        <w:rPr>
          <w:color w:val="000000"/>
        </w:rPr>
        <w:t xml:space="preserve"> and WGCNA respectively. By comparing the </w:t>
      </w:r>
      <w:proofErr w:type="spellStart"/>
      <w:r w:rsidR="00CA1623" w:rsidRPr="00E3236C">
        <w:rPr>
          <w:color w:val="000000"/>
        </w:rPr>
        <w:t>ef-fects</w:t>
      </w:r>
      <w:proofErr w:type="spellEnd"/>
      <w:r w:rsidR="00CA1623" w:rsidRPr="00E3236C">
        <w:rPr>
          <w:color w:val="000000"/>
        </w:rPr>
        <w:t xml:space="preserve">, we chose WGCNA as gene feature extraction meth-od. Instead of focusing on individual genes, </w:t>
      </w:r>
      <w:del w:id="923" w:author="Walter Chris" w:date="2020-10-04T20:13:00Z">
        <w:r w:rsidR="00CA1623" w:rsidRPr="00E3236C" w:rsidDel="00DF2385">
          <w:rPr>
            <w:color w:val="000000"/>
          </w:rPr>
          <w:delText xml:space="preserve">we firstly use </w:delText>
        </w:r>
      </w:del>
      <w:ins w:id="924" w:author="Walter Chris" w:date="2020-10-04T20:13:00Z">
        <w:r w:rsidR="00DF2385" w:rsidRPr="00E3236C">
          <w:rPr>
            <w:color w:val="000000"/>
          </w:rPr>
          <w:t xml:space="preserve">this study first adopts </w:t>
        </w:r>
      </w:ins>
      <w:r w:rsidR="00CA1623" w:rsidRPr="00E3236C">
        <w:rPr>
          <w:color w:val="000000"/>
        </w:rPr>
        <w:t xml:space="preserve">the WGCNA algorithm to cluster genes into </w:t>
      </w:r>
      <w:proofErr w:type="spellStart"/>
      <w:r w:rsidR="00CA1623" w:rsidRPr="00E3236C">
        <w:rPr>
          <w:color w:val="000000"/>
        </w:rPr>
        <w:t>coexpressed</w:t>
      </w:r>
      <w:proofErr w:type="spellEnd"/>
      <w:r w:rsidR="00CA1623" w:rsidRPr="00E3236C">
        <w:rPr>
          <w:color w:val="000000"/>
        </w:rPr>
        <w:t xml:space="preserve"> modules, then summarized each module as an </w:t>
      </w:r>
      <w:proofErr w:type="spellStart"/>
      <w:r w:rsidR="00CA1623" w:rsidRPr="00E3236C">
        <w:rPr>
          <w:color w:val="000000"/>
        </w:rPr>
        <w:t>eigengene</w:t>
      </w:r>
      <w:proofErr w:type="spellEnd"/>
      <w:r w:rsidR="00CA1623" w:rsidRPr="00E3236C">
        <w:rPr>
          <w:color w:val="000000"/>
        </w:rPr>
        <w:t xml:space="preserve">. Modules </w:t>
      </w:r>
      <w:del w:id="925" w:author="Walter Chris" w:date="2020-10-03T08:36:00Z">
        <w:r w:rsidR="00CA1623" w:rsidRPr="00E3236C" w:rsidDel="0006259B">
          <w:rPr>
            <w:color w:val="000000"/>
          </w:rPr>
          <w:delText xml:space="preserve">are </w:delText>
        </w:r>
      </w:del>
      <w:ins w:id="926" w:author="Walter Chris" w:date="2020-10-03T08:36:00Z">
        <w:r w:rsidR="0006259B" w:rsidRPr="00E3236C">
          <w:rPr>
            <w:color w:val="000000"/>
          </w:rPr>
          <w:t xml:space="preserve">refer to </w:t>
        </w:r>
      </w:ins>
      <w:r w:rsidR="00CA1623" w:rsidRPr="00E3236C">
        <w:rPr>
          <w:color w:val="000000"/>
        </w:rPr>
        <w:t xml:space="preserve">clusters of highly interconnected or correlated genes. The </w:t>
      </w:r>
      <w:proofErr w:type="spellStart"/>
      <w:r w:rsidR="00CA1623" w:rsidRPr="00E3236C">
        <w:rPr>
          <w:color w:val="000000"/>
        </w:rPr>
        <w:t>eigengene</w:t>
      </w:r>
      <w:proofErr w:type="spellEnd"/>
      <w:r w:rsidR="00CA1623" w:rsidRPr="00E3236C">
        <w:rPr>
          <w:color w:val="000000"/>
        </w:rPr>
        <w:t xml:space="preserve"> of a module is defined as the first principal component which is considered to be the </w:t>
      </w:r>
      <w:proofErr w:type="spellStart"/>
      <w:r w:rsidR="00CA1623" w:rsidRPr="00E3236C">
        <w:rPr>
          <w:color w:val="000000"/>
        </w:rPr>
        <w:t>repre-sentative</w:t>
      </w:r>
      <w:proofErr w:type="spellEnd"/>
      <w:r w:rsidR="00CA1623" w:rsidRPr="00E3236C">
        <w:rPr>
          <w:color w:val="000000"/>
        </w:rPr>
        <w:t xml:space="preserve"> of gene expression profiles in a module. </w:t>
      </w:r>
      <w:del w:id="927" w:author="Walter Chris" w:date="2020-10-03T08:36:00Z">
        <w:r w:rsidR="00CA1623" w:rsidRPr="00E3236C" w:rsidDel="0006259B">
          <w:rPr>
            <w:color w:val="000000"/>
          </w:rPr>
          <w:delText xml:space="preserve">This </w:delText>
        </w:r>
      </w:del>
      <w:ins w:id="928" w:author="Walter Chris" w:date="2020-10-03T08:36:00Z">
        <w:r w:rsidR="0006259B" w:rsidRPr="00E3236C">
          <w:rPr>
            <w:color w:val="000000"/>
          </w:rPr>
          <w:t xml:space="preserve">Such </w:t>
        </w:r>
      </w:ins>
      <w:r w:rsidR="00CA1623" w:rsidRPr="00E3236C">
        <w:rPr>
          <w:color w:val="000000"/>
        </w:rPr>
        <w:t xml:space="preserve">method </w:t>
      </w:r>
      <w:del w:id="929" w:author="Walter Chris" w:date="2020-10-03T08:36:00Z">
        <w:r w:rsidR="00CA1623" w:rsidRPr="00E3236C" w:rsidDel="0006259B">
          <w:rPr>
            <w:color w:val="000000"/>
          </w:rPr>
          <w:delText xml:space="preserve">not only </w:delText>
        </w:r>
      </w:del>
      <w:del w:id="930" w:author="Walter Chris" w:date="2020-10-04T14:29:00Z">
        <w:r w:rsidR="00CA1623" w:rsidRPr="00E3236C" w:rsidDel="00AE418C">
          <w:rPr>
            <w:color w:val="000000"/>
          </w:rPr>
          <w:delText>greatly</w:delText>
        </w:r>
      </w:del>
      <w:ins w:id="931" w:author="Walter Chris" w:date="2020-10-04T14:29:00Z">
        <w:r w:rsidR="00AE418C" w:rsidRPr="00E3236C">
          <w:rPr>
            <w:color w:val="000000"/>
          </w:rPr>
          <w:t>significantly</w:t>
        </w:r>
      </w:ins>
      <w:r w:rsidR="00CA1623" w:rsidRPr="00E3236C">
        <w:rPr>
          <w:color w:val="000000"/>
        </w:rPr>
        <w:t xml:space="preserve"> improves the statistical power, </w:t>
      </w:r>
      <w:del w:id="932" w:author="Walter Chris" w:date="2020-10-03T08:36:00Z">
        <w:r w:rsidR="00CA1623" w:rsidRPr="00E3236C" w:rsidDel="0006259B">
          <w:rPr>
            <w:color w:val="000000"/>
          </w:rPr>
          <w:delText xml:space="preserve">but </w:delText>
        </w:r>
      </w:del>
      <w:ins w:id="933" w:author="Walter Chris" w:date="2020-10-03T08:36:00Z">
        <w:r w:rsidR="0006259B" w:rsidRPr="00E3236C">
          <w:rPr>
            <w:color w:val="000000"/>
          </w:rPr>
          <w:t xml:space="preserve">while </w:t>
        </w:r>
      </w:ins>
      <w:del w:id="934" w:author="Walter Chris" w:date="2020-10-03T08:36:00Z">
        <w:r w:rsidR="00CA1623" w:rsidRPr="00E3236C" w:rsidDel="0006259B">
          <w:rPr>
            <w:color w:val="000000"/>
          </w:rPr>
          <w:delText xml:space="preserve">also </w:delText>
        </w:r>
      </w:del>
      <w:ins w:id="935" w:author="Walter Chris" w:date="2020-10-03T08:36:00Z">
        <w:r w:rsidR="0006259B" w:rsidRPr="00E3236C">
          <w:rPr>
            <w:color w:val="000000"/>
          </w:rPr>
          <w:t xml:space="preserve">enabling </w:t>
        </w:r>
      </w:ins>
      <w:del w:id="936" w:author="Walter Chris" w:date="2020-10-03T08:36:00Z">
        <w:r w:rsidR="00CA1623" w:rsidRPr="00E3236C" w:rsidDel="0006259B">
          <w:rPr>
            <w:color w:val="000000"/>
          </w:rPr>
          <w:delText xml:space="preserve">enables </w:delText>
        </w:r>
      </w:del>
      <w:r w:rsidR="00CA1623" w:rsidRPr="00E3236C">
        <w:rPr>
          <w:color w:val="000000"/>
        </w:rPr>
        <w:t xml:space="preserve">us to focus on important biological processes or gene variations related to </w:t>
      </w:r>
      <w:proofErr w:type="spellStart"/>
      <w:r w:rsidR="00CA1623" w:rsidRPr="00E3236C">
        <w:rPr>
          <w:color w:val="000000"/>
        </w:rPr>
        <w:t>coexpressed</w:t>
      </w:r>
      <w:proofErr w:type="spellEnd"/>
      <w:r w:rsidR="00CA1623" w:rsidRPr="00E3236C">
        <w:rPr>
          <w:color w:val="000000"/>
        </w:rPr>
        <w:t xml:space="preserve"> gene modules, making the results easier to </w:t>
      </w:r>
      <w:del w:id="937" w:author="Walter Chris" w:date="2020-10-03T08:35:00Z">
        <w:r w:rsidR="00CA1623" w:rsidRPr="00E3236C" w:rsidDel="0006259B">
          <w:rPr>
            <w:color w:val="000000"/>
          </w:rPr>
          <w:delText xml:space="preserve">explain </w:delText>
        </w:r>
      </w:del>
      <w:ins w:id="938" w:author="Walter Chris" w:date="2020-10-03T08:35:00Z">
        <w:r w:rsidR="0006259B" w:rsidRPr="00E3236C">
          <w:rPr>
            <w:color w:val="000000"/>
          </w:rPr>
          <w:t xml:space="preserve">interpret </w:t>
        </w:r>
      </w:ins>
      <w:r w:rsidR="00CA1623" w:rsidRPr="00E3236C">
        <w:rPr>
          <w:color w:val="000000"/>
        </w:rPr>
        <w:t xml:space="preserve">than a single gene, </w:t>
      </w:r>
      <w:del w:id="939" w:author="Walter Chris" w:date="2020-10-03T08:35:00Z">
        <w:r w:rsidR="00CA1623" w:rsidRPr="00E3236C" w:rsidDel="0006259B">
          <w:rPr>
            <w:color w:val="000000"/>
          </w:rPr>
          <w:delText xml:space="preserve">because </w:delText>
        </w:r>
      </w:del>
      <w:ins w:id="940" w:author="Walter Chris" w:date="2020-10-03T08:35:00Z">
        <w:r w:rsidR="0006259B" w:rsidRPr="00E3236C">
          <w:rPr>
            <w:color w:val="000000"/>
          </w:rPr>
          <w:t xml:space="preserve">since </w:t>
        </w:r>
      </w:ins>
      <w:proofErr w:type="spellStart"/>
      <w:r w:rsidR="00CA1623" w:rsidRPr="00E3236C">
        <w:rPr>
          <w:color w:val="000000"/>
        </w:rPr>
        <w:t>coexpressed</w:t>
      </w:r>
      <w:proofErr w:type="spellEnd"/>
      <w:r w:rsidR="00CA1623" w:rsidRPr="00E3236C">
        <w:rPr>
          <w:color w:val="000000"/>
        </w:rPr>
        <w:t xml:space="preserve"> modules </w:t>
      </w:r>
      <w:del w:id="941" w:author="Walter Chris" w:date="2020-10-03T08:36:00Z">
        <w:r w:rsidR="00CA1623" w:rsidRPr="00E3236C" w:rsidDel="0006259B">
          <w:rPr>
            <w:color w:val="000000"/>
          </w:rPr>
          <w:delText xml:space="preserve">are usually </w:delText>
        </w:r>
      </w:del>
      <w:ins w:id="942" w:author="Walter Chris" w:date="2020-10-03T08:36:00Z">
        <w:r w:rsidR="0006259B" w:rsidRPr="00E3236C">
          <w:rPr>
            <w:color w:val="000000"/>
          </w:rPr>
          <w:t xml:space="preserve">commonly show tight relations </w:t>
        </w:r>
      </w:ins>
      <w:del w:id="943" w:author="Walter Chris" w:date="2020-10-03T08:36:00Z">
        <w:r w:rsidR="00CA1623" w:rsidRPr="00E3236C" w:rsidDel="0006259B">
          <w:rPr>
            <w:color w:val="000000"/>
          </w:rPr>
          <w:delText xml:space="preserve">closely related </w:delText>
        </w:r>
      </w:del>
      <w:r w:rsidR="00CA1623" w:rsidRPr="00E3236C">
        <w:rPr>
          <w:color w:val="000000"/>
        </w:rPr>
        <w:t xml:space="preserve">to specific genomes that participate in the same biological process or are located on the same chromosome band. </w:t>
      </w:r>
      <w:del w:id="944" w:author="Walter Chris" w:date="2020-10-04T20:20:00Z">
        <w:r w:rsidR="00CA1623" w:rsidRPr="00E3236C" w:rsidDel="0076621E">
          <w:rPr>
            <w:color w:val="000000"/>
          </w:rPr>
          <w:delText xml:space="preserve">We use </w:delText>
        </w:r>
      </w:del>
      <w:ins w:id="945" w:author="Walter Chris" w:date="2020-10-04T20:20:00Z">
        <w:r w:rsidR="0076621E" w:rsidRPr="00E3236C">
          <w:rPr>
            <w:color w:val="000000"/>
          </w:rPr>
          <w:t xml:space="preserve">The present study employs </w:t>
        </w:r>
      </w:ins>
      <w:r w:rsidR="00CA1623" w:rsidRPr="00E3236C">
        <w:rPr>
          <w:color w:val="000000"/>
        </w:rPr>
        <w:t>WGCNA algorithm to extract the features of mRNA and methylation respectively. Thus, WGCNA algorithm yields 1</w:t>
      </w:r>
      <w:r w:rsidR="005F2307" w:rsidRPr="00E3236C">
        <w:rPr>
          <w:color w:val="000000"/>
        </w:rPr>
        <w:t>1</w:t>
      </w:r>
      <w:r w:rsidR="00CA1623" w:rsidRPr="00E3236C">
        <w:rPr>
          <w:color w:val="000000"/>
        </w:rPr>
        <w:t xml:space="preserve"> </w:t>
      </w:r>
      <w:proofErr w:type="spellStart"/>
      <w:r w:rsidR="00CA1623" w:rsidRPr="00E3236C">
        <w:rPr>
          <w:color w:val="000000"/>
        </w:rPr>
        <w:t>coexpressed</w:t>
      </w:r>
      <w:proofErr w:type="spellEnd"/>
      <w:r w:rsidR="00CA1623" w:rsidRPr="00E3236C">
        <w:rPr>
          <w:color w:val="000000"/>
        </w:rPr>
        <w:t xml:space="preserve"> gene modules (features) for methylation data and 2</w:t>
      </w:r>
      <w:r w:rsidR="005F2307" w:rsidRPr="00E3236C">
        <w:rPr>
          <w:color w:val="000000"/>
        </w:rPr>
        <w:t>5</w:t>
      </w:r>
      <w:r w:rsidR="00CA1623" w:rsidRPr="00E3236C">
        <w:rPr>
          <w:color w:val="000000"/>
        </w:rPr>
        <w:t xml:space="preserve"> </w:t>
      </w:r>
      <w:proofErr w:type="spellStart"/>
      <w:r w:rsidR="00CA1623" w:rsidRPr="00E3236C">
        <w:rPr>
          <w:color w:val="000000"/>
        </w:rPr>
        <w:t>coexpressed</w:t>
      </w:r>
      <w:proofErr w:type="spellEnd"/>
      <w:r w:rsidR="00CA1623" w:rsidRPr="00E3236C">
        <w:rPr>
          <w:color w:val="000000"/>
        </w:rPr>
        <w:t xml:space="preserve"> gene modules for mRNA data. It is worth noting that to avoid overfitting, we applied gene feature selection </w:t>
      </w:r>
      <w:del w:id="946" w:author="Walter Chris" w:date="2020-10-04T20:15:00Z">
        <w:r w:rsidR="00CA1623" w:rsidRPr="00E3236C" w:rsidDel="00156F9F">
          <w:rPr>
            <w:color w:val="000000"/>
          </w:rPr>
          <w:delText>methods</w:delText>
        </w:r>
      </w:del>
      <w:ins w:id="947" w:author="Walter Chris" w:date="2020-10-04T20:15:00Z">
        <w:r w:rsidR="00156F9F" w:rsidRPr="00E3236C">
          <w:rPr>
            <w:color w:val="000000"/>
          </w:rPr>
          <w:t>approaches</w:t>
        </w:r>
      </w:ins>
      <w:r w:rsidR="00CA1623" w:rsidRPr="00E3236C">
        <w:rPr>
          <w:color w:val="000000"/>
        </w:rPr>
        <w:t xml:space="preserve"> to the training set and test set in cross validation respectively.</w:t>
      </w:r>
    </w:p>
    <w:p w14:paraId="48CE6A21" w14:textId="6B6D44B7" w:rsidR="007D1F55" w:rsidRPr="00E3236C" w:rsidRDefault="007D1F55" w:rsidP="007D1F55">
      <w:pPr>
        <w:pStyle w:val="Heading2"/>
        <w:rPr>
          <w:rStyle w:val="Figurereferenceto"/>
          <w:color w:val="000000"/>
        </w:rPr>
      </w:pPr>
      <w:r w:rsidRPr="00E3236C">
        <w:rPr>
          <w:rStyle w:val="Figurereferenceto"/>
          <w:color w:val="000000"/>
        </w:rPr>
        <w:t xml:space="preserve">3.2 </w:t>
      </w:r>
      <w:r w:rsidRPr="00E3236C">
        <w:rPr>
          <w:rStyle w:val="Figurereferenceto"/>
          <w:color w:val="000000"/>
        </w:rPr>
        <w:tab/>
        <w:t xml:space="preserve">Ordinal </w:t>
      </w:r>
      <w:r w:rsidR="00965AC4" w:rsidRPr="00E3236C">
        <w:rPr>
          <w:rStyle w:val="Figurereferenceto"/>
          <w:color w:val="000000"/>
        </w:rPr>
        <w:t>c</w:t>
      </w:r>
      <w:r w:rsidRPr="00E3236C">
        <w:rPr>
          <w:rStyle w:val="Figurereferenceto"/>
          <w:color w:val="000000"/>
        </w:rPr>
        <w:t xml:space="preserve">ox </w:t>
      </w:r>
      <w:r w:rsidR="00965AC4" w:rsidRPr="00E3236C">
        <w:rPr>
          <w:rStyle w:val="Figurereferenceto"/>
          <w:color w:val="000000"/>
        </w:rPr>
        <w:t>m</w:t>
      </w:r>
      <w:r w:rsidRPr="00E3236C">
        <w:rPr>
          <w:rStyle w:val="Figurereferenceto"/>
          <w:color w:val="000000"/>
        </w:rPr>
        <w:t>odel</w:t>
      </w:r>
    </w:p>
    <w:p w14:paraId="24ABDC91" w14:textId="160CBC7D" w:rsidR="00AA6A3C" w:rsidRPr="00E3236C" w:rsidRDefault="00AA6A3C" w:rsidP="007F0184">
      <w:pPr>
        <w:pStyle w:val="Text"/>
        <w:spacing w:line="230" w:lineRule="exact"/>
        <w:ind w:firstLine="0"/>
        <w:rPr>
          <w:rFonts w:eastAsia="SimSun"/>
          <w:kern w:val="2"/>
          <w:lang w:eastAsia="zh-CN"/>
        </w:rPr>
      </w:pPr>
      <w:r w:rsidRPr="00E3236C">
        <w:rPr>
          <w:rFonts w:ascii="Palatino" w:hAnsi="Palatino"/>
          <w:color w:val="000000"/>
          <w:kern w:val="16"/>
          <w:sz w:val="19"/>
        </w:rPr>
        <w:t xml:space="preserve">In survival </w:t>
      </w:r>
      <w:del w:id="948" w:author="Walter Chris" w:date="2020-10-03T08:35:00Z">
        <w:r w:rsidRPr="00E3236C" w:rsidDel="0006259B">
          <w:rPr>
            <w:rFonts w:ascii="Palatino" w:hAnsi="Palatino"/>
            <w:color w:val="000000"/>
            <w:kern w:val="16"/>
            <w:sz w:val="19"/>
          </w:rPr>
          <w:delText>analysis</w:delText>
        </w:r>
      </w:del>
      <w:ins w:id="949" w:author="Walter Chris" w:date="2020-10-03T08:35:00Z">
        <w:r w:rsidR="0006259B" w:rsidRPr="00E3236C">
          <w:rPr>
            <w:rFonts w:ascii="Palatino" w:hAnsi="Palatino"/>
            <w:color w:val="000000"/>
            <w:kern w:val="16"/>
            <w:sz w:val="19"/>
          </w:rPr>
          <w:t>study</w:t>
        </w:r>
      </w:ins>
      <w:r w:rsidRPr="00E3236C">
        <w:rPr>
          <w:rFonts w:ascii="Palatino" w:hAnsi="Palatino"/>
          <w:color w:val="000000"/>
          <w:kern w:val="16"/>
          <w:sz w:val="19"/>
        </w:rPr>
        <w:t xml:space="preserve">, prediction of the time duration until a certain event occurs is the goal of survival analysis and the death of a </w:t>
      </w:r>
      <w:del w:id="950" w:author="Walter Chris" w:date="2020-10-04T19:21:00Z">
        <w:r w:rsidRPr="00E3236C" w:rsidDel="00CE0415">
          <w:rPr>
            <w:rFonts w:ascii="Palatino" w:hAnsi="Palatino"/>
            <w:color w:val="000000"/>
            <w:kern w:val="16"/>
            <w:sz w:val="19"/>
          </w:rPr>
          <w:delText xml:space="preserve">cancer </w:delText>
        </w:r>
      </w:del>
      <w:ins w:id="951" w:author="Walter Chris" w:date="2020-10-04T19:21:00Z">
        <w:r w:rsidR="00CE0415" w:rsidRPr="00E3236C">
          <w:rPr>
            <w:rFonts w:ascii="Palatino" w:hAnsi="Palatino"/>
            <w:color w:val="000000"/>
            <w:kern w:val="16"/>
            <w:sz w:val="19"/>
          </w:rPr>
          <w:t xml:space="preserve">carcinoma </w:t>
        </w:r>
      </w:ins>
      <w:del w:id="952" w:author="Walter Chris" w:date="2020-10-04T19:46:00Z">
        <w:r w:rsidRPr="00E3236C" w:rsidDel="00AB3D53">
          <w:rPr>
            <w:rFonts w:ascii="Palatino" w:hAnsi="Palatino"/>
            <w:color w:val="000000"/>
            <w:kern w:val="16"/>
            <w:sz w:val="19"/>
          </w:rPr>
          <w:delText>patient</w:delText>
        </w:r>
      </w:del>
      <w:ins w:id="953" w:author="Walter Chris" w:date="2020-10-04T19:46:00Z">
        <w:r w:rsidR="00AB3D53" w:rsidRPr="00E3236C">
          <w:rPr>
            <w:rFonts w:ascii="Palatino" w:hAnsi="Palatino"/>
            <w:color w:val="000000"/>
            <w:kern w:val="16"/>
            <w:sz w:val="19"/>
          </w:rPr>
          <w:t>case</w:t>
        </w:r>
      </w:ins>
      <w:r w:rsidRPr="00E3236C">
        <w:rPr>
          <w:rFonts w:ascii="Palatino" w:hAnsi="Palatino"/>
          <w:color w:val="000000"/>
          <w:kern w:val="16"/>
          <w:sz w:val="19"/>
        </w:rPr>
        <w:t xml:space="preserve"> is the event of interest in our study </w:t>
      </w:r>
      <w:r w:rsidRPr="00E3236C">
        <w:rPr>
          <w:rFonts w:ascii="Palatino" w:hAnsi="Palatino"/>
          <w:color w:val="000000"/>
          <w:kern w:val="16"/>
          <w:sz w:val="19"/>
        </w:rPr>
        <w:fldChar w:fldCharType="begin"/>
      </w:r>
      <w:r w:rsidRPr="00E3236C">
        <w:rPr>
          <w:rFonts w:ascii="Palatino" w:hAnsi="Palatino"/>
          <w:color w:val="000000"/>
          <w:kern w:val="16"/>
          <w:sz w:val="19"/>
        </w:rPr>
        <w:instrText xml:space="preserve"> ADDIN EN.CITE &lt;EndNote&gt;&lt;Cite&gt;&lt;Author&gt;Kourou&lt;/Author&gt;&lt;Year&gt;2015&lt;/Year&gt;&lt;RecNum&gt;15&lt;/RecNum&gt;&lt;DisplayText&gt;[40]&lt;/DisplayText&gt;&lt;record&gt;&lt;rec-number&gt;15&lt;/rec-number&gt;&lt;foreign-keys&gt;&lt;key app="EN" db-id="wvsws5vr9adxabeftfipdvt4d9s5dw22fv2a"&gt;15&lt;/key&gt;&lt;/foreign-keys&gt;&lt;ref-type name="Journal Article"&gt;17&lt;/ref-type&gt;&lt;contributors&gt;&lt;authors&gt;&lt;author&gt;Kourou, Konstantina&lt;/author&gt;&lt;author&gt;Exarchos, Themis P&lt;/author&gt;&lt;author&gt;Exarchos, Konstantinos P&lt;/author&gt;&lt;author&gt;Karamouzis, Michalis V&lt;/author&gt;&lt;author&gt;Fotiadis, Dimitrios I&lt;/author&gt;&lt;/authors&gt;&lt;/contributors&gt;&lt;titles&gt;&lt;title&gt;Machine learning applications in cancer prognosis and prediction&lt;/title&gt;&lt;secondary-title&gt;Computational and structural biotechnology journal&lt;/secondary-title&gt;&lt;/titles&gt;&lt;periodical&gt;&lt;full-title&gt;Computational and structural biotechnology journal&lt;/full-title&gt;&lt;/periodical&gt;&lt;pages&gt;8-17&lt;/pages&gt;&lt;volume&gt;13&lt;/volume&gt;&lt;dates&gt;&lt;year&gt;2015&lt;/year&gt;&lt;/dates&gt;&lt;isbn&gt;2001-0370&lt;/isbn&gt;&lt;urls&gt;&lt;/urls&gt;&lt;/record&gt;&lt;/Cite&gt;&lt;/EndNote&gt;</w:instrText>
      </w:r>
      <w:r w:rsidRPr="00E3236C">
        <w:rPr>
          <w:rFonts w:ascii="Palatino" w:hAnsi="Palatino"/>
          <w:color w:val="000000"/>
          <w:kern w:val="16"/>
          <w:sz w:val="19"/>
        </w:rPr>
        <w:fldChar w:fldCharType="separate"/>
      </w:r>
      <w:r w:rsidRPr="00E3236C">
        <w:rPr>
          <w:rFonts w:ascii="Palatino" w:hAnsi="Palatino"/>
          <w:color w:val="000000"/>
          <w:kern w:val="16"/>
          <w:sz w:val="19"/>
        </w:rPr>
        <w:t>[</w:t>
      </w:r>
      <w:hyperlink w:anchor="_ENREF_40" w:tooltip="Kourou, 2015 #15" w:history="1">
        <w:r w:rsidRPr="00E3236C">
          <w:rPr>
            <w:rFonts w:ascii="Palatino" w:hAnsi="Palatino"/>
            <w:color w:val="000000"/>
            <w:kern w:val="16"/>
            <w:sz w:val="19"/>
          </w:rPr>
          <w:t>40</w:t>
        </w:r>
      </w:hyperlink>
      <w:r w:rsidRPr="00E3236C">
        <w:rPr>
          <w:rFonts w:ascii="Palatino" w:hAnsi="Palatino"/>
          <w:color w:val="000000"/>
          <w:kern w:val="16"/>
          <w:sz w:val="19"/>
        </w:rPr>
        <w:t>]</w:t>
      </w:r>
      <w:r w:rsidRPr="00E3236C">
        <w:rPr>
          <w:rFonts w:ascii="Palatino" w:hAnsi="Palatino"/>
          <w:color w:val="000000"/>
          <w:kern w:val="16"/>
          <w:sz w:val="19"/>
        </w:rPr>
        <w:fldChar w:fldCharType="end"/>
      </w:r>
      <w:r w:rsidRPr="00E3236C">
        <w:rPr>
          <w:rFonts w:ascii="Palatino" w:hAnsi="Palatino"/>
          <w:color w:val="000000"/>
          <w:kern w:val="16"/>
          <w:sz w:val="19"/>
        </w:rPr>
        <w:t xml:space="preserve">. </w:t>
      </w:r>
      <w:del w:id="954" w:author="Walter Chris" w:date="2020-10-04T19:21:00Z">
        <w:r w:rsidRPr="00E3236C" w:rsidDel="00CE0415">
          <w:rPr>
            <w:rFonts w:ascii="Palatino" w:hAnsi="Palatino"/>
            <w:color w:val="000000"/>
            <w:kern w:val="16"/>
            <w:sz w:val="19"/>
          </w:rPr>
          <w:delText xml:space="preserve">Cancer </w:delText>
        </w:r>
      </w:del>
      <w:ins w:id="955" w:author="Walter Chris" w:date="2020-10-04T19:21:00Z">
        <w:r w:rsidR="00CE0415" w:rsidRPr="00E3236C">
          <w:rPr>
            <w:rFonts w:ascii="Palatino" w:hAnsi="Palatino"/>
            <w:color w:val="000000"/>
            <w:kern w:val="16"/>
            <w:sz w:val="19"/>
          </w:rPr>
          <w:t xml:space="preserve">Carcinoma </w:t>
        </w:r>
      </w:ins>
      <w:del w:id="956" w:author="Walter Chris" w:date="2020-10-04T19:46:00Z">
        <w:r w:rsidRPr="00E3236C" w:rsidDel="00AB3D53">
          <w:rPr>
            <w:rFonts w:ascii="Palatino" w:hAnsi="Palatino"/>
            <w:color w:val="000000"/>
            <w:kern w:val="16"/>
            <w:sz w:val="19"/>
          </w:rPr>
          <w:delText>patients</w:delText>
        </w:r>
      </w:del>
      <w:ins w:id="957" w:author="Walter Chris" w:date="2020-10-04T19:46:00Z">
        <w:r w:rsidR="00AB3D53" w:rsidRPr="00E3236C">
          <w:rPr>
            <w:rFonts w:ascii="Palatino" w:hAnsi="Palatino"/>
            <w:color w:val="000000"/>
            <w:kern w:val="16"/>
            <w:sz w:val="19"/>
          </w:rPr>
          <w:t>cases</w:t>
        </w:r>
      </w:ins>
      <w:r w:rsidRPr="00E3236C">
        <w:rPr>
          <w:rFonts w:ascii="Palatino" w:hAnsi="Palatino"/>
          <w:color w:val="000000"/>
          <w:kern w:val="16"/>
          <w:sz w:val="19"/>
        </w:rPr>
        <w:t xml:space="preserve"> can be divided into two categories i.e., censored </w:t>
      </w:r>
      <w:del w:id="958" w:author="Walter Chris" w:date="2020-10-04T19:46:00Z">
        <w:r w:rsidRPr="00E3236C" w:rsidDel="00AB3D53">
          <w:rPr>
            <w:rFonts w:ascii="Palatino" w:hAnsi="Palatino"/>
            <w:color w:val="000000"/>
            <w:kern w:val="16"/>
            <w:sz w:val="19"/>
          </w:rPr>
          <w:delText>patients</w:delText>
        </w:r>
      </w:del>
      <w:ins w:id="959" w:author="Walter Chris" w:date="2020-10-04T19:46:00Z">
        <w:r w:rsidR="00AB3D53" w:rsidRPr="00E3236C">
          <w:rPr>
            <w:rFonts w:ascii="Palatino" w:hAnsi="Palatino"/>
            <w:color w:val="000000"/>
            <w:kern w:val="16"/>
            <w:sz w:val="19"/>
          </w:rPr>
          <w:t>cases</w:t>
        </w:r>
      </w:ins>
      <w:r w:rsidRPr="00E3236C">
        <w:rPr>
          <w:rFonts w:ascii="Palatino" w:hAnsi="Palatino"/>
          <w:color w:val="000000"/>
          <w:kern w:val="16"/>
          <w:sz w:val="19"/>
        </w:rPr>
        <w:t xml:space="preserve"> and non-censored </w:t>
      </w:r>
      <w:del w:id="960" w:author="Walter Chris" w:date="2020-10-04T19:46:00Z">
        <w:r w:rsidRPr="00E3236C" w:rsidDel="00AB3D53">
          <w:rPr>
            <w:rFonts w:ascii="Palatino" w:hAnsi="Palatino"/>
            <w:color w:val="000000"/>
            <w:kern w:val="16"/>
            <w:sz w:val="19"/>
          </w:rPr>
          <w:delText>patients</w:delText>
        </w:r>
      </w:del>
      <w:ins w:id="961" w:author="Walter Chris" w:date="2020-10-04T19:46:00Z">
        <w:r w:rsidR="00AB3D53" w:rsidRPr="00E3236C">
          <w:rPr>
            <w:rFonts w:ascii="Palatino" w:hAnsi="Palatino"/>
            <w:color w:val="000000"/>
            <w:kern w:val="16"/>
            <w:sz w:val="19"/>
          </w:rPr>
          <w:t>cases</w:t>
        </w:r>
      </w:ins>
      <w:r w:rsidRPr="00E3236C">
        <w:rPr>
          <w:rFonts w:ascii="Palatino" w:hAnsi="Palatino"/>
          <w:color w:val="000000"/>
          <w:kern w:val="16"/>
          <w:sz w:val="19"/>
        </w:rPr>
        <w:t xml:space="preserve">. For censored </w:t>
      </w:r>
      <w:del w:id="962" w:author="Walter Chris" w:date="2020-10-04T19:46:00Z">
        <w:r w:rsidRPr="00E3236C" w:rsidDel="00AB3D53">
          <w:rPr>
            <w:rFonts w:ascii="Palatino" w:hAnsi="Palatino"/>
            <w:color w:val="000000"/>
            <w:kern w:val="16"/>
            <w:sz w:val="19"/>
          </w:rPr>
          <w:delText>patients</w:delText>
        </w:r>
      </w:del>
      <w:ins w:id="963" w:author="Walter Chris" w:date="2020-10-04T19:46:00Z">
        <w:r w:rsidR="00AB3D53" w:rsidRPr="00E3236C">
          <w:rPr>
            <w:rFonts w:ascii="Palatino" w:hAnsi="Palatino"/>
            <w:color w:val="000000"/>
            <w:kern w:val="16"/>
            <w:sz w:val="19"/>
          </w:rPr>
          <w:t>cases</w:t>
        </w:r>
      </w:ins>
      <w:r w:rsidRPr="00E3236C">
        <w:rPr>
          <w:rFonts w:ascii="Palatino" w:hAnsi="Palatino"/>
          <w:color w:val="000000"/>
          <w:kern w:val="16"/>
          <w:sz w:val="19"/>
        </w:rPr>
        <w:t xml:space="preserve">, the death events were not observed for them during the follow-up period, and thus their genuine survival times are longer than the recorded data; while for non-censored </w:t>
      </w:r>
      <w:del w:id="964" w:author="Walter Chris" w:date="2020-10-04T19:46:00Z">
        <w:r w:rsidRPr="00E3236C" w:rsidDel="00AB3D53">
          <w:rPr>
            <w:rFonts w:ascii="Palatino" w:hAnsi="Palatino"/>
            <w:color w:val="000000"/>
            <w:kern w:val="16"/>
            <w:sz w:val="19"/>
          </w:rPr>
          <w:delText>patients</w:delText>
        </w:r>
      </w:del>
      <w:ins w:id="965" w:author="Walter Chris" w:date="2020-10-04T19:46:00Z">
        <w:r w:rsidR="00AB3D53" w:rsidRPr="00E3236C">
          <w:rPr>
            <w:rFonts w:ascii="Palatino" w:hAnsi="Palatino"/>
            <w:color w:val="000000"/>
            <w:kern w:val="16"/>
            <w:sz w:val="19"/>
          </w:rPr>
          <w:t>cases</w:t>
        </w:r>
      </w:ins>
      <w:r w:rsidRPr="00E3236C">
        <w:rPr>
          <w:rFonts w:ascii="Palatino" w:hAnsi="Palatino"/>
          <w:color w:val="000000"/>
          <w:kern w:val="16"/>
          <w:sz w:val="19"/>
        </w:rPr>
        <w:t xml:space="preserve"> their recorded survival times are the exact time from initial diagnosis to death. </w:t>
      </w:r>
      <w:del w:id="966" w:author="Walter Chris" w:date="2020-10-04T20:20:00Z">
        <w:r w:rsidRPr="00E3236C" w:rsidDel="0076621E">
          <w:rPr>
            <w:rFonts w:ascii="Palatino" w:hAnsi="Palatino"/>
            <w:color w:val="000000"/>
            <w:kern w:val="16"/>
            <w:sz w:val="19"/>
          </w:rPr>
          <w:delText xml:space="preserve">We use </w:delText>
        </w:r>
      </w:del>
      <w:ins w:id="967" w:author="Walter Chris" w:date="2020-10-04T20:20:00Z">
        <w:r w:rsidR="0076621E" w:rsidRPr="00E3236C">
          <w:rPr>
            <w:rFonts w:ascii="Palatino" w:hAnsi="Palatino"/>
            <w:color w:val="000000"/>
            <w:kern w:val="16"/>
            <w:sz w:val="19"/>
          </w:rPr>
          <w:t xml:space="preserve">The present study employs </w:t>
        </w:r>
      </w:ins>
      <w:r w:rsidRPr="00E3236C">
        <w:rPr>
          <w:rFonts w:ascii="Palatino" w:hAnsi="Palatino"/>
          <w:color w:val="000000"/>
          <w:kern w:val="16"/>
          <w:sz w:val="19"/>
        </w:rPr>
        <w:t>a triplet</w:t>
      </w:r>
      <w:r w:rsidRPr="00E3236C">
        <w:rPr>
          <w:rFonts w:eastAsia="SimSun"/>
          <w:kern w:val="2"/>
          <w:lang w:eastAsia="zh-CN"/>
        </w:rPr>
        <w:t xml:space="preserve"> </w:t>
      </w:r>
      <w:r w:rsidRPr="00E3236C">
        <w:rPr>
          <w:rFonts w:eastAsia="SimSun"/>
          <w:kern w:val="2"/>
          <w:position w:val="-10"/>
          <w:lang w:eastAsia="zh-CN"/>
        </w:rPr>
        <w:object w:dxaOrig="720" w:dyaOrig="300" w14:anchorId="4A9410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15.45pt" o:ole="">
            <v:imagedata r:id="rId17" o:title=""/>
          </v:shape>
          <o:OLEObject Type="Embed" ProgID="Equation.DSMT4" ShapeID="_x0000_i1025" DrawAspect="Content" ObjectID="_1672482920" r:id="rId18"/>
        </w:object>
      </w:r>
      <w:r w:rsidRPr="00E3236C">
        <w:rPr>
          <w:rFonts w:eastAsia="SimSun"/>
          <w:kern w:val="2"/>
          <w:lang w:eastAsia="zh-CN"/>
        </w:rPr>
        <w:t xml:space="preserve"> </w:t>
      </w:r>
      <w:r w:rsidRPr="00E3236C">
        <w:rPr>
          <w:rFonts w:ascii="Palatino Linotype" w:eastAsia="SimSun" w:hAnsi="Palatino Linotype"/>
          <w:kern w:val="2"/>
          <w:sz w:val="19"/>
          <w:szCs w:val="19"/>
          <w:lang w:eastAsia="zh-CN"/>
        </w:rPr>
        <w:t xml:space="preserve">to represent each observation in survival analysis, where </w:t>
      </w:r>
      <w:r w:rsidRPr="00E3236C">
        <w:rPr>
          <w:rFonts w:ascii="Palatino Linotype" w:eastAsia="SimSun" w:hAnsi="Palatino Linotype"/>
          <w:kern w:val="2"/>
          <w:position w:val="-10"/>
          <w:sz w:val="19"/>
          <w:szCs w:val="19"/>
          <w:lang w:eastAsia="zh-CN"/>
        </w:rPr>
        <w:object w:dxaOrig="200" w:dyaOrig="300" w14:anchorId="2D54F96A">
          <v:shape id="_x0000_i1026" type="#_x0000_t75" style="width:10.3pt;height:15.45pt" o:ole="">
            <v:imagedata r:id="rId19" o:title=""/>
          </v:shape>
          <o:OLEObject Type="Embed" ProgID="Equation.DSMT4" ShapeID="_x0000_i1026" DrawAspect="Content" ObjectID="_1672482921" r:id="rId20"/>
        </w:object>
      </w:r>
      <w:r w:rsidRPr="00E3236C">
        <w:rPr>
          <w:rFonts w:ascii="Palatino Linotype" w:eastAsia="SimSun" w:hAnsi="Palatino Linotype"/>
          <w:kern w:val="2"/>
          <w:sz w:val="19"/>
          <w:szCs w:val="19"/>
          <w:vertAlign w:val="subscript"/>
          <w:lang w:eastAsia="zh-CN"/>
        </w:rPr>
        <w:t xml:space="preserve"> </w:t>
      </w:r>
      <w:r w:rsidRPr="00E3236C">
        <w:rPr>
          <w:rFonts w:ascii="Palatino Linotype" w:eastAsia="SimSun" w:hAnsi="Palatino Linotype"/>
          <w:kern w:val="2"/>
          <w:sz w:val="19"/>
          <w:szCs w:val="19"/>
          <w:lang w:eastAsia="zh-CN"/>
        </w:rPr>
        <w:t xml:space="preserve">is the feature vector, </w:t>
      </w:r>
      <w:r w:rsidRPr="00E3236C">
        <w:rPr>
          <w:rFonts w:ascii="Palatino Linotype" w:eastAsia="SimSun" w:hAnsi="Palatino Linotype"/>
          <w:kern w:val="2"/>
          <w:position w:val="-10"/>
          <w:sz w:val="19"/>
          <w:szCs w:val="19"/>
          <w:lang w:eastAsia="zh-CN"/>
        </w:rPr>
        <w:object w:dxaOrig="160" w:dyaOrig="300" w14:anchorId="2FF11DCB">
          <v:shape id="_x0000_i1027" type="#_x0000_t75" style="width:10.3pt;height:15.45pt" o:ole="">
            <v:imagedata r:id="rId21" o:title=""/>
          </v:shape>
          <o:OLEObject Type="Embed" ProgID="Equation.DSMT4" ShapeID="_x0000_i1027" DrawAspect="Content" ObjectID="_1672482922" r:id="rId22"/>
        </w:object>
      </w:r>
      <w:r w:rsidRPr="00E3236C">
        <w:rPr>
          <w:rFonts w:ascii="Palatino Linotype" w:eastAsia="SimSun" w:hAnsi="Palatino Linotype"/>
          <w:kern w:val="2"/>
          <w:sz w:val="19"/>
          <w:szCs w:val="19"/>
          <w:lang w:eastAsia="zh-CN"/>
        </w:rPr>
        <w:t xml:space="preserve"> is the observed time, and </w:t>
      </w:r>
      <w:r w:rsidRPr="00E3236C">
        <w:rPr>
          <w:rFonts w:ascii="Palatino Linotype" w:eastAsia="SimSun" w:hAnsi="Palatino Linotype"/>
          <w:kern w:val="2"/>
          <w:position w:val="-10"/>
          <w:sz w:val="19"/>
          <w:szCs w:val="19"/>
          <w:lang w:eastAsia="zh-CN"/>
        </w:rPr>
        <w:object w:dxaOrig="200" w:dyaOrig="300" w14:anchorId="5010B6C2">
          <v:shape id="_x0000_i1028" type="#_x0000_t75" style="width:10.3pt;height:15.45pt" o:ole="">
            <v:imagedata r:id="rId23" o:title=""/>
          </v:shape>
          <o:OLEObject Type="Embed" ProgID="Equation.DSMT4" ShapeID="_x0000_i1028" DrawAspect="Content" ObjectID="_1672482923" r:id="rId24"/>
        </w:object>
      </w:r>
      <w:r w:rsidRPr="00E3236C">
        <w:rPr>
          <w:rFonts w:ascii="Palatino Linotype" w:eastAsia="SimSun" w:hAnsi="Palatino Linotype"/>
          <w:kern w:val="2"/>
          <w:sz w:val="19"/>
          <w:szCs w:val="19"/>
          <w:vertAlign w:val="subscript"/>
          <w:lang w:eastAsia="zh-CN"/>
        </w:rPr>
        <w:t xml:space="preserve"> </w:t>
      </w:r>
      <w:del w:id="968" w:author="Walter Chris" w:date="2020-10-03T08:37:00Z">
        <w:r w:rsidRPr="00E3236C" w:rsidDel="0006259B">
          <w:rPr>
            <w:rFonts w:ascii="Palatino Linotype" w:eastAsia="SimSun" w:hAnsi="Palatino Linotype"/>
            <w:kern w:val="2"/>
            <w:sz w:val="19"/>
            <w:szCs w:val="19"/>
            <w:lang w:eastAsia="zh-CN"/>
          </w:rPr>
          <w:delText xml:space="preserve">is </w:delText>
        </w:r>
      </w:del>
      <w:ins w:id="969" w:author="Walter Chris" w:date="2020-10-03T08:37:00Z">
        <w:r w:rsidR="0006259B" w:rsidRPr="00E3236C">
          <w:rPr>
            <w:rFonts w:ascii="Palatino Linotype" w:eastAsia="SimSun" w:hAnsi="Palatino Linotype"/>
            <w:kern w:val="2"/>
            <w:sz w:val="19"/>
            <w:szCs w:val="19"/>
            <w:lang w:eastAsia="zh-CN"/>
          </w:rPr>
          <w:t xml:space="preserve">denotes </w:t>
        </w:r>
      </w:ins>
      <w:r w:rsidRPr="00E3236C">
        <w:rPr>
          <w:rFonts w:ascii="Palatino Linotype" w:eastAsia="SimSun" w:hAnsi="Palatino Linotype"/>
          <w:kern w:val="2"/>
          <w:sz w:val="19"/>
          <w:szCs w:val="19"/>
          <w:lang w:eastAsia="zh-CN"/>
        </w:rPr>
        <w:t xml:space="preserve">the censoring indicator. Here, </w:t>
      </w:r>
      <w:r w:rsidRPr="00E3236C">
        <w:rPr>
          <w:rFonts w:ascii="Palatino Linotype" w:eastAsia="SimSun" w:hAnsi="Palatino Linotype"/>
          <w:kern w:val="2"/>
          <w:position w:val="-10"/>
          <w:sz w:val="19"/>
          <w:szCs w:val="19"/>
          <w:lang w:eastAsia="zh-CN"/>
        </w:rPr>
        <w:object w:dxaOrig="480" w:dyaOrig="300" w14:anchorId="2C400B4B">
          <v:shape id="_x0000_i1029" type="#_x0000_t75" style="width:25.7pt;height:15.45pt" o:ole="">
            <v:imagedata r:id="rId25" o:title=""/>
          </v:shape>
          <o:OLEObject Type="Embed" ProgID="Equation.DSMT4" ShapeID="_x0000_i1029" DrawAspect="Content" ObjectID="_1672482924" r:id="rId26"/>
        </w:object>
      </w:r>
      <w:r w:rsidRPr="00E3236C">
        <w:rPr>
          <w:rFonts w:ascii="Palatino Linotype" w:eastAsia="SimSun" w:hAnsi="Palatino Linotype"/>
          <w:kern w:val="2"/>
          <w:sz w:val="19"/>
          <w:szCs w:val="19"/>
          <w:lang w:eastAsia="zh-CN"/>
        </w:rPr>
        <w:t xml:space="preserve">or </w:t>
      </w:r>
      <w:r w:rsidRPr="00E3236C">
        <w:rPr>
          <w:rFonts w:ascii="Palatino Linotype" w:eastAsia="SimSun" w:hAnsi="Palatino Linotype"/>
          <w:kern w:val="2"/>
          <w:position w:val="-10"/>
          <w:sz w:val="19"/>
          <w:szCs w:val="19"/>
          <w:lang w:eastAsia="zh-CN"/>
        </w:rPr>
        <w:object w:dxaOrig="499" w:dyaOrig="300" w14:anchorId="2FFDF56B">
          <v:shape id="_x0000_i1030" type="#_x0000_t75" style="width:25.7pt;height:15.45pt" o:ole="">
            <v:imagedata r:id="rId27" o:title=""/>
          </v:shape>
          <o:OLEObject Type="Embed" ProgID="Equation.DSMT4" ShapeID="_x0000_i1030" DrawAspect="Content" ObjectID="_1672482925" r:id="rId28"/>
        </w:object>
      </w:r>
      <w:del w:id="970" w:author="Walter Chris" w:date="2020-10-03T08:37:00Z">
        <w:r w:rsidRPr="00E3236C" w:rsidDel="0006259B">
          <w:rPr>
            <w:rFonts w:ascii="Palatino Linotype" w:eastAsia="SimSun" w:hAnsi="Palatino Linotype"/>
            <w:kern w:val="2"/>
            <w:sz w:val="19"/>
            <w:szCs w:val="19"/>
            <w:lang w:eastAsia="zh-CN"/>
          </w:rPr>
          <w:delText xml:space="preserve">indicates </w:delText>
        </w:r>
      </w:del>
      <w:ins w:id="971" w:author="Walter Chris" w:date="2020-10-03T08:37:00Z">
        <w:r w:rsidR="0006259B" w:rsidRPr="00E3236C">
          <w:rPr>
            <w:rFonts w:ascii="Palatino Linotype" w:eastAsia="SimSun" w:hAnsi="Palatino Linotype"/>
            <w:kern w:val="2"/>
            <w:sz w:val="19"/>
            <w:szCs w:val="19"/>
            <w:lang w:eastAsia="zh-CN"/>
          </w:rPr>
          <w:t xml:space="preserve">represents </w:t>
        </w:r>
      </w:ins>
      <w:r w:rsidRPr="00E3236C">
        <w:rPr>
          <w:rFonts w:ascii="Palatino Linotype" w:eastAsia="SimSun" w:hAnsi="Palatino Linotype"/>
          <w:kern w:val="2"/>
          <w:sz w:val="19"/>
          <w:szCs w:val="19"/>
          <w:lang w:eastAsia="zh-CN"/>
        </w:rPr>
        <w:t>a non-censored or censored instance, respectively.</w:t>
      </w:r>
      <w:r w:rsidRPr="00E3236C">
        <w:rPr>
          <w:rFonts w:eastAsia="SimSun"/>
          <w:kern w:val="2"/>
          <w:lang w:eastAsia="zh-CN"/>
        </w:rPr>
        <w:t xml:space="preserve"> </w:t>
      </w:r>
    </w:p>
    <w:p w14:paraId="7039641D" w14:textId="68524A9B" w:rsidR="00AA6A3C" w:rsidRPr="00E3236C" w:rsidRDefault="00310605" w:rsidP="007F0184">
      <w:pPr>
        <w:autoSpaceDE w:val="0"/>
        <w:autoSpaceDN w:val="0"/>
        <w:adjustRightInd w:val="0"/>
        <w:rPr>
          <w:rFonts w:ascii="Palatino Linotype" w:eastAsia="SimSun" w:hAnsi="Palatino Linotype" w:cs="NimbusRomNo9L-Regu"/>
          <w:kern w:val="0"/>
          <w:szCs w:val="19"/>
        </w:rPr>
      </w:pPr>
      <w:r w:rsidRPr="00E3236C">
        <w:rPr>
          <w:rFonts w:ascii="Palatino Linotype" w:eastAsia="SimSun" w:hAnsi="Palatino Linotype" w:cs="NimbusRomNo9L-Regu"/>
          <w:kern w:val="0"/>
          <w:szCs w:val="19"/>
        </w:rPr>
        <w:t xml:space="preserve">     </w:t>
      </w:r>
      <w:del w:id="972" w:author="Walter Chris" w:date="2020-10-03T08:37:00Z">
        <w:r w:rsidR="00AA6A3C" w:rsidRPr="00E3236C" w:rsidDel="0006259B">
          <w:rPr>
            <w:rFonts w:ascii="Palatino Linotype" w:eastAsia="SimSun" w:hAnsi="Palatino Linotype" w:cs="NimbusRomNo9L-Regu"/>
            <w:kern w:val="0"/>
            <w:szCs w:val="19"/>
          </w:rPr>
          <w:delText>The primary goals in s</w:delText>
        </w:r>
      </w:del>
      <w:ins w:id="973" w:author="Walter Chris" w:date="2020-10-03T08:37:00Z">
        <w:r w:rsidR="0006259B" w:rsidRPr="00E3236C">
          <w:rPr>
            <w:rFonts w:ascii="Palatino Linotype" w:eastAsia="SimSun" w:hAnsi="Palatino Linotype" w:cs="NimbusRomNo9L-Regu"/>
            <w:kern w:val="0"/>
            <w:szCs w:val="19"/>
          </w:rPr>
          <w:t xml:space="preserve">Survival </w:t>
        </w:r>
      </w:ins>
      <w:del w:id="974" w:author="Walter Chris" w:date="2020-10-03T08:37:00Z">
        <w:r w:rsidR="00AA6A3C" w:rsidRPr="00E3236C" w:rsidDel="0006259B">
          <w:rPr>
            <w:rFonts w:ascii="Palatino Linotype" w:eastAsia="SimSun" w:hAnsi="Palatino Linotype" w:cs="NimbusRomNo9L-Regu"/>
            <w:kern w:val="0"/>
            <w:szCs w:val="19"/>
          </w:rPr>
          <w:delText xml:space="preserve">urvival </w:delText>
        </w:r>
      </w:del>
      <w:r w:rsidR="00AA6A3C" w:rsidRPr="00E3236C">
        <w:rPr>
          <w:rFonts w:ascii="Palatino Linotype" w:eastAsia="SimSun" w:hAnsi="Palatino Linotype" w:cs="NimbusRomNo9L-Regu"/>
          <w:kern w:val="0"/>
          <w:szCs w:val="19"/>
        </w:rPr>
        <w:t xml:space="preserve">analysis </w:t>
      </w:r>
      <w:del w:id="975" w:author="Walter Chris" w:date="2020-10-03T08:36:00Z">
        <w:r w:rsidR="00AA6A3C" w:rsidRPr="00E3236C" w:rsidDel="0006259B">
          <w:rPr>
            <w:rFonts w:ascii="Palatino Linotype" w:eastAsia="SimSun" w:hAnsi="Palatino Linotype" w:cs="NimbusRomNo9L-Regu"/>
            <w:kern w:val="0"/>
            <w:szCs w:val="19"/>
          </w:rPr>
          <w:delText xml:space="preserve">are </w:delText>
        </w:r>
      </w:del>
      <w:ins w:id="976" w:author="Walter Chris" w:date="2020-10-03T08:36:00Z">
        <w:r w:rsidR="0006259B" w:rsidRPr="00E3236C">
          <w:rPr>
            <w:rFonts w:ascii="Palatino Linotype" w:eastAsia="SimSun" w:hAnsi="Palatino Linotype" w:cs="NimbusRomNo9L-Regu"/>
            <w:kern w:val="0"/>
            <w:szCs w:val="19"/>
          </w:rPr>
          <w:t xml:space="preserve">largely aims at </w:t>
        </w:r>
      </w:ins>
      <w:r w:rsidR="00AA6A3C" w:rsidRPr="00E3236C">
        <w:rPr>
          <w:rFonts w:ascii="Palatino Linotype" w:eastAsia="SimSun" w:hAnsi="Palatino Linotype" w:cs="NimbusRomNo9L-Regu"/>
          <w:kern w:val="0"/>
          <w:szCs w:val="19"/>
        </w:rPr>
        <w:t xml:space="preserve">estimating the survival function and hazard function </w:t>
      </w:r>
      <w:r w:rsidR="00AA6A3C" w:rsidRPr="00E3236C">
        <w:rPr>
          <w:rFonts w:ascii="Palatino Linotype" w:eastAsia="SimSun" w:hAnsi="Palatino Linotype" w:cs="NimbusRomNo9L-Regu"/>
          <w:kern w:val="0"/>
          <w:szCs w:val="19"/>
        </w:rPr>
        <w:fldChar w:fldCharType="begin"/>
      </w:r>
      <w:r w:rsidR="00AA6A3C" w:rsidRPr="00E3236C">
        <w:rPr>
          <w:rFonts w:ascii="Palatino Linotype" w:eastAsia="SimSun" w:hAnsi="Palatino Linotype" w:cs="NimbusRomNo9L-Regu"/>
          <w:kern w:val="0"/>
          <w:szCs w:val="19"/>
        </w:rPr>
        <w:instrText xml:space="preserve"> ADDIN EN.CITE &lt;EndNote&gt;&lt;Cite&gt;&lt;Author&gt;Wang&lt;/Author&gt;&lt;Year&gt;2019&lt;/Year&gt;&lt;RecNum&gt;52&lt;/RecNum&gt;&lt;DisplayText&gt;[41]&lt;/DisplayText&gt;&lt;record&gt;&lt;rec-number&gt;52&lt;/rec-number&gt;&lt;foreign-keys&gt;&lt;key app="EN" db-id="wvsws5vr9adxabeftfipdvt4d9s5dw22fv2a"&gt;52&lt;/key&gt;&lt;/foreign-keys&gt;&lt;ref-type name="Journal Article"&gt;17&lt;/ref-type&gt;&lt;contributors&gt;&lt;authors&gt;&lt;author&gt;Wang, Ping&lt;/author&gt;&lt;author&gt;Li, Yan&lt;/author&gt;&lt;author&gt;Reddy, Chandan K&lt;/author&gt;&lt;/authors&gt;&lt;/contributors&gt;&lt;titles&gt;&lt;title&gt;Machine learning for survival analysis: A survey&lt;/title&gt;&lt;secondary-title&gt;ACM Computing Surveys (CSUR)&lt;/secondary-title&gt;&lt;/titles&gt;&lt;periodical&gt;&lt;full-title&gt;ACM Computing Surveys (CSUR)&lt;/full-title&gt;&lt;/periodical&gt;&lt;pages&gt;1-36&lt;/pages&gt;&lt;volume&gt;51&lt;/volume&gt;&lt;number&gt;6&lt;/number&gt;&lt;dates&gt;&lt;year&gt;2019&lt;/year&gt;&lt;/dates&gt;&lt;isbn&gt;0360-0300&lt;/isbn&gt;&lt;urls&gt;&lt;/urls&gt;&lt;/record&gt;&lt;/Cite&gt;&lt;/EndNote&gt;</w:instrText>
      </w:r>
      <w:r w:rsidR="00AA6A3C" w:rsidRPr="00E3236C">
        <w:rPr>
          <w:rFonts w:ascii="Palatino Linotype" w:eastAsia="SimSun" w:hAnsi="Palatino Linotype" w:cs="NimbusRomNo9L-Regu"/>
          <w:kern w:val="0"/>
          <w:szCs w:val="19"/>
        </w:rPr>
        <w:fldChar w:fldCharType="separate"/>
      </w:r>
      <w:r w:rsidR="00AA6A3C" w:rsidRPr="00E3236C">
        <w:rPr>
          <w:rFonts w:ascii="Palatino Linotype" w:eastAsia="SimSun" w:hAnsi="Palatino Linotype" w:cs="NimbusRomNo9L-Regu"/>
          <w:kern w:val="0"/>
          <w:szCs w:val="19"/>
          <w:rPrChange w:id="977" w:author="Walter Chris" w:date="2020-10-05T12:38:00Z">
            <w:rPr>
              <w:rFonts w:ascii="Palatino Linotype" w:eastAsia="SimSun" w:hAnsi="Palatino Linotype" w:cs="NimbusRomNo9L-Regu"/>
              <w:noProof/>
              <w:kern w:val="0"/>
              <w:szCs w:val="19"/>
            </w:rPr>
          </w:rPrChange>
        </w:rPr>
        <w:t>[</w:t>
      </w:r>
      <w:r w:rsidR="00520032" w:rsidRPr="00E3236C">
        <w:fldChar w:fldCharType="begin"/>
      </w:r>
      <w:r w:rsidR="00520032" w:rsidRPr="00E3236C">
        <w:instrText xml:space="preserve"> HYPERLINK \l "_ENREF_41" \o "Wang, 2019 #52" </w:instrText>
      </w:r>
      <w:r w:rsidR="00520032" w:rsidRPr="00E3236C">
        <w:fldChar w:fldCharType="separate"/>
      </w:r>
      <w:r w:rsidR="00AA6A3C" w:rsidRPr="00E3236C">
        <w:rPr>
          <w:rFonts w:ascii="Palatino Linotype" w:eastAsia="SimSun" w:hAnsi="Palatino Linotype" w:cs="NimbusRomNo9L-Regu"/>
          <w:kern w:val="0"/>
          <w:szCs w:val="19"/>
          <w:rPrChange w:id="978" w:author="Walter Chris" w:date="2020-10-05T12:38:00Z">
            <w:rPr>
              <w:rFonts w:ascii="Palatino Linotype" w:eastAsia="SimSun" w:hAnsi="Palatino Linotype" w:cs="NimbusRomNo9L-Regu"/>
              <w:noProof/>
              <w:kern w:val="0"/>
              <w:szCs w:val="19"/>
            </w:rPr>
          </w:rPrChange>
        </w:rPr>
        <w:t>41</w:t>
      </w:r>
      <w:r w:rsidR="00520032" w:rsidRPr="00E3236C">
        <w:rPr>
          <w:rFonts w:ascii="Palatino Linotype" w:eastAsia="SimSun" w:hAnsi="Palatino Linotype" w:cs="NimbusRomNo9L-Regu"/>
          <w:kern w:val="0"/>
          <w:szCs w:val="19"/>
          <w:rPrChange w:id="979" w:author="Walter Chris" w:date="2020-10-05T12:38:00Z">
            <w:rPr>
              <w:rFonts w:ascii="Palatino Linotype" w:eastAsia="SimSun" w:hAnsi="Palatino Linotype" w:cs="NimbusRomNo9L-Regu"/>
              <w:noProof/>
              <w:kern w:val="0"/>
              <w:szCs w:val="19"/>
            </w:rPr>
          </w:rPrChange>
        </w:rPr>
        <w:fldChar w:fldCharType="end"/>
      </w:r>
      <w:r w:rsidR="00AA6A3C" w:rsidRPr="00E3236C">
        <w:rPr>
          <w:rFonts w:ascii="Palatino Linotype" w:eastAsia="SimSun" w:hAnsi="Palatino Linotype" w:cs="NimbusRomNo9L-Regu"/>
          <w:kern w:val="0"/>
          <w:szCs w:val="19"/>
          <w:rPrChange w:id="980" w:author="Walter Chris" w:date="2020-10-05T12:38:00Z">
            <w:rPr>
              <w:rFonts w:ascii="Palatino Linotype" w:eastAsia="SimSun" w:hAnsi="Palatino Linotype" w:cs="NimbusRomNo9L-Regu"/>
              <w:noProof/>
              <w:kern w:val="0"/>
              <w:szCs w:val="19"/>
            </w:rPr>
          </w:rPrChange>
        </w:rPr>
        <w:t>]</w:t>
      </w:r>
      <w:r w:rsidR="00AA6A3C" w:rsidRPr="00E3236C">
        <w:rPr>
          <w:rFonts w:ascii="Palatino Linotype" w:eastAsia="SimSun" w:hAnsi="Palatino Linotype" w:cs="NimbusRomNo9L-Regu"/>
          <w:kern w:val="0"/>
          <w:szCs w:val="19"/>
        </w:rPr>
        <w:fldChar w:fldCharType="end"/>
      </w:r>
      <w:r w:rsidR="00AA6A3C" w:rsidRPr="00E3236C">
        <w:rPr>
          <w:rFonts w:ascii="Palatino Linotype" w:eastAsia="SimSun" w:hAnsi="Palatino Linotype" w:cs="NimbusRomNo9L-Regu"/>
          <w:kern w:val="0"/>
          <w:szCs w:val="19"/>
        </w:rPr>
        <w:t xml:space="preserve">, both of which can be used to model the distribution of the event time over the timeline. Survival function </w:t>
      </w:r>
      <w:r w:rsidR="00AA6A3C" w:rsidRPr="00E3236C">
        <w:rPr>
          <w:rFonts w:ascii="Palatino Linotype" w:eastAsia="SimSun" w:hAnsi="Palatino Linotype"/>
          <w:kern w:val="2"/>
          <w:position w:val="-10"/>
          <w:szCs w:val="19"/>
          <w:lang w:eastAsia="zh-CN"/>
        </w:rPr>
        <w:object w:dxaOrig="560" w:dyaOrig="279" w14:anchorId="3CBCD40D">
          <v:shape id="_x0000_i1031" type="#_x0000_t75" style="width:30.85pt;height:15.45pt" o:ole="">
            <v:imagedata r:id="rId29" o:title=""/>
          </v:shape>
          <o:OLEObject Type="Embed" ProgID="Equation.DSMT4" ShapeID="_x0000_i1031" DrawAspect="Content" ObjectID="_1672482926" r:id="rId30"/>
        </w:object>
      </w:r>
      <w:r w:rsidR="00AA6A3C" w:rsidRPr="00E3236C">
        <w:rPr>
          <w:rFonts w:ascii="Palatino Linotype" w:eastAsia="SimSun" w:hAnsi="Palatino Linotype" w:cs="NimbusRomNo9L-Regu"/>
          <w:kern w:val="0"/>
          <w:szCs w:val="19"/>
        </w:rPr>
        <w:t xml:space="preserve"> </w:t>
      </w:r>
      <w:del w:id="981" w:author="Walter Chris" w:date="2020-10-03T08:37:00Z">
        <w:r w:rsidR="00AA6A3C" w:rsidRPr="00E3236C" w:rsidDel="0006259B">
          <w:rPr>
            <w:rFonts w:ascii="Palatino Linotype" w:eastAsia="SimSun" w:hAnsi="Palatino Linotype" w:cs="NimbusRomNo9L-Regu"/>
            <w:kern w:val="0"/>
            <w:szCs w:val="19"/>
          </w:rPr>
          <w:delText xml:space="preserve">represents </w:delText>
        </w:r>
      </w:del>
      <w:ins w:id="982" w:author="Walter Chris" w:date="2020-10-03T08:37:00Z">
        <w:r w:rsidR="0006259B" w:rsidRPr="00E3236C">
          <w:rPr>
            <w:rFonts w:ascii="Palatino Linotype" w:eastAsia="SimSun" w:hAnsi="Palatino Linotype" w:cs="NimbusRomNo9L-Regu"/>
            <w:kern w:val="0"/>
            <w:szCs w:val="19"/>
          </w:rPr>
          <w:t xml:space="preserve">indicates </w:t>
        </w:r>
      </w:ins>
      <w:r w:rsidR="00AA6A3C" w:rsidRPr="00E3236C">
        <w:rPr>
          <w:rFonts w:ascii="Palatino Linotype" w:eastAsia="SimSun" w:hAnsi="Palatino Linotype" w:cs="NimbusRomNo9L-Regu"/>
          <w:kern w:val="0"/>
          <w:szCs w:val="19"/>
        </w:rPr>
        <w:t xml:space="preserve">the probability that the event has not happened </w:t>
      </w:r>
      <w:del w:id="983" w:author="Walter Chris" w:date="2020-10-03T08:37:00Z">
        <w:r w:rsidR="00AA6A3C" w:rsidRPr="00E3236C" w:rsidDel="00C8451A">
          <w:rPr>
            <w:rFonts w:ascii="Palatino Linotype" w:eastAsia="SimSun" w:hAnsi="Palatino Linotype" w:cs="NimbusRomNo9L-Regu"/>
            <w:kern w:val="0"/>
            <w:szCs w:val="19"/>
          </w:rPr>
          <w:delText xml:space="preserve">earlier </w:delText>
        </w:r>
      </w:del>
      <w:ins w:id="984" w:author="Walter Chris" w:date="2020-10-03T08:37:00Z">
        <w:r w:rsidR="00C8451A" w:rsidRPr="00E3236C">
          <w:rPr>
            <w:rFonts w:ascii="Palatino Linotype" w:eastAsia="SimSun" w:hAnsi="Palatino Linotype" w:cs="NimbusRomNo9L-Regu"/>
            <w:kern w:val="0"/>
            <w:szCs w:val="19"/>
          </w:rPr>
          <w:t xml:space="preserve">in advance compared with </w:t>
        </w:r>
      </w:ins>
      <w:del w:id="985" w:author="Walter Chris" w:date="2020-10-03T08:38:00Z">
        <w:r w:rsidR="00AA6A3C" w:rsidRPr="00E3236C" w:rsidDel="00C8451A">
          <w:rPr>
            <w:rFonts w:ascii="Palatino Linotype" w:eastAsia="SimSun" w:hAnsi="Palatino Linotype" w:cs="NimbusRomNo9L-Regu"/>
            <w:kern w:val="0"/>
            <w:szCs w:val="19"/>
          </w:rPr>
          <w:delText xml:space="preserve">than </w:delText>
        </w:r>
      </w:del>
      <w:r w:rsidR="00AA6A3C" w:rsidRPr="00E3236C">
        <w:rPr>
          <w:rFonts w:ascii="Palatino Linotype" w:eastAsia="SimSun" w:hAnsi="Palatino Linotype" w:cs="NimbusRomNo9L-Regu"/>
          <w:kern w:val="0"/>
          <w:szCs w:val="19"/>
        </w:rPr>
        <w:t xml:space="preserve">a specified time </w:t>
      </w:r>
      <w:r w:rsidR="00AA6A3C" w:rsidRPr="00E3236C">
        <w:rPr>
          <w:rFonts w:ascii="Palatino Linotype" w:eastAsia="SimSun" w:hAnsi="Palatino Linotype" w:cs="NimbusRomNo9L-Regu"/>
          <w:i/>
          <w:kern w:val="0"/>
          <w:szCs w:val="19"/>
        </w:rPr>
        <w:t>t</w:t>
      </w:r>
      <w:r w:rsidR="00AA6A3C" w:rsidRPr="00E3236C">
        <w:rPr>
          <w:rFonts w:ascii="Palatino Linotype" w:eastAsia="SimSun" w:hAnsi="Palatino Linotype" w:cs="NimbusRomNo9L-Regu"/>
          <w:kern w:val="0"/>
          <w:szCs w:val="19"/>
        </w:rPr>
        <w:t xml:space="preserve"> </w:t>
      </w:r>
      <w:r w:rsidR="00AA6A3C" w:rsidRPr="00E3236C">
        <w:rPr>
          <w:rFonts w:ascii="Palatino Linotype" w:eastAsia="SimSun" w:hAnsi="Palatino Linotype" w:cs="NimbusRomNo9L-Regu"/>
          <w:kern w:val="0"/>
          <w:szCs w:val="19"/>
        </w:rPr>
        <w:fldChar w:fldCharType="begin"/>
      </w:r>
      <w:r w:rsidR="00AA6A3C" w:rsidRPr="00E3236C">
        <w:rPr>
          <w:rFonts w:ascii="Palatino Linotype" w:eastAsia="SimSun" w:hAnsi="Palatino Linotype" w:cs="NimbusRomNo9L-Regu"/>
          <w:kern w:val="0"/>
          <w:szCs w:val="19"/>
        </w:rPr>
        <w:instrText xml:space="preserve"> ADDIN EN.CITE &lt;EndNote&gt;&lt;Cite&gt;&lt;Author&gt;Lee&lt;/Author&gt;&lt;Year&gt;2003&lt;/Year&gt;&lt;RecNum&gt;53&lt;/RecNum&gt;&lt;DisplayText&gt;[42]&lt;/DisplayText&gt;&lt;record&gt;&lt;rec-number&gt;53&lt;/rec-number&gt;&lt;foreign-keys&gt;&lt;key app="EN" db-id="wvsws5vr9adxabeftfipdvt4d9s5dw22fv2a"&gt;53&lt;/key&gt;&lt;/foreign-keys&gt;&lt;ref-type name="Book"&gt;6&lt;/ref-type&gt;&lt;contributors&gt;&lt;authors&gt;&lt;author&gt;Lee, Elisa T&lt;/author&gt;&lt;author&gt;Wang, John&lt;/author&gt;&lt;/authors&gt;&lt;/contributors&gt;&lt;titles&gt;&lt;title&gt;Statistical methods for survival data analysis&lt;/title&gt;&lt;/titles&gt;&lt;volume&gt;476&lt;/volume&gt;&lt;dates&gt;&lt;year&gt;2003&lt;/year&gt;&lt;/dates&gt;&lt;publisher&gt;John Wiley &amp;amp; Sons&lt;/publisher&gt;&lt;isbn&gt;0471458554&lt;/isbn&gt;&lt;urls&gt;&lt;/urls&gt;&lt;/record&gt;&lt;/Cite&gt;&lt;/EndNote&gt;</w:instrText>
      </w:r>
      <w:r w:rsidR="00AA6A3C" w:rsidRPr="00E3236C">
        <w:rPr>
          <w:rFonts w:ascii="Palatino Linotype" w:eastAsia="SimSun" w:hAnsi="Palatino Linotype" w:cs="NimbusRomNo9L-Regu"/>
          <w:kern w:val="0"/>
          <w:szCs w:val="19"/>
        </w:rPr>
        <w:fldChar w:fldCharType="separate"/>
      </w:r>
      <w:r w:rsidR="00AA6A3C" w:rsidRPr="00E3236C">
        <w:rPr>
          <w:rFonts w:ascii="Palatino Linotype" w:eastAsia="SimSun" w:hAnsi="Palatino Linotype" w:cs="NimbusRomNo9L-Regu"/>
          <w:kern w:val="0"/>
          <w:szCs w:val="19"/>
          <w:rPrChange w:id="986" w:author="Walter Chris" w:date="2020-10-05T12:38:00Z">
            <w:rPr>
              <w:rFonts w:ascii="Palatino Linotype" w:eastAsia="SimSun" w:hAnsi="Palatino Linotype" w:cs="NimbusRomNo9L-Regu"/>
              <w:noProof/>
              <w:kern w:val="0"/>
              <w:szCs w:val="19"/>
            </w:rPr>
          </w:rPrChange>
        </w:rPr>
        <w:t>[</w:t>
      </w:r>
      <w:r w:rsidR="00520032" w:rsidRPr="00E3236C">
        <w:fldChar w:fldCharType="begin"/>
      </w:r>
      <w:r w:rsidR="00520032" w:rsidRPr="00E3236C">
        <w:instrText xml:space="preserve"> HYPERLINK \l "_ENREF_42" \o "Lee, 2003 #53" </w:instrText>
      </w:r>
      <w:r w:rsidR="00520032" w:rsidRPr="00E3236C">
        <w:fldChar w:fldCharType="separate"/>
      </w:r>
      <w:r w:rsidR="00AA6A3C" w:rsidRPr="00E3236C">
        <w:rPr>
          <w:rFonts w:ascii="Palatino Linotype" w:eastAsia="SimSun" w:hAnsi="Palatino Linotype" w:cs="NimbusRomNo9L-Regu"/>
          <w:kern w:val="0"/>
          <w:szCs w:val="19"/>
          <w:rPrChange w:id="987" w:author="Walter Chris" w:date="2020-10-05T12:38:00Z">
            <w:rPr>
              <w:rFonts w:ascii="Palatino Linotype" w:eastAsia="SimSun" w:hAnsi="Palatino Linotype" w:cs="NimbusRomNo9L-Regu"/>
              <w:noProof/>
              <w:kern w:val="0"/>
              <w:szCs w:val="19"/>
            </w:rPr>
          </w:rPrChange>
        </w:rPr>
        <w:t>42</w:t>
      </w:r>
      <w:r w:rsidR="00520032" w:rsidRPr="00E3236C">
        <w:rPr>
          <w:rFonts w:ascii="Palatino Linotype" w:eastAsia="SimSun" w:hAnsi="Palatino Linotype" w:cs="NimbusRomNo9L-Regu"/>
          <w:kern w:val="0"/>
          <w:szCs w:val="19"/>
          <w:rPrChange w:id="988" w:author="Walter Chris" w:date="2020-10-05T12:38:00Z">
            <w:rPr>
              <w:rFonts w:ascii="Palatino Linotype" w:eastAsia="SimSun" w:hAnsi="Palatino Linotype" w:cs="NimbusRomNo9L-Regu"/>
              <w:noProof/>
              <w:kern w:val="0"/>
              <w:szCs w:val="19"/>
            </w:rPr>
          </w:rPrChange>
        </w:rPr>
        <w:fldChar w:fldCharType="end"/>
      </w:r>
      <w:r w:rsidR="00AA6A3C" w:rsidRPr="00E3236C">
        <w:rPr>
          <w:rFonts w:ascii="Palatino Linotype" w:eastAsia="SimSun" w:hAnsi="Palatino Linotype" w:cs="NimbusRomNo9L-Regu"/>
          <w:kern w:val="0"/>
          <w:szCs w:val="19"/>
          <w:rPrChange w:id="989" w:author="Walter Chris" w:date="2020-10-05T12:38:00Z">
            <w:rPr>
              <w:rFonts w:ascii="Palatino Linotype" w:eastAsia="SimSun" w:hAnsi="Palatino Linotype" w:cs="NimbusRomNo9L-Regu"/>
              <w:noProof/>
              <w:kern w:val="0"/>
              <w:szCs w:val="19"/>
            </w:rPr>
          </w:rPrChange>
        </w:rPr>
        <w:t>]</w:t>
      </w:r>
      <w:r w:rsidR="00AA6A3C" w:rsidRPr="00E3236C">
        <w:rPr>
          <w:rFonts w:ascii="Palatino Linotype" w:eastAsia="SimSun" w:hAnsi="Palatino Linotype" w:cs="NimbusRomNo9L-Regu"/>
          <w:kern w:val="0"/>
          <w:szCs w:val="19"/>
        </w:rPr>
        <w:fldChar w:fldCharType="end"/>
      </w:r>
      <w:r w:rsidR="00AA6A3C" w:rsidRPr="00E3236C">
        <w:rPr>
          <w:rFonts w:ascii="Palatino Linotype" w:eastAsia="SimSun" w:hAnsi="Palatino Linotype" w:cs="NimbusRomNo9L-Regu"/>
          <w:kern w:val="0"/>
          <w:szCs w:val="19"/>
        </w:rPr>
        <w:t xml:space="preserve">. </w:t>
      </w:r>
      <w:del w:id="990" w:author="Walter Chris" w:date="2020-10-03T08:38:00Z">
        <w:r w:rsidR="00AA6A3C" w:rsidRPr="00E3236C" w:rsidDel="005A6E84">
          <w:rPr>
            <w:rFonts w:ascii="Palatino Linotype" w:eastAsia="SimSun" w:hAnsi="Palatino Linotype" w:cs="NimbusRomNo9L-Regu"/>
            <w:kern w:val="0"/>
            <w:szCs w:val="19"/>
          </w:rPr>
          <w:delText xml:space="preserve">We </w:delText>
        </w:r>
      </w:del>
      <w:ins w:id="991" w:author="Walter Chris" w:date="2020-10-03T08:38:00Z">
        <w:r w:rsidR="005A6E84" w:rsidRPr="00E3236C">
          <w:rPr>
            <w:rFonts w:ascii="Palatino Linotype" w:eastAsia="SimSun" w:hAnsi="Palatino Linotype" w:cs="NimbusRomNo9L-Regu"/>
            <w:kern w:val="0"/>
            <w:szCs w:val="19"/>
          </w:rPr>
          <w:t xml:space="preserve">This study </w:t>
        </w:r>
      </w:ins>
      <w:del w:id="992" w:author="Walter Chris" w:date="2020-10-03T08:38:00Z">
        <w:r w:rsidR="00AA6A3C" w:rsidRPr="00E3236C" w:rsidDel="005A6E84">
          <w:rPr>
            <w:rFonts w:ascii="Palatino Linotype" w:eastAsia="SimSun" w:hAnsi="Palatino Linotype" w:cs="NimbusRomNo9L-Regu"/>
            <w:kern w:val="0"/>
            <w:szCs w:val="19"/>
          </w:rPr>
          <w:delText>define</w:delText>
        </w:r>
        <w:r w:rsidR="00AA6A3C" w:rsidRPr="00E3236C" w:rsidDel="005A6E84">
          <w:rPr>
            <w:rFonts w:ascii="Palatino Linotype" w:eastAsia="SimSun" w:hAnsi="Palatino Linotype" w:cs="NimbusRomNo9L-Regu"/>
            <w:i/>
            <w:kern w:val="0"/>
            <w:szCs w:val="19"/>
          </w:rPr>
          <w:delText xml:space="preserve"> </w:delText>
        </w:r>
      </w:del>
      <w:ins w:id="993" w:author="Walter Chris" w:date="2020-10-05T12:41:00Z">
        <w:r w:rsidR="00E3236C">
          <w:rPr>
            <w:rFonts w:ascii="Palatino Linotype" w:eastAsia="SimSun" w:hAnsi="Palatino Linotype" w:cs="NimbusRomNo9L-Regu"/>
            <w:kern w:val="0"/>
            <w:szCs w:val="19"/>
          </w:rPr>
          <w:t>sets</w:t>
        </w:r>
      </w:ins>
      <w:ins w:id="994" w:author="Walter Chris" w:date="2020-10-03T08:38:00Z">
        <w:r w:rsidR="005A6E84" w:rsidRPr="00E3236C">
          <w:rPr>
            <w:rFonts w:ascii="Palatino Linotype" w:eastAsia="SimSun" w:hAnsi="Palatino Linotype" w:cs="NimbusRomNo9L-Regu"/>
            <w:i/>
            <w:kern w:val="0"/>
            <w:szCs w:val="19"/>
          </w:rPr>
          <w:t xml:space="preserve"> </w:t>
        </w:r>
      </w:ins>
      <w:r w:rsidR="00AA6A3C" w:rsidRPr="00E3236C">
        <w:rPr>
          <w:rFonts w:ascii="Palatino Linotype" w:eastAsia="SimSun" w:hAnsi="Palatino Linotype" w:cs="NimbusRomNo9L-Regu"/>
          <w:i/>
          <w:kern w:val="0"/>
          <w:szCs w:val="19"/>
        </w:rPr>
        <w:t>O</w:t>
      </w:r>
      <w:r w:rsidR="00AA6A3C" w:rsidRPr="00E3236C">
        <w:rPr>
          <w:rFonts w:ascii="Palatino Linotype" w:eastAsia="SimSun" w:hAnsi="Palatino Linotype" w:cs="NimbusRomNo9L-Regu"/>
          <w:kern w:val="0"/>
          <w:szCs w:val="19"/>
        </w:rPr>
        <w:t xml:space="preserve"> as the variable of the true occurrence time for the event of interest. And </w:t>
      </w:r>
      <w:r w:rsidR="00AA6A3C" w:rsidRPr="00E3236C">
        <w:rPr>
          <w:rFonts w:ascii="Palatino Linotype" w:eastAsia="SimSun" w:hAnsi="Palatino Linotype"/>
          <w:kern w:val="2"/>
          <w:position w:val="-10"/>
          <w:szCs w:val="19"/>
          <w:lang w:eastAsia="zh-CN"/>
        </w:rPr>
        <w:object w:dxaOrig="499" w:dyaOrig="300" w14:anchorId="331FC9D2">
          <v:shape id="_x0000_i1032" type="#_x0000_t75" style="width:25.7pt;height:15.45pt" o:ole="">
            <v:imagedata r:id="rId31" o:title=""/>
          </v:shape>
          <o:OLEObject Type="Embed" ProgID="Equation.DSMT4" ShapeID="_x0000_i1032" DrawAspect="Content" ObjectID="_1672482927" r:id="rId32"/>
        </w:object>
      </w:r>
      <w:r w:rsidR="00AA6A3C" w:rsidRPr="00E3236C">
        <w:rPr>
          <w:rFonts w:ascii="Palatino Linotype" w:eastAsia="SimSun" w:hAnsi="Palatino Linotype" w:cs="NimbusRomNo9L-Regu"/>
          <w:kern w:val="0"/>
          <w:szCs w:val="19"/>
        </w:rPr>
        <w:t xml:space="preserve"> is the probabilistic density function (P.D.F.) of the true event time. </w:t>
      </w:r>
      <w:del w:id="995" w:author="Walter Chris" w:date="2020-10-03T08:37:00Z">
        <w:r w:rsidR="00AA6A3C" w:rsidRPr="00E3236C" w:rsidDel="0006259B">
          <w:rPr>
            <w:rFonts w:ascii="Palatino Linotype" w:eastAsia="SimSun" w:hAnsi="Palatino Linotype" w:cs="NimbusRomNo9L-Regu"/>
            <w:kern w:val="0"/>
            <w:szCs w:val="19"/>
          </w:rPr>
          <w:delText>So</w:delText>
        </w:r>
      </w:del>
      <w:ins w:id="996" w:author="Walter Chris" w:date="2020-10-03T08:37:00Z">
        <w:r w:rsidR="0006259B" w:rsidRPr="00E3236C">
          <w:rPr>
            <w:rFonts w:ascii="Palatino Linotype" w:eastAsia="SimSun" w:hAnsi="Palatino Linotype" w:cs="NimbusRomNo9L-Regu"/>
            <w:kern w:val="0"/>
            <w:szCs w:val="19"/>
          </w:rPr>
          <w:t>For the mentioned reason</w:t>
        </w:r>
      </w:ins>
      <w:r w:rsidR="00AA6A3C" w:rsidRPr="00E3236C">
        <w:rPr>
          <w:rFonts w:ascii="Palatino Linotype" w:eastAsia="SimSun" w:hAnsi="Palatino Linotype" w:cs="NimbusRomNo9L-Regu"/>
          <w:kern w:val="0"/>
          <w:szCs w:val="19"/>
        </w:rPr>
        <w:t xml:space="preserve">, </w:t>
      </w:r>
      <w:ins w:id="997" w:author="Walter Chris" w:date="2020-10-03T08:37:00Z">
        <w:r w:rsidR="0006259B" w:rsidRPr="00E3236C">
          <w:rPr>
            <w:rFonts w:ascii="Palatino Linotype" w:eastAsia="SimSun" w:hAnsi="Palatino Linotype" w:cs="NimbusRomNo9L-Regu"/>
            <w:kern w:val="0"/>
            <w:szCs w:val="19"/>
          </w:rPr>
          <w:t>it yields</w:t>
        </w:r>
      </w:ins>
      <w:del w:id="998" w:author="Walter Chris" w:date="2020-10-03T08:37:00Z">
        <w:r w:rsidR="00AA6A3C" w:rsidRPr="00E3236C" w:rsidDel="0006259B">
          <w:rPr>
            <w:rFonts w:ascii="Palatino Linotype" w:eastAsia="SimSun" w:hAnsi="Palatino Linotype" w:cs="NimbusRomNo9L-Regu"/>
            <w:kern w:val="0"/>
            <w:szCs w:val="19"/>
          </w:rPr>
          <w:delText>we have</w:delText>
        </w:r>
      </w:del>
      <w:r w:rsidR="00AA6A3C" w:rsidRPr="00E3236C">
        <w:rPr>
          <w:rFonts w:ascii="Palatino Linotype" w:eastAsia="SimSun" w:hAnsi="Palatino Linotype" w:cs="NimbusRomNo9L-Regu"/>
          <w:kern w:val="0"/>
          <w:szCs w:val="19"/>
        </w:rPr>
        <w:t>,</w:t>
      </w:r>
    </w:p>
    <w:p w14:paraId="64C2AAA3" w14:textId="77777777" w:rsidR="00AA6A3C" w:rsidRPr="00E3236C" w:rsidRDefault="00AA6A3C" w:rsidP="00AA6A3C">
      <w:pPr>
        <w:widowControl/>
        <w:tabs>
          <w:tab w:val="left" w:pos="200"/>
        </w:tabs>
        <w:wordWrap w:val="0"/>
        <w:spacing w:line="240" w:lineRule="auto"/>
        <w:ind w:firstLineChars="250" w:firstLine="450"/>
        <w:jc w:val="right"/>
        <w:rPr>
          <w:rFonts w:ascii="Times New Roman" w:eastAsia="SimSun" w:hAnsi="Times New Roman"/>
          <w:kern w:val="2"/>
          <w:sz w:val="20"/>
          <w:lang w:eastAsia="zh-CN"/>
        </w:rPr>
      </w:pPr>
      <w:r w:rsidRPr="00E3236C">
        <w:rPr>
          <w:rFonts w:ascii="Palatino Linotype" w:eastAsia="SimSun" w:hAnsi="Palatino Linotype"/>
          <w:kern w:val="2"/>
          <w:position w:val="-10"/>
          <w:sz w:val="18"/>
          <w:szCs w:val="18"/>
          <w:lang w:eastAsia="zh-CN"/>
        </w:rPr>
        <w:object w:dxaOrig="1620" w:dyaOrig="300" w14:anchorId="658E419F">
          <v:shape id="_x0000_i1033" type="#_x0000_t75" style="width:118.3pt;height:15.45pt" o:ole="">
            <v:imagedata r:id="rId33" o:title=""/>
          </v:shape>
          <o:OLEObject Type="Embed" ProgID="Equation.DSMT4" ShapeID="_x0000_i1033" DrawAspect="Content" ObjectID="_1672482928" r:id="rId34"/>
        </w:object>
      </w:r>
      <w:r w:rsidRPr="00E3236C">
        <w:rPr>
          <w:rFonts w:ascii="Times New Roman" w:eastAsia="SimSun" w:hAnsi="Times New Roman"/>
          <w:kern w:val="2"/>
          <w:sz w:val="20"/>
          <w:lang w:eastAsia="zh-CN"/>
        </w:rPr>
        <w:t xml:space="preserve">                                (1)</w:t>
      </w:r>
    </w:p>
    <w:p w14:paraId="1B192408" w14:textId="155EAFE7" w:rsidR="00AA6A3C" w:rsidRPr="00E3236C" w:rsidRDefault="00AA6A3C" w:rsidP="007F0184">
      <w:pPr>
        <w:widowControl/>
        <w:tabs>
          <w:tab w:val="left" w:pos="200"/>
        </w:tabs>
        <w:rPr>
          <w:rFonts w:ascii="Palatino Linotype" w:eastAsia="SimSun" w:hAnsi="Palatino Linotype"/>
          <w:kern w:val="2"/>
          <w:szCs w:val="19"/>
          <w:lang w:eastAsia="zh-CN"/>
        </w:rPr>
      </w:pPr>
      <w:r w:rsidRPr="00E3236C">
        <w:rPr>
          <w:rFonts w:ascii="Palatino Linotype" w:eastAsia="SimSun" w:hAnsi="Palatino Linotype"/>
          <w:kern w:val="2"/>
          <w:szCs w:val="19"/>
          <w:lang w:eastAsia="zh-CN"/>
        </w:rPr>
        <w:t xml:space="preserve">By defining the survival function </w:t>
      </w:r>
      <w:r w:rsidRPr="00E3236C">
        <w:rPr>
          <w:rFonts w:ascii="Palatino Linotype" w:eastAsia="SimSun" w:hAnsi="Palatino Linotype"/>
          <w:kern w:val="2"/>
          <w:position w:val="-10"/>
          <w:szCs w:val="19"/>
          <w:lang w:eastAsia="zh-CN"/>
        </w:rPr>
        <w:object w:dxaOrig="560" w:dyaOrig="279" w14:anchorId="1D7863C7">
          <v:shape id="_x0000_i1034" type="#_x0000_t75" style="width:30.85pt;height:15.45pt" o:ole="">
            <v:imagedata r:id="rId35" o:title=""/>
          </v:shape>
          <o:OLEObject Type="Embed" ProgID="Equation.DSMT4" ShapeID="_x0000_i1034" DrawAspect="Content" ObjectID="_1672482929" r:id="rId36"/>
        </w:object>
      </w:r>
      <w:r w:rsidRPr="00E3236C">
        <w:rPr>
          <w:rFonts w:ascii="Palatino Linotype" w:eastAsia="SimSun" w:hAnsi="Palatino Linotype"/>
          <w:kern w:val="2"/>
          <w:szCs w:val="19"/>
          <w:lang w:eastAsia="zh-CN"/>
        </w:rPr>
        <w:t xml:space="preserve">as the probability that a </w:t>
      </w:r>
      <w:del w:id="999" w:author="Walter Chris" w:date="2020-10-04T19:46:00Z">
        <w:r w:rsidRPr="00E3236C" w:rsidDel="00AB3D53">
          <w:rPr>
            <w:rFonts w:ascii="Palatino Linotype" w:eastAsia="SimSun" w:hAnsi="Palatino Linotype"/>
            <w:kern w:val="2"/>
            <w:szCs w:val="19"/>
            <w:lang w:eastAsia="zh-CN"/>
          </w:rPr>
          <w:delText>patient</w:delText>
        </w:r>
      </w:del>
      <w:ins w:id="1000" w:author="Walter Chris" w:date="2020-10-04T19:46:00Z">
        <w:r w:rsidR="00AB3D53" w:rsidRPr="00E3236C">
          <w:rPr>
            <w:rFonts w:ascii="Palatino Linotype" w:eastAsia="SimSun" w:hAnsi="Palatino Linotype"/>
            <w:kern w:val="2"/>
            <w:szCs w:val="19"/>
            <w:lang w:eastAsia="zh-CN"/>
          </w:rPr>
          <w:t>case</w:t>
        </w:r>
      </w:ins>
      <w:r w:rsidRPr="00E3236C">
        <w:rPr>
          <w:rFonts w:ascii="Palatino Linotype" w:eastAsia="SimSun" w:hAnsi="Palatino Linotype"/>
          <w:kern w:val="2"/>
          <w:szCs w:val="19"/>
          <w:lang w:eastAsia="zh-CN"/>
        </w:rPr>
        <w:t xml:space="preserve"> will survive after time </w:t>
      </w:r>
      <w:r w:rsidRPr="00E3236C">
        <w:rPr>
          <w:rFonts w:ascii="Palatino Linotype" w:eastAsia="SimSun" w:hAnsi="Palatino Linotype"/>
          <w:i/>
          <w:kern w:val="2"/>
          <w:szCs w:val="19"/>
          <w:lang w:eastAsia="zh-CN"/>
        </w:rPr>
        <w:t>t</w:t>
      </w:r>
      <w:r w:rsidRPr="00E3236C">
        <w:rPr>
          <w:rFonts w:ascii="Palatino Linotype" w:eastAsia="SimSun" w:hAnsi="Palatino Linotype"/>
          <w:kern w:val="2"/>
          <w:szCs w:val="19"/>
          <w:lang w:eastAsia="zh-CN"/>
        </w:rPr>
        <w:t xml:space="preserve">, the hazard function that can assess the instantaneous rate of death is </w:t>
      </w:r>
      <w:del w:id="1001" w:author="Walter Chris" w:date="2020-10-03T08:39:00Z">
        <w:r w:rsidRPr="00E3236C" w:rsidDel="00F03196">
          <w:rPr>
            <w:rFonts w:ascii="Palatino Linotype" w:eastAsia="SimSun" w:hAnsi="Palatino Linotype"/>
            <w:kern w:val="2"/>
            <w:szCs w:val="19"/>
            <w:lang w:eastAsia="zh-CN"/>
          </w:rPr>
          <w:delText xml:space="preserve">defined </w:delText>
        </w:r>
      </w:del>
      <w:ins w:id="1002" w:author="Walter Chris" w:date="2020-10-03T08:39:00Z">
        <w:r w:rsidR="00F03196" w:rsidRPr="00E3236C">
          <w:rPr>
            <w:rFonts w:ascii="Palatino Linotype" w:eastAsia="SimSun" w:hAnsi="Palatino Linotype"/>
            <w:kern w:val="2"/>
            <w:szCs w:val="19"/>
            <w:lang w:eastAsia="zh-CN"/>
          </w:rPr>
          <w:t>written</w:t>
        </w:r>
      </w:ins>
      <w:del w:id="1003" w:author="Walter Chris" w:date="2020-10-03T08:39:00Z">
        <w:r w:rsidRPr="00E3236C" w:rsidDel="00F03196">
          <w:rPr>
            <w:rFonts w:ascii="Palatino Linotype" w:eastAsia="SimSun" w:hAnsi="Palatino Linotype"/>
            <w:kern w:val="2"/>
            <w:szCs w:val="19"/>
            <w:lang w:eastAsia="zh-CN"/>
          </w:rPr>
          <w:delText>as following</w:delText>
        </w:r>
      </w:del>
      <w:r w:rsidRPr="00E3236C">
        <w:rPr>
          <w:rFonts w:ascii="Palatino Linotype" w:eastAsia="SimSun" w:hAnsi="Palatino Linotype"/>
          <w:kern w:val="2"/>
          <w:szCs w:val="19"/>
          <w:lang w:eastAsia="zh-CN"/>
        </w:rPr>
        <w:t>:</w:t>
      </w:r>
    </w:p>
    <w:p w14:paraId="2E880134" w14:textId="77777777" w:rsidR="00AA6A3C" w:rsidRPr="00E3236C" w:rsidRDefault="00AA6A3C" w:rsidP="00AA6A3C">
      <w:pPr>
        <w:widowControl/>
        <w:tabs>
          <w:tab w:val="left" w:pos="200"/>
        </w:tabs>
        <w:wordWrap w:val="0"/>
        <w:spacing w:line="240" w:lineRule="auto"/>
        <w:jc w:val="right"/>
        <w:rPr>
          <w:rFonts w:ascii="Times New Roman" w:eastAsia="SimSun" w:hAnsi="Times New Roman"/>
          <w:kern w:val="2"/>
          <w:sz w:val="20"/>
          <w:lang w:eastAsia="zh-CN"/>
        </w:rPr>
      </w:pPr>
      <w:r w:rsidRPr="00E3236C">
        <w:rPr>
          <w:rFonts w:ascii="Palatino Linotype" w:eastAsia="SimSun" w:hAnsi="Palatino Linotype"/>
          <w:kern w:val="2"/>
          <w:position w:val="-16"/>
          <w:sz w:val="18"/>
          <w:szCs w:val="18"/>
          <w:lang w:eastAsia="zh-CN"/>
        </w:rPr>
        <w:object w:dxaOrig="2439" w:dyaOrig="420" w14:anchorId="2E989C2A">
          <v:shape id="_x0000_i1035" type="#_x0000_t75" style="width:169.7pt;height:30.85pt" o:ole="">
            <v:imagedata r:id="rId37" o:title=""/>
          </v:shape>
          <o:OLEObject Type="Embed" ProgID="Equation.DSMT4" ShapeID="_x0000_i1035" DrawAspect="Content" ObjectID="_1672482930" r:id="rId38"/>
        </w:object>
      </w:r>
      <w:r w:rsidRPr="00E3236C">
        <w:rPr>
          <w:rFonts w:ascii="Times New Roman" w:eastAsia="SimSun" w:hAnsi="Times New Roman"/>
          <w:kern w:val="2"/>
          <w:sz w:val="20"/>
          <w:lang w:eastAsia="zh-CN"/>
        </w:rPr>
        <w:t xml:space="preserve">                (2)</w:t>
      </w:r>
    </w:p>
    <w:p w14:paraId="32A2E782" w14:textId="42EE6630" w:rsidR="00AA6A3C" w:rsidRPr="00E3236C" w:rsidRDefault="00AA6A3C" w:rsidP="007F0184">
      <w:pPr>
        <w:widowControl/>
        <w:tabs>
          <w:tab w:val="left" w:pos="200"/>
        </w:tabs>
        <w:rPr>
          <w:rFonts w:ascii="Palatino Linotype" w:eastAsia="SimSun" w:hAnsi="Palatino Linotype"/>
          <w:kern w:val="2"/>
          <w:szCs w:val="19"/>
          <w:lang w:eastAsia="zh-CN"/>
        </w:rPr>
      </w:pPr>
      <w:r w:rsidRPr="00E3236C">
        <w:rPr>
          <w:rFonts w:ascii="Palatino Linotype" w:eastAsia="SimSun" w:hAnsi="Palatino Linotype"/>
          <w:kern w:val="2"/>
          <w:szCs w:val="19"/>
          <w:lang w:eastAsia="zh-CN"/>
        </w:rPr>
        <w:t xml:space="preserve">Where </w:t>
      </w:r>
      <w:r w:rsidRPr="00E3236C">
        <w:rPr>
          <w:rFonts w:ascii="Palatino Linotype" w:eastAsia="SimSun" w:hAnsi="Palatino Linotype"/>
          <w:kern w:val="2"/>
          <w:position w:val="-10"/>
          <w:szCs w:val="19"/>
          <w:lang w:eastAsia="zh-CN"/>
        </w:rPr>
        <w:object w:dxaOrig="1320" w:dyaOrig="300" w14:anchorId="2FABCD0D">
          <v:shape id="_x0000_i1036" type="#_x0000_t75" style="width:66.85pt;height:15.45pt" o:ole="">
            <v:imagedata r:id="rId39" o:title=""/>
          </v:shape>
          <o:OLEObject Type="Embed" ProgID="Equation.DSMT4" ShapeID="_x0000_i1036" DrawAspect="Content" ObjectID="_1672482931" r:id="rId40"/>
        </w:object>
      </w:r>
      <w:r w:rsidRPr="00E3236C">
        <w:rPr>
          <w:rFonts w:ascii="Palatino Linotype" w:eastAsia="SimSun" w:hAnsi="Palatino Linotype"/>
          <w:kern w:val="2"/>
          <w:szCs w:val="19"/>
          <w:lang w:eastAsia="zh-CN"/>
        </w:rPr>
        <w:t xml:space="preserve"> corresponds to the covariate variable of dimensionality </w:t>
      </w:r>
      <w:r w:rsidRPr="00E3236C">
        <w:rPr>
          <w:rFonts w:ascii="Palatino Linotype" w:eastAsia="SimSun" w:hAnsi="Palatino Linotype"/>
          <w:i/>
          <w:kern w:val="2"/>
          <w:szCs w:val="19"/>
          <w:lang w:eastAsia="zh-CN"/>
        </w:rPr>
        <w:t>n</w:t>
      </w:r>
      <w:r w:rsidRPr="00E3236C">
        <w:rPr>
          <w:rFonts w:ascii="Palatino Linotype" w:eastAsia="SimSun" w:hAnsi="Palatino Linotype"/>
          <w:kern w:val="2"/>
          <w:szCs w:val="19"/>
          <w:lang w:eastAsia="zh-CN"/>
        </w:rPr>
        <w:t xml:space="preserve">. Among the hazards modeling </w:t>
      </w:r>
      <w:del w:id="1004" w:author="Walter Chris" w:date="2020-10-04T20:15:00Z">
        <w:r w:rsidRPr="00E3236C" w:rsidDel="00156F9F">
          <w:rPr>
            <w:rFonts w:ascii="Palatino Linotype" w:eastAsia="SimSun" w:hAnsi="Palatino Linotype"/>
            <w:kern w:val="2"/>
            <w:szCs w:val="19"/>
            <w:lang w:eastAsia="zh-CN"/>
          </w:rPr>
          <w:delText>methods</w:delText>
        </w:r>
      </w:del>
      <w:ins w:id="1005" w:author="Walter Chris" w:date="2020-10-04T20:15:00Z">
        <w:r w:rsidR="00156F9F" w:rsidRPr="00E3236C">
          <w:rPr>
            <w:rFonts w:ascii="Palatino Linotype" w:eastAsia="SimSun" w:hAnsi="Palatino Linotype"/>
            <w:kern w:val="2"/>
            <w:szCs w:val="19"/>
            <w:lang w:eastAsia="zh-CN"/>
          </w:rPr>
          <w:t>approaches</w:t>
        </w:r>
      </w:ins>
      <w:r w:rsidRPr="00E3236C">
        <w:rPr>
          <w:rFonts w:ascii="Palatino Linotype" w:eastAsia="SimSun" w:hAnsi="Palatino Linotype"/>
          <w:kern w:val="2"/>
          <w:szCs w:val="19"/>
          <w:lang w:eastAsia="zh-CN"/>
        </w:rPr>
        <w:t xml:space="preserve">, cox proportional hazard model </w:t>
      </w:r>
      <w:r w:rsidRPr="00E3236C">
        <w:rPr>
          <w:rFonts w:ascii="Palatino Linotype" w:eastAsia="SimSun" w:hAnsi="Palatino Linotype"/>
          <w:kern w:val="2"/>
          <w:szCs w:val="19"/>
          <w:lang w:eastAsia="zh-CN"/>
        </w:rPr>
        <w:fldChar w:fldCharType="begin"/>
      </w:r>
      <w:r w:rsidRPr="00E3236C">
        <w:rPr>
          <w:rFonts w:ascii="Palatino Linotype" w:eastAsia="SimSun" w:hAnsi="Palatino Linotype"/>
          <w:kern w:val="2"/>
          <w:szCs w:val="19"/>
          <w:lang w:eastAsia="zh-CN"/>
        </w:rPr>
        <w:instrText xml:space="preserve"> ADDIN EN.CITE &lt;EndNote&gt;&lt;Cite&gt;&lt;Author&gt;Lin&lt;/Author&gt;&lt;Year&gt;1993&lt;/Year&gt;&lt;RecNum&gt;21&lt;/RecNum&gt;&lt;DisplayText&gt;[23]&lt;/DisplayText&gt;&lt;record&gt;&lt;rec-number&gt;21&lt;/rec-number&gt;&lt;foreign-keys&gt;&lt;key app="EN" db-id="wvsws5vr9adxabeftfipdvt4d9s5dw22fv2a"&gt;21&lt;/key&gt;&lt;/foreign-keys&gt;&lt;ref-type name="Journal Article"&gt;17&lt;/ref-type&gt;&lt;contributors&gt;&lt;authors&gt;&lt;author&gt;Lin, Danyu Y&lt;/author&gt;&lt;author&gt;Wei, Lee-Jen&lt;/author&gt;&lt;author&gt;Ying, Zhiliang&lt;/author&gt;&lt;/authors&gt;&lt;/contributors&gt;&lt;titles&gt;&lt;title&gt;Checking the Cox model with cumulative sums of martingale-based residuals&lt;/title&gt;&lt;secondary-title&gt;Biometrika&lt;/secondary-title&gt;&lt;/titles&gt;&lt;periodical&gt;&lt;full-title&gt;Biometrika&lt;/full-title&gt;&lt;/periodical&gt;&lt;pages&gt;557-572&lt;/pages&gt;&lt;volume&gt;80&lt;/volume&gt;&lt;number&gt;3&lt;/number&gt;&lt;dates&gt;&lt;year&gt;1993&lt;/year&gt;&lt;/dates&gt;&lt;isbn&gt;1464-3510&lt;/isbn&gt;&lt;urls&gt;&lt;/urls&gt;&lt;/record&gt;&lt;/Cite&gt;&lt;/EndNote&gt;</w:instrText>
      </w:r>
      <w:r w:rsidRPr="00E3236C">
        <w:rPr>
          <w:rFonts w:ascii="Palatino Linotype" w:eastAsia="SimSun" w:hAnsi="Palatino Linotype"/>
          <w:kern w:val="2"/>
          <w:szCs w:val="19"/>
          <w:lang w:eastAsia="zh-CN"/>
        </w:rPr>
        <w:fldChar w:fldCharType="separate"/>
      </w:r>
      <w:r w:rsidRPr="00E3236C">
        <w:rPr>
          <w:rFonts w:ascii="Palatino Linotype" w:eastAsia="SimSun" w:hAnsi="Palatino Linotype"/>
          <w:kern w:val="2"/>
          <w:szCs w:val="19"/>
          <w:lang w:eastAsia="zh-CN"/>
          <w:rPrChange w:id="1006" w:author="Walter Chris" w:date="2020-10-05T12:38:00Z">
            <w:rPr>
              <w:rFonts w:ascii="Palatino Linotype" w:eastAsia="SimSun" w:hAnsi="Palatino Linotype"/>
              <w:noProof/>
              <w:kern w:val="2"/>
              <w:szCs w:val="19"/>
              <w:lang w:eastAsia="zh-CN"/>
            </w:rPr>
          </w:rPrChange>
        </w:rPr>
        <w:t>[</w:t>
      </w:r>
      <w:r w:rsidR="00520032" w:rsidRPr="00E3236C">
        <w:fldChar w:fldCharType="begin"/>
      </w:r>
      <w:r w:rsidR="00520032" w:rsidRPr="00E3236C">
        <w:instrText xml:space="preserve"> HYPERLINK \l "_ENREF_23" \o "Lin, 1993 #21" </w:instrText>
      </w:r>
      <w:r w:rsidR="00520032" w:rsidRPr="00E3236C">
        <w:fldChar w:fldCharType="separate"/>
      </w:r>
      <w:r w:rsidRPr="00E3236C">
        <w:rPr>
          <w:rFonts w:ascii="Palatino Linotype" w:eastAsia="SimSun" w:hAnsi="Palatino Linotype"/>
          <w:kern w:val="2"/>
          <w:szCs w:val="19"/>
          <w:lang w:eastAsia="zh-CN"/>
          <w:rPrChange w:id="1007" w:author="Walter Chris" w:date="2020-10-05T12:38:00Z">
            <w:rPr>
              <w:rFonts w:ascii="Palatino Linotype" w:eastAsia="SimSun" w:hAnsi="Palatino Linotype"/>
              <w:noProof/>
              <w:kern w:val="2"/>
              <w:szCs w:val="19"/>
              <w:lang w:eastAsia="zh-CN"/>
            </w:rPr>
          </w:rPrChange>
        </w:rPr>
        <w:t>23</w:t>
      </w:r>
      <w:r w:rsidR="00520032" w:rsidRPr="00E3236C">
        <w:rPr>
          <w:rFonts w:ascii="Palatino Linotype" w:eastAsia="SimSun" w:hAnsi="Palatino Linotype"/>
          <w:kern w:val="2"/>
          <w:szCs w:val="19"/>
          <w:lang w:eastAsia="zh-CN"/>
          <w:rPrChange w:id="1008" w:author="Walter Chris" w:date="2020-10-05T12:38:00Z">
            <w:rPr>
              <w:rFonts w:ascii="Palatino Linotype" w:eastAsia="SimSun" w:hAnsi="Palatino Linotype"/>
              <w:noProof/>
              <w:kern w:val="2"/>
              <w:szCs w:val="19"/>
              <w:lang w:eastAsia="zh-CN"/>
            </w:rPr>
          </w:rPrChange>
        </w:rPr>
        <w:fldChar w:fldCharType="end"/>
      </w:r>
      <w:r w:rsidRPr="00E3236C">
        <w:rPr>
          <w:rFonts w:ascii="Palatino Linotype" w:eastAsia="SimSun" w:hAnsi="Palatino Linotype"/>
          <w:kern w:val="2"/>
          <w:szCs w:val="19"/>
          <w:lang w:eastAsia="zh-CN"/>
          <w:rPrChange w:id="1009" w:author="Walter Chris" w:date="2020-10-05T12:38:00Z">
            <w:rPr>
              <w:rFonts w:ascii="Palatino Linotype" w:eastAsia="SimSun" w:hAnsi="Palatino Linotype"/>
              <w:noProof/>
              <w:kern w:val="2"/>
              <w:szCs w:val="19"/>
              <w:lang w:eastAsia="zh-CN"/>
            </w:rPr>
          </w:rPrChange>
        </w:rPr>
        <w:t>]</w:t>
      </w:r>
      <w:r w:rsidRPr="00E3236C">
        <w:rPr>
          <w:rFonts w:ascii="Palatino Linotype" w:eastAsia="SimSun" w:hAnsi="Palatino Linotype"/>
          <w:kern w:val="2"/>
          <w:szCs w:val="19"/>
          <w:lang w:eastAsia="zh-CN"/>
        </w:rPr>
        <w:fldChar w:fldCharType="end"/>
      </w:r>
      <w:r w:rsidRPr="00E3236C">
        <w:rPr>
          <w:rFonts w:ascii="Palatino Linotype" w:eastAsia="SimSun" w:hAnsi="Palatino Linotype"/>
          <w:kern w:val="2"/>
          <w:szCs w:val="19"/>
          <w:lang w:eastAsia="zh-CN"/>
        </w:rPr>
        <w:t xml:space="preserve">, </w:t>
      </w:r>
      <w:del w:id="1010" w:author="Walter Chris" w:date="2020-10-03T08:38:00Z">
        <w:r w:rsidRPr="00E3236C" w:rsidDel="00F03196">
          <w:rPr>
            <w:rFonts w:ascii="Palatino Linotype" w:eastAsia="SimSun" w:hAnsi="Palatino Linotype"/>
            <w:kern w:val="2"/>
            <w:szCs w:val="19"/>
            <w:lang w:eastAsia="zh-CN"/>
          </w:rPr>
          <w:delText>which is built</w:delText>
        </w:r>
      </w:del>
      <w:ins w:id="1011" w:author="Walter Chris" w:date="2020-10-03T08:38:00Z">
        <w:r w:rsidR="00F03196" w:rsidRPr="00E3236C">
          <w:rPr>
            <w:rFonts w:ascii="Palatino Linotype" w:eastAsia="SimSun" w:hAnsi="Palatino Linotype"/>
            <w:kern w:val="2"/>
            <w:szCs w:val="19"/>
            <w:lang w:eastAsia="zh-CN"/>
          </w:rPr>
          <w:t>developed</w:t>
        </w:r>
      </w:ins>
      <w:ins w:id="1012" w:author="Walter Chris" w:date="2020-10-03T08:39:00Z">
        <w:r w:rsidR="00F03196" w:rsidRPr="00E3236C">
          <w:rPr>
            <w:rFonts w:ascii="Palatino Linotype" w:eastAsia="SimSun" w:hAnsi="Palatino Linotype"/>
            <w:kern w:val="2"/>
            <w:szCs w:val="19"/>
            <w:lang w:eastAsia="zh-CN"/>
          </w:rPr>
          <w:t xml:space="preserve"> by complying with </w:t>
        </w:r>
      </w:ins>
      <w:del w:id="1013" w:author="Walter Chris" w:date="2020-10-03T08:39:00Z">
        <w:r w:rsidRPr="00E3236C" w:rsidDel="00F03196">
          <w:rPr>
            <w:rFonts w:ascii="Palatino Linotype" w:eastAsia="SimSun" w:hAnsi="Palatino Linotype"/>
            <w:kern w:val="2"/>
            <w:szCs w:val="19"/>
            <w:lang w:eastAsia="zh-CN"/>
          </w:rPr>
          <w:delText xml:space="preserve"> based on </w:delText>
        </w:r>
      </w:del>
      <w:r w:rsidRPr="00E3236C">
        <w:rPr>
          <w:rFonts w:ascii="Palatino Linotype" w:eastAsia="SimSun" w:hAnsi="Palatino Linotype"/>
          <w:kern w:val="2"/>
          <w:szCs w:val="19"/>
          <w:lang w:eastAsia="zh-CN"/>
        </w:rPr>
        <w:t xml:space="preserve">the hypothesis that the hazard ratio between two instances is time-independent, is </w:t>
      </w:r>
      <w:del w:id="1014" w:author="Walter Chris" w:date="2020-10-03T08:39:00Z">
        <w:r w:rsidRPr="00E3236C" w:rsidDel="00F03196">
          <w:rPr>
            <w:rFonts w:ascii="Palatino Linotype" w:eastAsia="SimSun" w:hAnsi="Palatino Linotype"/>
            <w:kern w:val="2"/>
            <w:szCs w:val="19"/>
            <w:lang w:eastAsia="zh-CN"/>
          </w:rPr>
          <w:delText xml:space="preserve">defined </w:delText>
        </w:r>
      </w:del>
      <w:ins w:id="1015" w:author="Walter Chris" w:date="2020-10-03T08:39:00Z">
        <w:r w:rsidR="00F03196" w:rsidRPr="00E3236C">
          <w:rPr>
            <w:rFonts w:ascii="Palatino Linotype" w:eastAsia="SimSun" w:hAnsi="Palatino Linotype"/>
            <w:kern w:val="2"/>
            <w:szCs w:val="19"/>
            <w:lang w:eastAsia="zh-CN"/>
          </w:rPr>
          <w:t xml:space="preserve">set </w:t>
        </w:r>
      </w:ins>
      <w:r w:rsidRPr="00E3236C">
        <w:rPr>
          <w:rFonts w:ascii="Palatino Linotype" w:eastAsia="SimSun" w:hAnsi="Palatino Linotype"/>
          <w:kern w:val="2"/>
          <w:szCs w:val="19"/>
          <w:lang w:eastAsia="zh-CN"/>
        </w:rPr>
        <w:t>as:</w:t>
      </w:r>
    </w:p>
    <w:p w14:paraId="2E9821DF" w14:textId="77777777" w:rsidR="00AA6A3C" w:rsidRPr="00E3236C" w:rsidRDefault="00AA6A3C" w:rsidP="00AA6A3C">
      <w:pPr>
        <w:widowControl/>
        <w:tabs>
          <w:tab w:val="left" w:pos="200"/>
        </w:tabs>
        <w:spacing w:line="240" w:lineRule="auto"/>
        <w:ind w:firstLineChars="200" w:firstLine="380"/>
        <w:jc w:val="right"/>
        <w:rPr>
          <w:rFonts w:ascii="Palatino Linotype" w:eastAsia="SimSun" w:hAnsi="Palatino Linotype"/>
          <w:kern w:val="2"/>
          <w:szCs w:val="19"/>
          <w:lang w:eastAsia="zh-CN"/>
        </w:rPr>
      </w:pPr>
      <w:r w:rsidRPr="00E3236C">
        <w:rPr>
          <w:rFonts w:ascii="Palatino Linotype" w:eastAsia="SimSun" w:hAnsi="Palatino Linotype"/>
          <w:kern w:val="2"/>
          <w:position w:val="-8"/>
          <w:szCs w:val="19"/>
          <w:lang w:eastAsia="zh-CN"/>
        </w:rPr>
        <w:object w:dxaOrig="1480" w:dyaOrig="260" w14:anchorId="6CE644BC">
          <v:shape id="_x0000_i1037" type="#_x0000_t75" style="width:102.85pt;height:20.55pt" o:ole="">
            <v:imagedata r:id="rId41" o:title=""/>
          </v:shape>
          <o:OLEObject Type="Embed" ProgID="Equation.DSMT4" ShapeID="_x0000_i1037" DrawAspect="Content" ObjectID="_1672482932" r:id="rId42"/>
        </w:object>
      </w:r>
      <w:r w:rsidRPr="00E3236C">
        <w:rPr>
          <w:rFonts w:ascii="Palatino Linotype" w:eastAsia="SimSun" w:hAnsi="Palatino Linotype"/>
          <w:kern w:val="2"/>
          <w:szCs w:val="19"/>
          <w:lang w:eastAsia="zh-CN"/>
        </w:rPr>
        <w:t xml:space="preserve">                                        (3) </w:t>
      </w:r>
    </w:p>
    <w:p w14:paraId="1D5831F8" w14:textId="69B0D22B" w:rsidR="00AA6A3C" w:rsidRPr="00E3236C" w:rsidRDefault="00AA6A3C" w:rsidP="007F0184">
      <w:pPr>
        <w:widowControl/>
        <w:tabs>
          <w:tab w:val="left" w:pos="200"/>
        </w:tabs>
        <w:rPr>
          <w:rFonts w:ascii="Palatino Linotype" w:eastAsia="SimSun" w:hAnsi="Palatino Linotype"/>
          <w:kern w:val="2"/>
          <w:szCs w:val="19"/>
          <w:lang w:eastAsia="zh-CN"/>
        </w:rPr>
      </w:pPr>
      <w:del w:id="1016" w:author="Walter Chris" w:date="2020-10-03T08:38:00Z">
        <w:r w:rsidRPr="00E3236C" w:rsidDel="005A6E84">
          <w:rPr>
            <w:rFonts w:ascii="Palatino Linotype" w:eastAsia="SimSun" w:hAnsi="Palatino Linotype"/>
            <w:kern w:val="2"/>
            <w:szCs w:val="19"/>
            <w:lang w:eastAsia="zh-CN"/>
          </w:rPr>
          <w:delText>Here,</w:delText>
        </w:r>
      </w:del>
      <w:ins w:id="1017" w:author="Walter Chris" w:date="2020-10-03T08:38:00Z">
        <w:r w:rsidR="005A6E84" w:rsidRPr="00E3236C">
          <w:rPr>
            <w:rFonts w:ascii="Palatino Linotype" w:eastAsia="SimSun" w:hAnsi="Palatino Linotype"/>
            <w:kern w:val="2"/>
            <w:szCs w:val="19"/>
            <w:lang w:eastAsia="zh-CN"/>
          </w:rPr>
          <w:t>Where</w:t>
        </w:r>
      </w:ins>
      <w:r w:rsidRPr="00E3236C">
        <w:rPr>
          <w:rFonts w:ascii="Palatino Linotype" w:eastAsia="SimSun" w:hAnsi="Palatino Linotype"/>
          <w:kern w:val="2"/>
          <w:szCs w:val="19"/>
          <w:lang w:eastAsia="zh-CN"/>
        </w:rPr>
        <w:t xml:space="preserve"> </w:t>
      </w:r>
      <w:r w:rsidRPr="00E3236C">
        <w:rPr>
          <w:rFonts w:ascii="Palatino Linotype" w:eastAsia="SimSun" w:hAnsi="Palatino Linotype"/>
          <w:kern w:val="2"/>
          <w:position w:val="-10"/>
          <w:szCs w:val="19"/>
          <w:lang w:eastAsia="zh-CN"/>
        </w:rPr>
        <w:object w:dxaOrig="420" w:dyaOrig="300" w14:anchorId="58E7D868">
          <v:shape id="_x0000_i1038" type="#_x0000_t75" style="width:20.55pt;height:15.45pt" o:ole="">
            <v:imagedata r:id="rId43" o:title=""/>
          </v:shape>
          <o:OLEObject Type="Embed" ProgID="Equation.DSMT4" ShapeID="_x0000_i1038" DrawAspect="Content" ObjectID="_1672482933" r:id="rId44"/>
        </w:object>
      </w:r>
      <w:del w:id="1018" w:author="Walter Chris" w:date="2020-10-03T08:38:00Z">
        <w:r w:rsidRPr="00E3236C" w:rsidDel="005A6E84">
          <w:rPr>
            <w:rFonts w:ascii="Palatino Linotype" w:eastAsia="SimSun" w:hAnsi="Palatino Linotype"/>
            <w:kern w:val="2"/>
            <w:szCs w:val="19"/>
            <w:lang w:eastAsia="zh-CN"/>
          </w:rPr>
          <w:delText xml:space="preserve">is </w:delText>
        </w:r>
      </w:del>
      <w:ins w:id="1019" w:author="Walter Chris" w:date="2020-10-03T08:38:00Z">
        <w:r w:rsidR="005A6E84" w:rsidRPr="00E3236C">
          <w:rPr>
            <w:rFonts w:ascii="Palatino Linotype" w:eastAsia="SimSun" w:hAnsi="Palatino Linotype"/>
            <w:kern w:val="2"/>
            <w:szCs w:val="19"/>
            <w:lang w:eastAsia="zh-CN"/>
          </w:rPr>
          <w:t xml:space="preserve">represents </w:t>
        </w:r>
      </w:ins>
      <w:r w:rsidRPr="00E3236C">
        <w:rPr>
          <w:rFonts w:ascii="Palatino Linotype" w:eastAsia="SimSun" w:hAnsi="Palatino Linotype"/>
          <w:kern w:val="2"/>
          <w:szCs w:val="19"/>
          <w:lang w:eastAsia="zh-CN"/>
        </w:rPr>
        <w:t>the baseline hazard</w:t>
      </w:r>
      <w:del w:id="1020" w:author="Walter Chris" w:date="2020-10-03T08:38:00Z">
        <w:r w:rsidRPr="00E3236C" w:rsidDel="005A6E84">
          <w:rPr>
            <w:rFonts w:ascii="Palatino Linotype" w:eastAsia="SimSun" w:hAnsi="Palatino Linotype"/>
            <w:kern w:val="2"/>
            <w:szCs w:val="19"/>
            <w:lang w:eastAsia="zh-CN"/>
          </w:rPr>
          <w:delText xml:space="preserve">, and </w:delText>
        </w:r>
      </w:del>
      <w:ins w:id="1021" w:author="Walter Chris" w:date="2020-10-03T08:38:00Z">
        <w:r w:rsidR="005A6E84" w:rsidRPr="00E3236C">
          <w:rPr>
            <w:rFonts w:ascii="Palatino Linotype" w:eastAsia="SimSun" w:hAnsi="Palatino Linotype"/>
            <w:kern w:val="2"/>
            <w:szCs w:val="19"/>
            <w:lang w:eastAsia="zh-CN"/>
          </w:rPr>
          <w:t>;</w:t>
        </w:r>
      </w:ins>
      <w:r w:rsidRPr="00E3236C">
        <w:rPr>
          <w:rFonts w:ascii="Palatino Linotype" w:eastAsia="SimSun" w:hAnsi="Palatino Linotype"/>
          <w:kern w:val="2"/>
          <w:position w:val="-10"/>
          <w:szCs w:val="19"/>
          <w:lang w:eastAsia="zh-CN"/>
        </w:rPr>
        <w:object w:dxaOrig="400" w:dyaOrig="320" w14:anchorId="5165EE37">
          <v:shape id="_x0000_i1039" type="#_x0000_t75" style="width:20.55pt;height:15.45pt" o:ole="">
            <v:imagedata r:id="rId45" o:title=""/>
          </v:shape>
          <o:OLEObject Type="Embed" ProgID="Equation.DSMT4" ShapeID="_x0000_i1039" DrawAspect="Content" ObjectID="_1672482934" r:id="rId46"/>
        </w:object>
      </w:r>
      <w:r w:rsidRPr="00E3236C">
        <w:rPr>
          <w:rFonts w:ascii="Palatino Linotype" w:eastAsia="SimSun" w:hAnsi="Palatino Linotype"/>
          <w:kern w:val="2"/>
          <w:szCs w:val="19"/>
          <w:lang w:eastAsia="zh-CN"/>
        </w:rPr>
        <w:t xml:space="preserve"> is </w:t>
      </w:r>
      <w:del w:id="1022" w:author="Walter Chris" w:date="2020-10-03T08:38:00Z">
        <w:r w:rsidRPr="00E3236C" w:rsidDel="00F03196">
          <w:rPr>
            <w:rFonts w:ascii="Palatino Linotype" w:eastAsia="SimSun" w:hAnsi="Palatino Linotype"/>
            <w:kern w:val="2"/>
            <w:szCs w:val="19"/>
            <w:lang w:eastAsia="zh-CN"/>
          </w:rPr>
          <w:delText xml:space="preserve">called </w:delText>
        </w:r>
      </w:del>
      <w:ins w:id="1023" w:author="Walter Chris" w:date="2020-10-03T08:38:00Z">
        <w:r w:rsidR="00F03196" w:rsidRPr="00E3236C">
          <w:rPr>
            <w:rFonts w:ascii="Palatino Linotype" w:eastAsia="SimSun" w:hAnsi="Palatino Linotype"/>
            <w:kern w:val="2"/>
            <w:szCs w:val="19"/>
            <w:lang w:eastAsia="zh-CN"/>
          </w:rPr>
          <w:t xml:space="preserve">termed as </w:t>
        </w:r>
      </w:ins>
      <w:r w:rsidRPr="00E3236C">
        <w:rPr>
          <w:rFonts w:ascii="Palatino Linotype" w:eastAsia="SimSun" w:hAnsi="Palatino Linotype"/>
          <w:kern w:val="2"/>
          <w:szCs w:val="19"/>
          <w:lang w:eastAsia="zh-CN"/>
        </w:rPr>
        <w:t xml:space="preserve">survival function, in which </w:t>
      </w:r>
      <w:r w:rsidRPr="00E3236C">
        <w:rPr>
          <w:rFonts w:ascii="Palatino Linotype" w:eastAsia="SimSun" w:hAnsi="Palatino Linotype"/>
          <w:kern w:val="2"/>
          <w:position w:val="-10"/>
          <w:szCs w:val="19"/>
          <w:lang w:eastAsia="zh-CN"/>
        </w:rPr>
        <w:object w:dxaOrig="1260" w:dyaOrig="300" w14:anchorId="4E70850D">
          <v:shape id="_x0000_i1040" type="#_x0000_t75" style="width:61.7pt;height:15.45pt" o:ole="">
            <v:imagedata r:id="rId47" o:title=""/>
          </v:shape>
          <o:OLEObject Type="Embed" ProgID="Equation.DSMT4" ShapeID="_x0000_i1040" DrawAspect="Content" ObjectID="_1672482935" r:id="rId48"/>
        </w:object>
      </w:r>
      <w:r w:rsidRPr="00E3236C">
        <w:rPr>
          <w:rFonts w:ascii="Palatino Linotype" w:eastAsia="SimSun" w:hAnsi="Palatino Linotype"/>
          <w:kern w:val="2"/>
          <w:szCs w:val="19"/>
          <w:vertAlign w:val="subscript"/>
          <w:lang w:eastAsia="zh-CN"/>
        </w:rPr>
        <w:t xml:space="preserve"> </w:t>
      </w:r>
      <w:r w:rsidRPr="00E3236C">
        <w:rPr>
          <w:rFonts w:ascii="Palatino Linotype" w:eastAsia="SimSun" w:hAnsi="Palatino Linotype"/>
          <w:kern w:val="2"/>
          <w:szCs w:val="19"/>
          <w:lang w:eastAsia="zh-CN"/>
        </w:rPr>
        <w:t>can be estimated by minimizing its corresponding partial likelihood function. The partial likelihood is defined as follows:</w:t>
      </w:r>
    </w:p>
    <w:p w14:paraId="5B81B548" w14:textId="77777777" w:rsidR="00AA6A3C" w:rsidRPr="00E3236C" w:rsidRDefault="00AA6A3C" w:rsidP="00AA6A3C">
      <w:pPr>
        <w:widowControl/>
        <w:tabs>
          <w:tab w:val="left" w:pos="200"/>
        </w:tabs>
        <w:wordWrap w:val="0"/>
        <w:spacing w:line="240" w:lineRule="auto"/>
        <w:jc w:val="right"/>
        <w:rPr>
          <w:rFonts w:ascii="Palatino Linotype" w:eastAsia="SimSun" w:hAnsi="Palatino Linotype"/>
          <w:kern w:val="2"/>
          <w:szCs w:val="19"/>
          <w:lang w:eastAsia="zh-CN"/>
        </w:rPr>
      </w:pPr>
      <w:r w:rsidRPr="00E3236C">
        <w:rPr>
          <w:rFonts w:ascii="Palatino Linotype" w:eastAsia="SimSun" w:hAnsi="Palatino Linotype"/>
          <w:kern w:val="2"/>
          <w:position w:val="-30"/>
          <w:szCs w:val="19"/>
          <w:lang w:eastAsia="zh-CN"/>
        </w:rPr>
        <w:object w:dxaOrig="2580" w:dyaOrig="620" w14:anchorId="4DAD3217">
          <v:shape id="_x0000_i1041" type="#_x0000_t75" style="width:154.3pt;height:30.85pt" o:ole="">
            <v:imagedata r:id="rId49" o:title=""/>
          </v:shape>
          <o:OLEObject Type="Embed" ProgID="Equation.DSMT4" ShapeID="_x0000_i1041" DrawAspect="Content" ObjectID="_1672482936" r:id="rId50"/>
        </w:object>
      </w:r>
      <w:r w:rsidRPr="00E3236C">
        <w:rPr>
          <w:rFonts w:ascii="Palatino Linotype" w:eastAsia="SimSun" w:hAnsi="Palatino Linotype"/>
          <w:kern w:val="2"/>
          <w:szCs w:val="19"/>
          <w:lang w:eastAsia="zh-CN"/>
        </w:rPr>
        <w:t xml:space="preserve">                     (4)</w:t>
      </w:r>
    </w:p>
    <w:p w14:paraId="1A148238" w14:textId="7D977CEA" w:rsidR="00AA6A3C" w:rsidRPr="00E3236C" w:rsidRDefault="00AA6A3C" w:rsidP="007F0184">
      <w:pPr>
        <w:widowControl/>
        <w:tabs>
          <w:tab w:val="left" w:pos="200"/>
        </w:tabs>
        <w:rPr>
          <w:rFonts w:ascii="Palatino Linotype" w:eastAsia="SimSun" w:hAnsi="Palatino Linotype"/>
          <w:kern w:val="2"/>
          <w:szCs w:val="19"/>
          <w:lang w:eastAsia="zh-CN"/>
        </w:rPr>
      </w:pPr>
      <w:r w:rsidRPr="00E3236C">
        <w:rPr>
          <w:rFonts w:ascii="Palatino Linotype" w:eastAsia="SimSun" w:hAnsi="Palatino Linotype"/>
          <w:kern w:val="2"/>
          <w:szCs w:val="19"/>
          <w:lang w:eastAsia="zh-CN"/>
        </w:rPr>
        <w:t xml:space="preserve">Where </w:t>
      </w:r>
      <w:r w:rsidRPr="00E3236C">
        <w:rPr>
          <w:rFonts w:ascii="Palatino Linotype" w:eastAsia="SimSun" w:hAnsi="Palatino Linotype"/>
          <w:i/>
          <w:kern w:val="2"/>
          <w:szCs w:val="19"/>
          <w:lang w:eastAsia="zh-CN"/>
        </w:rPr>
        <w:t>T</w:t>
      </w:r>
      <w:r w:rsidRPr="00E3236C">
        <w:rPr>
          <w:rFonts w:ascii="Palatino Linotype" w:eastAsia="SimSun" w:hAnsi="Palatino Linotype"/>
          <w:i/>
          <w:kern w:val="2"/>
          <w:szCs w:val="19"/>
          <w:vertAlign w:val="subscript"/>
          <w:lang w:eastAsia="zh-CN"/>
        </w:rPr>
        <w:t>i</w:t>
      </w:r>
      <w:r w:rsidRPr="00E3236C">
        <w:rPr>
          <w:rFonts w:ascii="Palatino Linotype" w:eastAsia="SimSun" w:hAnsi="Palatino Linotype"/>
          <w:kern w:val="2"/>
          <w:szCs w:val="19"/>
          <w:lang w:eastAsia="zh-CN"/>
        </w:rPr>
        <w:t xml:space="preserve"> denotes the event time, </w:t>
      </w:r>
      <w:r w:rsidRPr="00E3236C">
        <w:rPr>
          <w:rFonts w:ascii="Palatino Linotype" w:eastAsia="SimSun" w:hAnsi="Palatino Linotype"/>
          <w:kern w:val="2"/>
          <w:position w:val="-10"/>
          <w:szCs w:val="19"/>
          <w:lang w:eastAsia="zh-CN"/>
        </w:rPr>
        <w:object w:dxaOrig="200" w:dyaOrig="300" w14:anchorId="08678B8E">
          <v:shape id="_x0000_i1042" type="#_x0000_t75" style="width:10.3pt;height:15.45pt" o:ole="">
            <v:imagedata r:id="rId51" o:title=""/>
          </v:shape>
          <o:OLEObject Type="Embed" ProgID="Equation.DSMT4" ShapeID="_x0000_i1042" DrawAspect="Content" ObjectID="_1672482937" r:id="rId52"/>
        </w:object>
      </w:r>
      <w:r w:rsidRPr="00E3236C">
        <w:rPr>
          <w:rFonts w:ascii="Palatino Linotype" w:eastAsia="SimSun" w:hAnsi="Palatino Linotype"/>
          <w:kern w:val="2"/>
          <w:szCs w:val="19"/>
          <w:lang w:eastAsia="zh-CN"/>
        </w:rPr>
        <w:t xml:space="preserve"> is a binary value indicating whether the event happened or not, and</w:t>
      </w:r>
      <w:r w:rsidRPr="00E3236C">
        <w:rPr>
          <w:rFonts w:ascii="Palatino Linotype" w:eastAsia="SimSun" w:hAnsi="Palatino Linotype"/>
          <w:kern w:val="2"/>
          <w:position w:val="-10"/>
          <w:szCs w:val="19"/>
          <w:lang w:eastAsia="zh-CN"/>
        </w:rPr>
        <w:object w:dxaOrig="440" w:dyaOrig="300" w14:anchorId="076168FB">
          <v:shape id="_x0000_i1043" type="#_x0000_t75" style="width:20.55pt;height:15.45pt" o:ole="">
            <v:imagedata r:id="rId53" o:title=""/>
          </v:shape>
          <o:OLEObject Type="Embed" ProgID="Equation.DSMT4" ShapeID="_x0000_i1043" DrawAspect="Content" ObjectID="_1672482938" r:id="rId54"/>
        </w:object>
      </w:r>
      <w:r w:rsidRPr="00E3236C">
        <w:rPr>
          <w:rFonts w:ascii="Palatino Linotype" w:eastAsia="SimSun" w:hAnsi="Palatino Linotype"/>
          <w:kern w:val="2"/>
          <w:szCs w:val="19"/>
          <w:lang w:eastAsia="zh-CN"/>
        </w:rPr>
        <w:t>denotes the set of all individuals at risk at time</w:t>
      </w:r>
      <w:r w:rsidRPr="00E3236C">
        <w:rPr>
          <w:rFonts w:ascii="Palatino Linotype" w:eastAsia="SimSun" w:hAnsi="Palatino Linotype"/>
          <w:kern w:val="2"/>
          <w:position w:val="-10"/>
          <w:szCs w:val="19"/>
          <w:lang w:eastAsia="zh-CN"/>
        </w:rPr>
        <w:object w:dxaOrig="160" w:dyaOrig="300" w14:anchorId="3F0526F9">
          <v:shape id="_x0000_i1044" type="#_x0000_t75" style="width:10.3pt;height:15.45pt" o:ole="">
            <v:imagedata r:id="rId55" o:title=""/>
          </v:shape>
          <o:OLEObject Type="Embed" ProgID="Equation.DSMT4" ShapeID="_x0000_i1044" DrawAspect="Content" ObjectID="_1672482939" r:id="rId56"/>
        </w:object>
      </w:r>
      <w:r w:rsidRPr="00E3236C">
        <w:rPr>
          <w:rFonts w:ascii="Palatino Linotype" w:eastAsia="SimSun" w:hAnsi="Palatino Linotype"/>
          <w:kern w:val="2"/>
          <w:szCs w:val="19"/>
          <w:lang w:eastAsia="zh-CN"/>
        </w:rPr>
        <w:t xml:space="preserve">, which represents the set of </w:t>
      </w:r>
      <w:del w:id="1024" w:author="Walter Chris" w:date="2020-10-04T19:46:00Z">
        <w:r w:rsidRPr="00E3236C" w:rsidDel="00AB3D53">
          <w:rPr>
            <w:rFonts w:ascii="Palatino Linotype" w:eastAsia="SimSun" w:hAnsi="Palatino Linotype"/>
            <w:kern w:val="2"/>
            <w:szCs w:val="19"/>
            <w:lang w:eastAsia="zh-CN"/>
          </w:rPr>
          <w:delText>patients</w:delText>
        </w:r>
      </w:del>
      <w:ins w:id="1025" w:author="Walter Chris" w:date="2020-10-04T19:46:00Z">
        <w:r w:rsidR="00AB3D53" w:rsidRPr="00E3236C">
          <w:rPr>
            <w:rFonts w:ascii="Palatino Linotype" w:eastAsia="SimSun" w:hAnsi="Palatino Linotype"/>
            <w:kern w:val="2"/>
            <w:szCs w:val="19"/>
            <w:lang w:eastAsia="zh-CN"/>
          </w:rPr>
          <w:t>cases</w:t>
        </w:r>
      </w:ins>
      <w:r w:rsidRPr="00E3236C">
        <w:rPr>
          <w:rFonts w:ascii="Palatino Linotype" w:eastAsia="SimSun" w:hAnsi="Palatino Linotype"/>
          <w:kern w:val="2"/>
          <w:szCs w:val="19"/>
          <w:lang w:eastAsia="zh-CN"/>
        </w:rPr>
        <w:t xml:space="preserve"> that are still at risk before time</w:t>
      </w:r>
      <w:r w:rsidRPr="00E3236C">
        <w:rPr>
          <w:rFonts w:ascii="Palatino Linotype" w:eastAsia="SimSun" w:hAnsi="Palatino Linotype"/>
          <w:kern w:val="2"/>
          <w:position w:val="-10"/>
          <w:szCs w:val="19"/>
          <w:lang w:eastAsia="zh-CN"/>
        </w:rPr>
        <w:object w:dxaOrig="160" w:dyaOrig="300" w14:anchorId="43B4E45D">
          <v:shape id="_x0000_i1045" type="#_x0000_t75" style="width:10.3pt;height:15.45pt" o:ole="">
            <v:imagedata r:id="rId55" o:title=""/>
          </v:shape>
          <o:OLEObject Type="Embed" ProgID="Equation.DSMT4" ShapeID="_x0000_i1045" DrawAspect="Content" ObjectID="_1672482940" r:id="rId57"/>
        </w:object>
      </w:r>
      <w:r w:rsidRPr="00E3236C">
        <w:rPr>
          <w:rFonts w:ascii="Palatino Linotype" w:eastAsia="SimSun" w:hAnsi="Palatino Linotype"/>
          <w:kern w:val="2"/>
          <w:szCs w:val="19"/>
          <w:lang w:eastAsia="zh-CN"/>
        </w:rPr>
        <w:t xml:space="preserve">. Therefore, the coefficient vector can be learned via minimizing the negative partial log-likelihood function of the Cox model, which is defined as following </w:t>
      </w:r>
      <w:r w:rsidRPr="00E3236C">
        <w:rPr>
          <w:rFonts w:ascii="Palatino Linotype" w:eastAsia="SimSun" w:hAnsi="Palatino Linotype"/>
          <w:kern w:val="2"/>
          <w:szCs w:val="19"/>
          <w:lang w:eastAsia="zh-CN"/>
        </w:rPr>
        <w:fldChar w:fldCharType="begin"/>
      </w:r>
      <w:r w:rsidRPr="00E3236C">
        <w:rPr>
          <w:rFonts w:ascii="Palatino Linotype" w:eastAsia="SimSun" w:hAnsi="Palatino Linotype"/>
          <w:kern w:val="2"/>
          <w:szCs w:val="19"/>
          <w:lang w:eastAsia="zh-CN"/>
        </w:rPr>
        <w:instrText xml:space="preserve"> ADDIN EN.CITE &lt;EndNote&gt;&lt;Cite&gt;&lt;Author&gt;Sy&lt;/Author&gt;&lt;Year&gt;2000&lt;/Year&gt;&lt;RecNum&gt;16&lt;/RecNum&gt;&lt;DisplayText&gt;[43]&lt;/DisplayText&gt;&lt;record&gt;&lt;rec-number&gt;16&lt;/rec-number&gt;&lt;foreign-keys&gt;&lt;key app="EN" db-id="wvsws5vr9adxabeftfipdvt4d9s5dw22fv2a"&gt;16&lt;/key&gt;&lt;/foreign-keys&gt;&lt;ref-type name="Journal Article"&gt;17&lt;/ref-type&gt;&lt;contributors&gt;&lt;authors&gt;&lt;author&gt;Sy, Judy P&lt;/author&gt;&lt;author&gt;Taylor, Jeremy MG&lt;/author&gt;&lt;/authors&gt;&lt;/contributors&gt;&lt;titles&gt;&lt;title&gt;Estimation in a Cox proportional hazards cure model&lt;/title&gt;&lt;secondary-title&gt;Biometrics&lt;/secondary-title&gt;&lt;/titles&gt;&lt;periodical&gt;&lt;full-title&gt;Biometrics&lt;/full-title&gt;&lt;/periodical&gt;&lt;pages&gt;227-236&lt;/pages&gt;&lt;volume&gt;56&lt;/volume&gt;&lt;number&gt;1&lt;/number&gt;&lt;dates&gt;&lt;year&gt;2000&lt;/year&gt;&lt;/dates&gt;&lt;isbn&gt;0006-341X&lt;/isbn&gt;&lt;urls&gt;&lt;/urls&gt;&lt;/record&gt;&lt;/Cite&gt;&lt;/EndNote&gt;</w:instrText>
      </w:r>
      <w:r w:rsidRPr="00E3236C">
        <w:rPr>
          <w:rFonts w:ascii="Palatino Linotype" w:eastAsia="SimSun" w:hAnsi="Palatino Linotype"/>
          <w:kern w:val="2"/>
          <w:szCs w:val="19"/>
          <w:lang w:eastAsia="zh-CN"/>
        </w:rPr>
        <w:fldChar w:fldCharType="separate"/>
      </w:r>
      <w:r w:rsidRPr="00E3236C">
        <w:rPr>
          <w:rFonts w:ascii="Palatino Linotype" w:eastAsia="SimSun" w:hAnsi="Palatino Linotype"/>
          <w:kern w:val="2"/>
          <w:szCs w:val="19"/>
          <w:lang w:eastAsia="zh-CN"/>
          <w:rPrChange w:id="1026" w:author="Walter Chris" w:date="2020-10-05T12:38:00Z">
            <w:rPr>
              <w:rFonts w:ascii="Palatino Linotype" w:eastAsia="SimSun" w:hAnsi="Palatino Linotype"/>
              <w:noProof/>
              <w:kern w:val="2"/>
              <w:szCs w:val="19"/>
              <w:lang w:eastAsia="zh-CN"/>
            </w:rPr>
          </w:rPrChange>
        </w:rPr>
        <w:t>[</w:t>
      </w:r>
      <w:r w:rsidR="00520032" w:rsidRPr="00E3236C">
        <w:fldChar w:fldCharType="begin"/>
      </w:r>
      <w:r w:rsidR="00520032" w:rsidRPr="00E3236C">
        <w:instrText xml:space="preserve"> HYPERLINK \l "_ENREF_43" \o "Sy, 2000 #16" </w:instrText>
      </w:r>
      <w:r w:rsidR="00520032" w:rsidRPr="00E3236C">
        <w:fldChar w:fldCharType="separate"/>
      </w:r>
      <w:r w:rsidRPr="00E3236C">
        <w:rPr>
          <w:rFonts w:ascii="Palatino Linotype" w:eastAsia="SimSun" w:hAnsi="Palatino Linotype"/>
          <w:kern w:val="2"/>
          <w:szCs w:val="19"/>
          <w:lang w:eastAsia="zh-CN"/>
          <w:rPrChange w:id="1027" w:author="Walter Chris" w:date="2020-10-05T12:38:00Z">
            <w:rPr>
              <w:rFonts w:ascii="Palatino Linotype" w:eastAsia="SimSun" w:hAnsi="Palatino Linotype"/>
              <w:noProof/>
              <w:kern w:val="2"/>
              <w:szCs w:val="19"/>
              <w:lang w:eastAsia="zh-CN"/>
            </w:rPr>
          </w:rPrChange>
        </w:rPr>
        <w:t>43</w:t>
      </w:r>
      <w:r w:rsidR="00520032" w:rsidRPr="00E3236C">
        <w:rPr>
          <w:rFonts w:ascii="Palatino Linotype" w:eastAsia="SimSun" w:hAnsi="Palatino Linotype"/>
          <w:kern w:val="2"/>
          <w:szCs w:val="19"/>
          <w:lang w:eastAsia="zh-CN"/>
          <w:rPrChange w:id="1028" w:author="Walter Chris" w:date="2020-10-05T12:38:00Z">
            <w:rPr>
              <w:rFonts w:ascii="Palatino Linotype" w:eastAsia="SimSun" w:hAnsi="Palatino Linotype"/>
              <w:noProof/>
              <w:kern w:val="2"/>
              <w:szCs w:val="19"/>
              <w:lang w:eastAsia="zh-CN"/>
            </w:rPr>
          </w:rPrChange>
        </w:rPr>
        <w:fldChar w:fldCharType="end"/>
      </w:r>
      <w:r w:rsidRPr="00E3236C">
        <w:rPr>
          <w:rFonts w:ascii="Palatino Linotype" w:eastAsia="SimSun" w:hAnsi="Palatino Linotype"/>
          <w:kern w:val="2"/>
          <w:szCs w:val="19"/>
          <w:lang w:eastAsia="zh-CN"/>
          <w:rPrChange w:id="1029" w:author="Walter Chris" w:date="2020-10-05T12:38:00Z">
            <w:rPr>
              <w:rFonts w:ascii="Palatino Linotype" w:eastAsia="SimSun" w:hAnsi="Palatino Linotype"/>
              <w:noProof/>
              <w:kern w:val="2"/>
              <w:szCs w:val="19"/>
              <w:lang w:eastAsia="zh-CN"/>
            </w:rPr>
          </w:rPrChange>
        </w:rPr>
        <w:t>]</w:t>
      </w:r>
      <w:r w:rsidRPr="00E3236C">
        <w:rPr>
          <w:rFonts w:ascii="Palatino Linotype" w:eastAsia="SimSun" w:hAnsi="Palatino Linotype"/>
          <w:kern w:val="2"/>
          <w:szCs w:val="19"/>
          <w:lang w:eastAsia="zh-CN"/>
        </w:rPr>
        <w:fldChar w:fldCharType="end"/>
      </w:r>
      <w:r w:rsidRPr="00E3236C">
        <w:rPr>
          <w:rFonts w:ascii="Palatino Linotype" w:eastAsia="SimSun" w:hAnsi="Palatino Linotype"/>
          <w:kern w:val="2"/>
          <w:szCs w:val="19"/>
          <w:lang w:eastAsia="zh-CN"/>
        </w:rPr>
        <w:t>:</w:t>
      </w:r>
    </w:p>
    <w:p w14:paraId="1FD469E0" w14:textId="77777777" w:rsidR="00AA6A3C" w:rsidRPr="00E3236C" w:rsidRDefault="00AA6A3C" w:rsidP="00AA6A3C">
      <w:pPr>
        <w:widowControl/>
        <w:wordWrap w:val="0"/>
        <w:spacing w:beforeLines="50" w:before="120" w:afterLines="50" w:after="120" w:line="240" w:lineRule="auto"/>
        <w:ind w:right="90" w:firstLineChars="150" w:firstLine="285"/>
        <w:jc w:val="right"/>
        <w:rPr>
          <w:rFonts w:ascii="Palatino Linotype" w:eastAsia="SimSun" w:hAnsi="Palatino Linotype"/>
          <w:kern w:val="2"/>
          <w:szCs w:val="19"/>
          <w:lang w:eastAsia="zh-CN"/>
        </w:rPr>
      </w:pPr>
      <w:r w:rsidRPr="00E3236C">
        <w:rPr>
          <w:rFonts w:ascii="Palatino Linotype" w:eastAsia="SimSun" w:hAnsi="Palatino Linotype"/>
          <w:kern w:val="2"/>
          <w:position w:val="-28"/>
          <w:szCs w:val="19"/>
          <w:lang w:eastAsia="zh-CN"/>
        </w:rPr>
        <w:object w:dxaOrig="3300" w:dyaOrig="639" w14:anchorId="0DA9AFAF">
          <v:shape id="_x0000_i1046" type="#_x0000_t75" style="width:200.55pt;height:30.85pt" o:ole="">
            <v:imagedata r:id="rId58" o:title=""/>
          </v:shape>
          <o:OLEObject Type="Embed" ProgID="Equation.DSMT4" ShapeID="_x0000_i1046" DrawAspect="Content" ObjectID="_1672482941" r:id="rId59"/>
        </w:object>
      </w:r>
      <w:r w:rsidRPr="00E3236C">
        <w:rPr>
          <w:rFonts w:ascii="Palatino Linotype" w:eastAsia="SimSun" w:hAnsi="Palatino Linotype"/>
          <w:kern w:val="2"/>
          <w:szCs w:val="19"/>
          <w:lang w:eastAsia="zh-CN"/>
        </w:rPr>
        <w:t xml:space="preserve">    (5)</w:t>
      </w:r>
    </w:p>
    <w:p w14:paraId="32EE6D73" w14:textId="3BADA0CD" w:rsidR="00AA6A3C" w:rsidRPr="00E3236C" w:rsidRDefault="00AA6A3C" w:rsidP="007F0184">
      <w:pPr>
        <w:widowControl/>
        <w:rPr>
          <w:rFonts w:ascii="Palatino Linotype" w:eastAsia="SimSun" w:hAnsi="Palatino Linotype"/>
          <w:kern w:val="2"/>
          <w:szCs w:val="19"/>
          <w:lang w:eastAsia="zh-CN"/>
        </w:rPr>
      </w:pPr>
      <w:del w:id="1030" w:author="Walter Chris" w:date="2020-10-04T19:29:00Z">
        <w:r w:rsidRPr="00E3236C" w:rsidDel="004D5B65">
          <w:rPr>
            <w:rFonts w:ascii="Palatino Linotype" w:eastAsia="SimSun" w:hAnsi="Palatino Linotype"/>
            <w:kern w:val="2"/>
            <w:szCs w:val="19"/>
            <w:lang w:eastAsia="zh-CN"/>
          </w:rPr>
          <w:delText>Although</w:delText>
        </w:r>
      </w:del>
      <w:ins w:id="1031" w:author="Walter Chris" w:date="2020-10-04T19:29:00Z">
        <w:r w:rsidR="004D5B65" w:rsidRPr="00E3236C">
          <w:rPr>
            <w:rFonts w:ascii="Palatino Linotype" w:eastAsia="SimSun" w:hAnsi="Palatino Linotype"/>
            <w:kern w:val="2"/>
            <w:szCs w:val="19"/>
            <w:lang w:eastAsia="zh-CN"/>
          </w:rPr>
          <w:t>Though</w:t>
        </w:r>
      </w:ins>
      <w:r w:rsidRPr="00E3236C">
        <w:rPr>
          <w:rFonts w:ascii="Palatino Linotype" w:eastAsia="SimSun" w:hAnsi="Palatino Linotype"/>
          <w:kern w:val="2"/>
          <w:szCs w:val="19"/>
          <w:lang w:eastAsia="zh-CN"/>
        </w:rPr>
        <w:t xml:space="preserve"> we could use the above Cox model to directly make survival prediction, it does not take the ordinal survival information between different </w:t>
      </w:r>
      <w:del w:id="1032" w:author="Walter Chris" w:date="2020-10-04T19:46:00Z">
        <w:r w:rsidRPr="00E3236C" w:rsidDel="00AB3D53">
          <w:rPr>
            <w:rFonts w:ascii="Palatino Linotype" w:eastAsia="SimSun" w:hAnsi="Palatino Linotype"/>
            <w:kern w:val="2"/>
            <w:szCs w:val="19"/>
            <w:lang w:eastAsia="zh-CN"/>
          </w:rPr>
          <w:delText>patients</w:delText>
        </w:r>
      </w:del>
      <w:ins w:id="1033" w:author="Walter Chris" w:date="2020-10-04T19:46:00Z">
        <w:r w:rsidR="00AB3D53" w:rsidRPr="00E3236C">
          <w:rPr>
            <w:rFonts w:ascii="Palatino Linotype" w:eastAsia="SimSun" w:hAnsi="Palatino Linotype"/>
            <w:kern w:val="2"/>
            <w:szCs w:val="19"/>
            <w:lang w:eastAsia="zh-CN"/>
          </w:rPr>
          <w:t>cases</w:t>
        </w:r>
      </w:ins>
      <w:r w:rsidRPr="00E3236C">
        <w:rPr>
          <w:rFonts w:ascii="Palatino Linotype" w:eastAsia="SimSun" w:hAnsi="Palatino Linotype"/>
          <w:kern w:val="2"/>
          <w:szCs w:val="19"/>
          <w:lang w:eastAsia="zh-CN"/>
        </w:rPr>
        <w:t xml:space="preserve"> (e.g., the survival time for </w:t>
      </w:r>
      <w:del w:id="1034" w:author="Walter Chris" w:date="2020-10-04T19:46:00Z">
        <w:r w:rsidRPr="00E3236C" w:rsidDel="00AB3D53">
          <w:rPr>
            <w:rFonts w:ascii="Palatino Linotype" w:eastAsia="SimSun" w:hAnsi="Palatino Linotype"/>
            <w:kern w:val="2"/>
            <w:szCs w:val="19"/>
            <w:lang w:eastAsia="zh-CN"/>
          </w:rPr>
          <w:delText>patient</w:delText>
        </w:r>
      </w:del>
      <w:ins w:id="1035" w:author="Walter Chris" w:date="2020-10-04T19:46:00Z">
        <w:r w:rsidR="00AB3D53" w:rsidRPr="00E3236C">
          <w:rPr>
            <w:rFonts w:ascii="Palatino Linotype" w:eastAsia="SimSun" w:hAnsi="Palatino Linotype"/>
            <w:kern w:val="2"/>
            <w:szCs w:val="19"/>
            <w:lang w:eastAsia="zh-CN"/>
          </w:rPr>
          <w:t>case</w:t>
        </w:r>
      </w:ins>
      <w:r w:rsidRPr="00E3236C">
        <w:rPr>
          <w:rFonts w:ascii="Palatino Linotype" w:eastAsia="SimSun" w:hAnsi="Palatino Linotype"/>
          <w:kern w:val="2"/>
          <w:szCs w:val="19"/>
          <w:lang w:eastAsia="zh-CN"/>
        </w:rPr>
        <w:t xml:space="preserve"> A is longer than that for </w:t>
      </w:r>
      <w:del w:id="1036" w:author="Walter Chris" w:date="2020-10-04T19:46:00Z">
        <w:r w:rsidRPr="00E3236C" w:rsidDel="00AB3D53">
          <w:rPr>
            <w:rFonts w:ascii="Palatino Linotype" w:eastAsia="SimSun" w:hAnsi="Palatino Linotype"/>
            <w:kern w:val="2"/>
            <w:szCs w:val="19"/>
            <w:lang w:eastAsia="zh-CN"/>
          </w:rPr>
          <w:delText>patient</w:delText>
        </w:r>
      </w:del>
      <w:ins w:id="1037" w:author="Walter Chris" w:date="2020-10-04T19:46:00Z">
        <w:r w:rsidR="00AB3D53" w:rsidRPr="00E3236C">
          <w:rPr>
            <w:rFonts w:ascii="Palatino Linotype" w:eastAsia="SimSun" w:hAnsi="Palatino Linotype"/>
            <w:kern w:val="2"/>
            <w:szCs w:val="19"/>
            <w:lang w:eastAsia="zh-CN"/>
          </w:rPr>
          <w:t>case</w:t>
        </w:r>
      </w:ins>
      <w:r w:rsidRPr="00E3236C">
        <w:rPr>
          <w:rFonts w:ascii="Palatino Linotype" w:eastAsia="SimSun" w:hAnsi="Palatino Linotype"/>
          <w:kern w:val="2"/>
          <w:szCs w:val="19"/>
          <w:lang w:eastAsia="zh-CN"/>
        </w:rPr>
        <w:t xml:space="preserve"> B) into consideration. In the hazard ratio based model, the ordinal relationship of the hazard risk between </w:t>
      </w:r>
      <w:del w:id="1038" w:author="Walter Chris" w:date="2020-10-04T19:46:00Z">
        <w:r w:rsidRPr="00E3236C" w:rsidDel="00AB3D53">
          <w:rPr>
            <w:rFonts w:ascii="Palatino Linotype" w:eastAsia="SimSun" w:hAnsi="Palatino Linotype"/>
            <w:kern w:val="2"/>
            <w:szCs w:val="19"/>
            <w:lang w:eastAsia="zh-CN"/>
          </w:rPr>
          <w:delText>patient</w:delText>
        </w:r>
      </w:del>
      <w:ins w:id="1039" w:author="Walter Chris" w:date="2020-10-04T19:46:00Z">
        <w:r w:rsidR="00AB3D53" w:rsidRPr="00E3236C">
          <w:rPr>
            <w:rFonts w:ascii="Palatino Linotype" w:eastAsia="SimSun" w:hAnsi="Palatino Linotype"/>
            <w:kern w:val="2"/>
            <w:szCs w:val="19"/>
            <w:lang w:eastAsia="zh-CN"/>
          </w:rPr>
          <w:t>case</w:t>
        </w:r>
      </w:ins>
      <w:r w:rsidRPr="00E3236C">
        <w:rPr>
          <w:rFonts w:ascii="Palatino Linotype" w:eastAsia="SimSun" w:hAnsi="Palatino Linotype"/>
          <w:kern w:val="2"/>
          <w:szCs w:val="19"/>
          <w:lang w:eastAsia="zh-CN"/>
        </w:rPr>
        <w:t xml:space="preserve"> </w:t>
      </w:r>
      <w:r w:rsidRPr="00E3236C">
        <w:rPr>
          <w:rFonts w:ascii="Palatino Linotype" w:eastAsia="SimSun" w:hAnsi="Palatino Linotype"/>
          <w:kern w:val="2"/>
          <w:position w:val="-6"/>
          <w:szCs w:val="19"/>
          <w:lang w:eastAsia="zh-CN"/>
        </w:rPr>
        <w:object w:dxaOrig="139" w:dyaOrig="220" w14:anchorId="41C595A1">
          <v:shape id="_x0000_i1047" type="#_x0000_t75" style="width:5.15pt;height:10.3pt" o:ole="">
            <v:imagedata r:id="rId60" o:title=""/>
          </v:shape>
          <o:OLEObject Type="Embed" ProgID="Equation.DSMT4" ShapeID="_x0000_i1047" DrawAspect="Content" ObjectID="_1672482942" r:id="rId61"/>
        </w:object>
      </w:r>
      <w:r w:rsidRPr="00E3236C">
        <w:rPr>
          <w:rFonts w:ascii="Palatino Linotype" w:eastAsia="SimSun" w:hAnsi="Palatino Linotype"/>
          <w:kern w:val="2"/>
          <w:szCs w:val="19"/>
          <w:lang w:eastAsia="zh-CN"/>
        </w:rPr>
        <w:t xml:space="preserve">and </w:t>
      </w:r>
      <w:del w:id="1040" w:author="Walter Chris" w:date="2020-10-04T19:46:00Z">
        <w:r w:rsidRPr="00E3236C" w:rsidDel="00AB3D53">
          <w:rPr>
            <w:rFonts w:ascii="Palatino Linotype" w:eastAsia="SimSun" w:hAnsi="Palatino Linotype"/>
            <w:kern w:val="2"/>
            <w:szCs w:val="19"/>
            <w:lang w:eastAsia="zh-CN"/>
          </w:rPr>
          <w:delText>patient</w:delText>
        </w:r>
      </w:del>
      <w:ins w:id="1041" w:author="Walter Chris" w:date="2020-10-04T19:46:00Z">
        <w:r w:rsidR="00AB3D53" w:rsidRPr="00E3236C">
          <w:rPr>
            <w:rFonts w:ascii="Palatino Linotype" w:eastAsia="SimSun" w:hAnsi="Palatino Linotype"/>
            <w:kern w:val="2"/>
            <w:szCs w:val="19"/>
            <w:lang w:eastAsia="zh-CN"/>
          </w:rPr>
          <w:t>case</w:t>
        </w:r>
      </w:ins>
      <w:r w:rsidRPr="00E3236C">
        <w:rPr>
          <w:rFonts w:ascii="Palatino Linotype" w:eastAsia="SimSun" w:hAnsi="Palatino Linotype"/>
          <w:kern w:val="2"/>
          <w:szCs w:val="19"/>
          <w:lang w:eastAsia="zh-CN"/>
        </w:rPr>
        <w:t xml:space="preserve"> </w:t>
      </w:r>
      <w:r w:rsidRPr="00E3236C">
        <w:rPr>
          <w:rFonts w:ascii="Palatino Linotype" w:eastAsia="SimSun" w:hAnsi="Palatino Linotype"/>
          <w:kern w:val="2"/>
          <w:position w:val="-10"/>
          <w:szCs w:val="19"/>
          <w:lang w:eastAsia="zh-CN"/>
        </w:rPr>
        <w:object w:dxaOrig="180" w:dyaOrig="260" w14:anchorId="540A1F26">
          <v:shape id="_x0000_i1048" type="#_x0000_t75" style="width:10.3pt;height:15.45pt" o:ole="">
            <v:imagedata r:id="rId62" o:title=""/>
          </v:shape>
          <o:OLEObject Type="Embed" ProgID="Equation.DSMT4" ShapeID="_x0000_i1048" DrawAspect="Content" ObjectID="_1672482943" r:id="rId63"/>
        </w:object>
      </w:r>
      <w:r w:rsidRPr="00E3236C">
        <w:rPr>
          <w:rFonts w:ascii="Palatino Linotype" w:eastAsia="SimSun" w:hAnsi="Palatino Linotype"/>
          <w:kern w:val="2"/>
          <w:szCs w:val="19"/>
          <w:lang w:eastAsia="zh-CN"/>
        </w:rPr>
        <w:t xml:space="preserve">can be easily derived by calculating the ratio (i.e., </w:t>
      </w:r>
      <w:r w:rsidRPr="00E3236C">
        <w:rPr>
          <w:rFonts w:ascii="Palatino Linotype" w:eastAsia="SimSun" w:hAnsi="Palatino Linotype"/>
          <w:i/>
          <w:kern w:val="2"/>
          <w:szCs w:val="19"/>
          <w:lang w:eastAsia="zh-CN"/>
        </w:rPr>
        <w:t>rec</w:t>
      </w:r>
      <w:r w:rsidRPr="00E3236C">
        <w:rPr>
          <w:rFonts w:ascii="Palatino Linotype" w:eastAsia="SimSun" w:hAnsi="Palatino Linotype"/>
          <w:i/>
          <w:kern w:val="2"/>
          <w:szCs w:val="19"/>
          <w:vertAlign w:val="subscript"/>
          <w:lang w:eastAsia="zh-CN"/>
        </w:rPr>
        <w:t>ij</w:t>
      </w:r>
      <w:r w:rsidRPr="00E3236C">
        <w:rPr>
          <w:rFonts w:ascii="Palatino Linotype" w:eastAsia="SimSun" w:hAnsi="Palatino Linotype"/>
          <w:kern w:val="2"/>
          <w:szCs w:val="19"/>
          <w:lang w:eastAsia="zh-CN"/>
        </w:rPr>
        <w:t>):</w:t>
      </w:r>
    </w:p>
    <w:p w14:paraId="7FE99BA8" w14:textId="77777777" w:rsidR="00AA6A3C" w:rsidRPr="00E3236C" w:rsidRDefault="00AA6A3C" w:rsidP="00AA6A3C">
      <w:pPr>
        <w:widowControl/>
        <w:spacing w:line="240" w:lineRule="auto"/>
        <w:jc w:val="right"/>
        <w:rPr>
          <w:rFonts w:ascii="Palatino Linotype" w:eastAsia="SimSun" w:hAnsi="Palatino Linotype"/>
          <w:kern w:val="2"/>
          <w:szCs w:val="19"/>
          <w:lang w:eastAsia="zh-CN"/>
        </w:rPr>
      </w:pPr>
      <w:r w:rsidRPr="00E3236C">
        <w:rPr>
          <w:rFonts w:ascii="Palatino Linotype" w:eastAsia="SimSun" w:hAnsi="Palatino Linotype"/>
          <w:kern w:val="2"/>
          <w:position w:val="-42"/>
          <w:szCs w:val="19"/>
          <w:lang w:eastAsia="zh-CN"/>
        </w:rPr>
        <w:object w:dxaOrig="2520" w:dyaOrig="940" w14:anchorId="2359D098">
          <v:shape id="_x0000_i1049" type="#_x0000_t75" style="width:174.85pt;height:56.55pt" o:ole="">
            <v:imagedata r:id="rId64" o:title=""/>
          </v:shape>
          <o:OLEObject Type="Embed" ProgID="Equation.DSMT4" ShapeID="_x0000_i1049" DrawAspect="Content" ObjectID="_1672482944" r:id="rId65"/>
        </w:object>
      </w:r>
      <w:r w:rsidRPr="00E3236C">
        <w:rPr>
          <w:rFonts w:ascii="Palatino Linotype" w:eastAsia="SimSun" w:hAnsi="Palatino Linotype"/>
          <w:kern w:val="2"/>
          <w:szCs w:val="19"/>
          <w:lang w:eastAsia="zh-CN"/>
        </w:rPr>
        <w:t xml:space="preserve">                      (7)</w:t>
      </w:r>
    </w:p>
    <w:p w14:paraId="400575CA" w14:textId="40A46405" w:rsidR="00AA6A3C" w:rsidRPr="00E3236C" w:rsidRDefault="00AA6A3C" w:rsidP="007F0184">
      <w:pPr>
        <w:widowControl/>
        <w:rPr>
          <w:rFonts w:ascii="Palatino Linotype" w:eastAsia="SimSun" w:hAnsi="Palatino Linotype"/>
          <w:kern w:val="2"/>
          <w:szCs w:val="19"/>
          <w:lang w:eastAsia="zh-CN"/>
        </w:rPr>
      </w:pPr>
      <w:r w:rsidRPr="00E3236C">
        <w:rPr>
          <w:rFonts w:ascii="Palatino Linotype" w:eastAsia="SimSun" w:hAnsi="Palatino Linotype" w:cs="NimbusRomNo9L-Regu"/>
          <w:kern w:val="0"/>
          <w:szCs w:val="19"/>
          <w:lang w:eastAsia="zh-CN"/>
        </w:rPr>
        <w:t>In practice,</w:t>
      </w:r>
      <w:r w:rsidRPr="00E3236C">
        <w:rPr>
          <w:rFonts w:ascii="Palatino Linotype" w:eastAsia="SimSun" w:hAnsi="Palatino Linotype"/>
          <w:kern w:val="2"/>
          <w:szCs w:val="19"/>
          <w:lang w:eastAsia="zh-CN"/>
        </w:rPr>
        <w:t xml:space="preserve"> if</w:t>
      </w:r>
      <w:r w:rsidRPr="00E3236C">
        <w:rPr>
          <w:rFonts w:ascii="Palatino Linotype" w:eastAsia="SimSun" w:hAnsi="Palatino Linotype"/>
          <w:kern w:val="2"/>
          <w:position w:val="-12"/>
          <w:szCs w:val="19"/>
          <w:lang w:eastAsia="zh-CN"/>
        </w:rPr>
        <w:object w:dxaOrig="639" w:dyaOrig="320" w14:anchorId="47A41E40">
          <v:shape id="_x0000_i1050" type="#_x0000_t75" style="width:30.85pt;height:15.45pt" o:ole="">
            <v:imagedata r:id="rId66" o:title=""/>
          </v:shape>
          <o:OLEObject Type="Embed" ProgID="Equation.DSMT4" ShapeID="_x0000_i1050" DrawAspect="Content" ObjectID="_1672482945" r:id="rId67"/>
        </w:object>
      </w:r>
      <w:r w:rsidRPr="00E3236C">
        <w:rPr>
          <w:rFonts w:ascii="Palatino Linotype" w:eastAsia="SimSun" w:hAnsi="Palatino Linotype"/>
          <w:kern w:val="2"/>
          <w:szCs w:val="19"/>
          <w:lang w:eastAsia="zh-CN"/>
        </w:rPr>
        <w:t xml:space="preserve">, the survival time for </w:t>
      </w:r>
      <w:del w:id="1042" w:author="Walter Chris" w:date="2020-10-04T19:46:00Z">
        <w:r w:rsidRPr="00E3236C" w:rsidDel="00AB3D53">
          <w:rPr>
            <w:rFonts w:ascii="Palatino Linotype" w:eastAsia="SimSun" w:hAnsi="Palatino Linotype"/>
            <w:kern w:val="2"/>
            <w:szCs w:val="19"/>
            <w:lang w:eastAsia="zh-CN"/>
          </w:rPr>
          <w:delText>patient</w:delText>
        </w:r>
      </w:del>
      <w:ins w:id="1043" w:author="Walter Chris" w:date="2020-10-04T19:46:00Z">
        <w:r w:rsidR="00AB3D53" w:rsidRPr="00E3236C">
          <w:rPr>
            <w:rFonts w:ascii="Palatino Linotype" w:eastAsia="SimSun" w:hAnsi="Palatino Linotype"/>
            <w:kern w:val="2"/>
            <w:szCs w:val="19"/>
            <w:lang w:eastAsia="zh-CN"/>
          </w:rPr>
          <w:t>case</w:t>
        </w:r>
      </w:ins>
      <w:r w:rsidRPr="00E3236C">
        <w:rPr>
          <w:rFonts w:ascii="Palatino Linotype" w:eastAsia="SimSun" w:hAnsi="Palatino Linotype"/>
          <w:kern w:val="2"/>
          <w:position w:val="-6"/>
          <w:szCs w:val="19"/>
          <w:lang w:eastAsia="zh-CN"/>
        </w:rPr>
        <w:object w:dxaOrig="139" w:dyaOrig="220" w14:anchorId="7E295E94">
          <v:shape id="_x0000_i1051" type="#_x0000_t75" style="width:5.15pt;height:10.3pt" o:ole="">
            <v:imagedata r:id="rId60" o:title=""/>
          </v:shape>
          <o:OLEObject Type="Embed" ProgID="Equation.DSMT4" ShapeID="_x0000_i1051" DrawAspect="Content" ObjectID="_1672482946" r:id="rId68"/>
        </w:object>
      </w:r>
      <w:r w:rsidRPr="00E3236C">
        <w:rPr>
          <w:rFonts w:ascii="Palatino Linotype" w:eastAsia="SimSun" w:hAnsi="Palatino Linotype"/>
          <w:kern w:val="2"/>
          <w:szCs w:val="19"/>
          <w:lang w:eastAsia="zh-CN"/>
        </w:rPr>
        <w:t xml:space="preserve">should be shorter than that for </w:t>
      </w:r>
      <w:del w:id="1044" w:author="Walter Chris" w:date="2020-10-04T19:46:00Z">
        <w:r w:rsidRPr="00E3236C" w:rsidDel="00AB3D53">
          <w:rPr>
            <w:rFonts w:ascii="Palatino Linotype" w:eastAsia="SimSun" w:hAnsi="Palatino Linotype"/>
            <w:kern w:val="2"/>
            <w:szCs w:val="19"/>
            <w:lang w:eastAsia="zh-CN"/>
          </w:rPr>
          <w:delText>patient</w:delText>
        </w:r>
      </w:del>
      <w:ins w:id="1045" w:author="Walter Chris" w:date="2020-10-04T19:46:00Z">
        <w:r w:rsidR="00AB3D53" w:rsidRPr="00E3236C">
          <w:rPr>
            <w:rFonts w:ascii="Palatino Linotype" w:eastAsia="SimSun" w:hAnsi="Palatino Linotype"/>
            <w:kern w:val="2"/>
            <w:szCs w:val="19"/>
            <w:lang w:eastAsia="zh-CN"/>
          </w:rPr>
          <w:t>case</w:t>
        </w:r>
      </w:ins>
      <w:r w:rsidRPr="00E3236C">
        <w:rPr>
          <w:rFonts w:ascii="Palatino Linotype" w:eastAsia="SimSun" w:hAnsi="Palatino Linotype"/>
          <w:kern w:val="2"/>
          <w:position w:val="-10"/>
          <w:szCs w:val="19"/>
          <w:lang w:eastAsia="zh-CN"/>
        </w:rPr>
        <w:object w:dxaOrig="180" w:dyaOrig="260" w14:anchorId="141E5219">
          <v:shape id="_x0000_i1052" type="#_x0000_t75" style="width:10.3pt;height:15.45pt" o:ole="">
            <v:imagedata r:id="rId69" o:title=""/>
          </v:shape>
          <o:OLEObject Type="Embed" ProgID="Equation.DSMT4" ShapeID="_x0000_i1052" DrawAspect="Content" ObjectID="_1672482947" r:id="rId70"/>
        </w:object>
      </w:r>
      <w:r w:rsidRPr="00E3236C">
        <w:rPr>
          <w:rFonts w:ascii="Palatino Linotype" w:eastAsia="SimSun" w:hAnsi="Palatino Linotype"/>
          <w:kern w:val="2"/>
          <w:szCs w:val="19"/>
          <w:lang w:eastAsia="zh-CN"/>
        </w:rPr>
        <w:t xml:space="preserve">, and vice versa. By utilizing the above ordinal relationship indicated </w:t>
      </w:r>
      <w:r w:rsidRPr="00E3236C">
        <w:rPr>
          <w:rFonts w:ascii="Palatino Linotype" w:eastAsia="SimSun" w:hAnsi="Palatino Linotype"/>
          <w:kern w:val="2"/>
          <w:szCs w:val="19"/>
          <w:lang w:eastAsia="zh-CN"/>
        </w:rPr>
        <w:lastRenderedPageBreak/>
        <w:t xml:space="preserve">by Cox model, we design a ranking loss function to capture the ordinal survival information </w:t>
      </w:r>
      <w:del w:id="1046" w:author="Walter Chris" w:date="2020-10-02T23:47:00Z">
        <w:r w:rsidRPr="00E3236C" w:rsidDel="00123ABA">
          <w:rPr>
            <w:rFonts w:ascii="Palatino Linotype" w:eastAsia="SimSun" w:hAnsi="Palatino Linotype"/>
            <w:kern w:val="2"/>
            <w:szCs w:val="19"/>
            <w:lang w:eastAsia="zh-CN"/>
          </w:rPr>
          <w:delText>among different</w:delText>
        </w:r>
      </w:del>
      <w:ins w:id="1047" w:author="Walter Chris" w:date="2020-10-02T23:47:00Z">
        <w:r w:rsidR="00123ABA" w:rsidRPr="00E3236C">
          <w:rPr>
            <w:rFonts w:ascii="Palatino Linotype" w:eastAsia="SimSun" w:hAnsi="Palatino Linotype"/>
            <w:kern w:val="2"/>
            <w:szCs w:val="19"/>
            <w:lang w:eastAsia="zh-CN"/>
          </w:rPr>
          <w:t>among a range of</w:t>
        </w:r>
      </w:ins>
      <w:r w:rsidRPr="00E3236C">
        <w:rPr>
          <w:rFonts w:ascii="Palatino Linotype" w:eastAsia="SimSun" w:hAnsi="Palatino Linotype"/>
          <w:kern w:val="2"/>
          <w:szCs w:val="19"/>
          <w:lang w:eastAsia="zh-CN"/>
        </w:rPr>
        <w:t xml:space="preserve"> </w:t>
      </w:r>
      <w:del w:id="1048" w:author="Walter Chris" w:date="2020-10-04T19:46:00Z">
        <w:r w:rsidRPr="00E3236C" w:rsidDel="00AB3D53">
          <w:rPr>
            <w:rFonts w:ascii="Palatino Linotype" w:eastAsia="SimSun" w:hAnsi="Palatino Linotype"/>
            <w:kern w:val="2"/>
            <w:szCs w:val="19"/>
            <w:lang w:eastAsia="zh-CN"/>
          </w:rPr>
          <w:delText>patients</w:delText>
        </w:r>
      </w:del>
      <w:ins w:id="1049" w:author="Walter Chris" w:date="2020-10-04T19:46:00Z">
        <w:r w:rsidR="00AB3D53" w:rsidRPr="00E3236C">
          <w:rPr>
            <w:rFonts w:ascii="Palatino Linotype" w:eastAsia="SimSun" w:hAnsi="Palatino Linotype"/>
            <w:kern w:val="2"/>
            <w:szCs w:val="19"/>
            <w:lang w:eastAsia="zh-CN"/>
          </w:rPr>
          <w:t>cases</w:t>
        </w:r>
      </w:ins>
      <w:r w:rsidRPr="00E3236C">
        <w:rPr>
          <w:rFonts w:ascii="Palatino Linotype" w:eastAsia="SimSun" w:hAnsi="Palatino Linotype"/>
          <w:kern w:val="2"/>
          <w:szCs w:val="19"/>
          <w:lang w:eastAsia="zh-CN"/>
        </w:rPr>
        <w:t xml:space="preserve"> as follows:</w:t>
      </w:r>
    </w:p>
    <w:p w14:paraId="2C84A6AB" w14:textId="77777777" w:rsidR="00AA6A3C" w:rsidRPr="00E3236C" w:rsidRDefault="00AA6A3C" w:rsidP="00AA6A3C">
      <w:pPr>
        <w:widowControl/>
        <w:spacing w:line="240" w:lineRule="auto"/>
        <w:jc w:val="right"/>
        <w:rPr>
          <w:rFonts w:ascii="Palatino Linotype" w:eastAsia="SimSun" w:hAnsi="Palatino Linotype"/>
          <w:kern w:val="2"/>
          <w:szCs w:val="19"/>
          <w:lang w:eastAsia="zh-CN"/>
        </w:rPr>
      </w:pPr>
      <w:r w:rsidRPr="00E3236C">
        <w:rPr>
          <w:rFonts w:ascii="Palatino Linotype" w:eastAsia="SimSun" w:hAnsi="Palatino Linotype"/>
          <w:kern w:val="2"/>
          <w:position w:val="-54"/>
          <w:szCs w:val="19"/>
          <w:lang w:eastAsia="zh-CN"/>
        </w:rPr>
        <w:object w:dxaOrig="3660" w:dyaOrig="1160" w14:anchorId="6A404625">
          <v:shape id="_x0000_i1053" type="#_x0000_t75" style="width:205.7pt;height:66.85pt" o:ole="">
            <v:imagedata r:id="rId71" o:title=""/>
          </v:shape>
          <o:OLEObject Type="Embed" ProgID="Equation.DSMT4" ShapeID="_x0000_i1053" DrawAspect="Content" ObjectID="_1672482948" r:id="rId72"/>
        </w:object>
      </w:r>
      <w:r w:rsidRPr="00E3236C">
        <w:rPr>
          <w:rFonts w:ascii="Palatino Linotype" w:eastAsia="SimSun" w:hAnsi="Palatino Linotype"/>
          <w:kern w:val="2"/>
          <w:szCs w:val="19"/>
          <w:lang w:eastAsia="zh-CN"/>
        </w:rPr>
        <w:t xml:space="preserve">     (8)</w:t>
      </w:r>
    </w:p>
    <w:p w14:paraId="77FAB141" w14:textId="179BEB09" w:rsidR="00AA6A3C" w:rsidRPr="00E3236C" w:rsidRDefault="00AA6A3C" w:rsidP="00AA6A3C">
      <w:pPr>
        <w:widowControl/>
        <w:spacing w:line="220" w:lineRule="exact"/>
        <w:rPr>
          <w:rFonts w:ascii="Palatino Linotype" w:eastAsia="SimSun" w:hAnsi="Palatino Linotype"/>
          <w:kern w:val="2"/>
          <w:szCs w:val="19"/>
          <w:lang w:eastAsia="zh-CN"/>
        </w:rPr>
      </w:pPr>
      <w:r w:rsidRPr="00E3236C">
        <w:rPr>
          <w:rFonts w:ascii="Palatino Linotype" w:eastAsia="SimSun" w:hAnsi="Palatino Linotype"/>
          <w:kern w:val="2"/>
          <w:szCs w:val="19"/>
          <w:lang w:eastAsia="zh-CN"/>
        </w:rPr>
        <w:t xml:space="preserve">Where </w:t>
      </w:r>
      <w:r w:rsidRPr="00E3236C">
        <w:rPr>
          <w:rFonts w:ascii="Palatino Linotype" w:eastAsia="SimSun" w:hAnsi="Palatino Linotype"/>
          <w:i/>
          <w:kern w:val="2"/>
          <w:szCs w:val="19"/>
          <w:lang w:eastAsia="zh-CN"/>
        </w:rPr>
        <w:t>I</w:t>
      </w:r>
      <w:r w:rsidRPr="00E3236C">
        <w:rPr>
          <w:rFonts w:ascii="Palatino Linotype" w:eastAsia="SimSun" w:hAnsi="Palatino Linotype"/>
          <w:kern w:val="2"/>
          <w:szCs w:val="19"/>
          <w:lang w:eastAsia="zh-CN"/>
        </w:rPr>
        <w:t xml:space="preserve"> = 1 if the survival time for </w:t>
      </w:r>
      <w:del w:id="1050" w:author="Walter Chris" w:date="2020-10-04T19:46:00Z">
        <w:r w:rsidRPr="00E3236C" w:rsidDel="00AB3D53">
          <w:rPr>
            <w:rFonts w:ascii="Palatino Linotype" w:eastAsia="SimSun" w:hAnsi="Palatino Linotype"/>
            <w:kern w:val="2"/>
            <w:szCs w:val="19"/>
            <w:lang w:eastAsia="zh-CN"/>
          </w:rPr>
          <w:delText>patient</w:delText>
        </w:r>
      </w:del>
      <w:ins w:id="1051" w:author="Walter Chris" w:date="2020-10-04T19:46:00Z">
        <w:r w:rsidR="00AB3D53" w:rsidRPr="00E3236C">
          <w:rPr>
            <w:rFonts w:ascii="Palatino Linotype" w:eastAsia="SimSun" w:hAnsi="Palatino Linotype"/>
            <w:kern w:val="2"/>
            <w:szCs w:val="19"/>
            <w:lang w:eastAsia="zh-CN"/>
          </w:rPr>
          <w:t>case</w:t>
        </w:r>
      </w:ins>
      <w:r w:rsidRPr="00E3236C">
        <w:rPr>
          <w:rFonts w:ascii="Palatino Linotype" w:eastAsia="SimSun" w:hAnsi="Palatino Linotype"/>
          <w:kern w:val="2"/>
          <w:position w:val="-6"/>
          <w:szCs w:val="19"/>
          <w:lang w:eastAsia="zh-CN"/>
        </w:rPr>
        <w:object w:dxaOrig="139" w:dyaOrig="220" w14:anchorId="3ECFFB11">
          <v:shape id="_x0000_i1054" type="#_x0000_t75" style="width:5.15pt;height:10.3pt" o:ole="">
            <v:imagedata r:id="rId60" o:title=""/>
          </v:shape>
          <o:OLEObject Type="Embed" ProgID="Equation.DSMT4" ShapeID="_x0000_i1054" DrawAspect="Content" ObjectID="_1672482949" r:id="rId73"/>
        </w:object>
      </w:r>
      <w:r w:rsidRPr="00E3236C">
        <w:rPr>
          <w:rFonts w:ascii="Palatino Linotype" w:eastAsia="SimSun" w:hAnsi="Palatino Linotype"/>
          <w:kern w:val="2"/>
          <w:szCs w:val="19"/>
          <w:lang w:eastAsia="zh-CN"/>
        </w:rPr>
        <w:t xml:space="preserve">is shorter than that for </w:t>
      </w:r>
      <w:del w:id="1052" w:author="Walter Chris" w:date="2020-10-04T19:46:00Z">
        <w:r w:rsidRPr="00E3236C" w:rsidDel="00AB3D53">
          <w:rPr>
            <w:rFonts w:ascii="Palatino Linotype" w:eastAsia="SimSun" w:hAnsi="Palatino Linotype"/>
            <w:kern w:val="2"/>
            <w:szCs w:val="19"/>
            <w:lang w:eastAsia="zh-CN"/>
          </w:rPr>
          <w:delText>patient</w:delText>
        </w:r>
      </w:del>
      <w:ins w:id="1053" w:author="Walter Chris" w:date="2020-10-04T19:46:00Z">
        <w:r w:rsidR="00AB3D53" w:rsidRPr="00E3236C">
          <w:rPr>
            <w:rFonts w:ascii="Palatino Linotype" w:eastAsia="SimSun" w:hAnsi="Palatino Linotype"/>
            <w:kern w:val="2"/>
            <w:szCs w:val="19"/>
            <w:lang w:eastAsia="zh-CN"/>
          </w:rPr>
          <w:t>case</w:t>
        </w:r>
      </w:ins>
      <w:r w:rsidRPr="00E3236C">
        <w:rPr>
          <w:rFonts w:ascii="Palatino Linotype" w:eastAsia="SimSun" w:hAnsi="Palatino Linotype"/>
          <w:kern w:val="2"/>
          <w:position w:val="-10"/>
          <w:szCs w:val="19"/>
          <w:lang w:eastAsia="zh-CN"/>
        </w:rPr>
        <w:object w:dxaOrig="180" w:dyaOrig="260" w14:anchorId="4BDF9E28">
          <v:shape id="_x0000_i1055" type="#_x0000_t75" style="width:10.3pt;height:15.45pt" o:ole="">
            <v:imagedata r:id="rId74" o:title=""/>
          </v:shape>
          <o:OLEObject Type="Embed" ProgID="Equation.DSMT4" ShapeID="_x0000_i1055" DrawAspect="Content" ObjectID="_1672482950" r:id="rId75"/>
        </w:object>
      </w:r>
      <w:r w:rsidRPr="00E3236C">
        <w:rPr>
          <w:rFonts w:ascii="Palatino Linotype" w:eastAsia="SimSun" w:hAnsi="Palatino Linotype"/>
          <w:kern w:val="2"/>
          <w:szCs w:val="19"/>
          <w:lang w:eastAsia="zh-CN"/>
        </w:rPr>
        <w:t xml:space="preserve">. Otherwise, </w:t>
      </w:r>
      <w:r w:rsidRPr="00E3236C">
        <w:rPr>
          <w:rFonts w:ascii="Palatino Linotype" w:eastAsia="SimSun" w:hAnsi="Palatino Linotype"/>
          <w:i/>
          <w:kern w:val="2"/>
          <w:szCs w:val="19"/>
          <w:lang w:eastAsia="zh-CN"/>
        </w:rPr>
        <w:t xml:space="preserve">I </w:t>
      </w:r>
      <w:r w:rsidRPr="00E3236C">
        <w:rPr>
          <w:rFonts w:ascii="Palatino Linotype" w:eastAsia="SimSun" w:hAnsi="Palatino Linotype"/>
          <w:kern w:val="2"/>
          <w:szCs w:val="19"/>
          <w:lang w:eastAsia="zh-CN"/>
        </w:rPr>
        <w:t xml:space="preserve">= 0. </w:t>
      </w:r>
    </w:p>
    <w:p w14:paraId="676F0139" w14:textId="77777777" w:rsidR="00AA6A3C" w:rsidRPr="00E3236C" w:rsidRDefault="00AA6A3C" w:rsidP="007F0184">
      <w:pPr>
        <w:widowControl/>
        <w:rPr>
          <w:rFonts w:ascii="Palatino Linotype" w:eastAsia="SimSun" w:hAnsi="Palatino Linotype"/>
          <w:kern w:val="2"/>
          <w:szCs w:val="19"/>
          <w:lang w:eastAsia="zh-CN"/>
        </w:rPr>
      </w:pPr>
      <w:r w:rsidRPr="00E3236C">
        <w:rPr>
          <w:rFonts w:ascii="Palatino Linotype" w:eastAsia="SimSun" w:hAnsi="Palatino Linotype"/>
          <w:kern w:val="2"/>
          <w:szCs w:val="19"/>
          <w:lang w:eastAsia="zh-CN"/>
        </w:rPr>
        <w:t xml:space="preserve">By combining the Cox negative partial log-likelihood function </w:t>
      </w:r>
      <w:r w:rsidRPr="00E3236C">
        <w:rPr>
          <w:rFonts w:ascii="Palatino Linotype" w:eastAsia="SimSun" w:hAnsi="Palatino Linotype"/>
          <w:i/>
          <w:kern w:val="2"/>
          <w:szCs w:val="19"/>
          <w:lang w:eastAsia="zh-CN"/>
        </w:rPr>
        <w:t>L</w:t>
      </w:r>
      <w:r w:rsidRPr="00E3236C">
        <w:rPr>
          <w:rFonts w:ascii="Palatino Linotype" w:eastAsia="SimSun" w:hAnsi="Palatino Linotype"/>
          <w:kern w:val="2"/>
          <w:szCs w:val="19"/>
          <w:vertAlign w:val="subscript"/>
          <w:lang w:eastAsia="zh-CN"/>
        </w:rPr>
        <w:t xml:space="preserve">Z </w:t>
      </w:r>
      <w:r w:rsidRPr="00E3236C">
        <w:rPr>
          <w:rFonts w:ascii="Palatino Linotype" w:eastAsia="SimSun" w:hAnsi="Palatino Linotype"/>
          <w:kern w:val="2"/>
          <w:szCs w:val="19"/>
          <w:lang w:eastAsia="zh-CN"/>
        </w:rPr>
        <w:t xml:space="preserve">with the above ordinal loss </w:t>
      </w:r>
      <w:r w:rsidRPr="00E3236C">
        <w:rPr>
          <w:rFonts w:ascii="Palatino Linotype" w:eastAsia="SimSun" w:hAnsi="Palatino Linotype"/>
          <w:i/>
          <w:kern w:val="2"/>
          <w:szCs w:val="19"/>
          <w:lang w:eastAsia="zh-CN"/>
        </w:rPr>
        <w:t>ordLoss</w:t>
      </w:r>
      <w:r w:rsidRPr="00E3236C">
        <w:rPr>
          <w:rFonts w:ascii="Palatino Linotype" w:eastAsia="SimSun" w:hAnsi="Palatino Linotype"/>
          <w:kern w:val="2"/>
          <w:szCs w:val="19"/>
          <w:lang w:eastAsia="zh-CN"/>
        </w:rPr>
        <w:t>, the objective loss function can be formulated as a multi-task model:</w:t>
      </w:r>
    </w:p>
    <w:p w14:paraId="288ED63A" w14:textId="77777777" w:rsidR="00AA6A3C" w:rsidRPr="00E3236C" w:rsidRDefault="00AA6A3C" w:rsidP="00AA6A3C">
      <w:pPr>
        <w:widowControl/>
        <w:wordWrap w:val="0"/>
        <w:spacing w:line="240" w:lineRule="auto"/>
        <w:jc w:val="right"/>
        <w:rPr>
          <w:rFonts w:ascii="Palatino Linotype" w:eastAsia="SimSun" w:hAnsi="Palatino Linotype"/>
          <w:kern w:val="2"/>
          <w:szCs w:val="19"/>
          <w:lang w:eastAsia="zh-CN"/>
        </w:rPr>
      </w:pPr>
      <w:r w:rsidRPr="00E3236C">
        <w:rPr>
          <w:rFonts w:ascii="Palatino Linotype" w:eastAsia="SimSun" w:hAnsi="Palatino Linotype"/>
          <w:kern w:val="2"/>
          <w:position w:val="-10"/>
          <w:szCs w:val="19"/>
          <w:lang w:eastAsia="zh-CN"/>
        </w:rPr>
        <w:object w:dxaOrig="2160" w:dyaOrig="300" w14:anchorId="5CC33C59">
          <v:shape id="_x0000_i1056" type="#_x0000_t75" style="width:113.15pt;height:20.55pt" o:ole="">
            <v:imagedata r:id="rId76" o:title=""/>
          </v:shape>
          <o:OLEObject Type="Embed" ProgID="Equation.DSMT4" ShapeID="_x0000_i1056" DrawAspect="Content" ObjectID="_1672482951" r:id="rId77"/>
        </w:object>
      </w:r>
      <w:r w:rsidRPr="00E3236C">
        <w:rPr>
          <w:rFonts w:ascii="Palatino Linotype" w:eastAsia="SimSun" w:hAnsi="Palatino Linotype"/>
          <w:kern w:val="2"/>
          <w:szCs w:val="19"/>
          <w:lang w:eastAsia="zh-CN"/>
        </w:rPr>
        <w:t xml:space="preserve">                                   (9)</w:t>
      </w:r>
    </w:p>
    <w:p w14:paraId="0ABD45D7" w14:textId="5C551D18" w:rsidR="00AA6A3C" w:rsidRPr="00E3236C" w:rsidRDefault="00AA6A3C" w:rsidP="007F0184">
      <w:pPr>
        <w:widowControl/>
        <w:rPr>
          <w:rFonts w:ascii="Times New Roman" w:eastAsia="SimSun" w:hAnsi="Times New Roman"/>
          <w:kern w:val="2"/>
          <w:sz w:val="20"/>
          <w:lang w:eastAsia="zh-CN"/>
        </w:rPr>
      </w:pPr>
      <w:r w:rsidRPr="00E3236C">
        <w:rPr>
          <w:rFonts w:ascii="Palatino Linotype" w:eastAsia="SimSun" w:hAnsi="Palatino Linotype"/>
          <w:kern w:val="2"/>
          <w:szCs w:val="19"/>
          <w:lang w:eastAsia="zh-CN"/>
        </w:rPr>
        <w:t>Where</w:t>
      </w:r>
      <w:r w:rsidRPr="00E3236C">
        <w:rPr>
          <w:rFonts w:ascii="Palatino Linotype" w:eastAsia="SimSun" w:hAnsi="Palatino Linotype"/>
          <w:kern w:val="2"/>
          <w:position w:val="-6"/>
          <w:szCs w:val="19"/>
          <w:lang w:eastAsia="zh-CN"/>
        </w:rPr>
        <w:object w:dxaOrig="200" w:dyaOrig="240" w14:anchorId="48EEF7AD">
          <v:shape id="_x0000_i1057" type="#_x0000_t75" style="width:10.3pt;height:10.3pt" o:ole="">
            <v:imagedata r:id="rId78" o:title=""/>
          </v:shape>
          <o:OLEObject Type="Embed" ProgID="Equation.DSMT4" ShapeID="_x0000_i1057" DrawAspect="Content" ObjectID="_1672482952" r:id="rId79"/>
        </w:object>
      </w:r>
      <w:del w:id="1054" w:author="Walter Chris" w:date="2020-10-04T19:57:00Z">
        <w:r w:rsidRPr="00E3236C" w:rsidDel="00B47FFC">
          <w:rPr>
            <w:rFonts w:ascii="Palatino Linotype" w:eastAsia="SimSun" w:hAnsi="Palatino Linotype"/>
            <w:kern w:val="2"/>
            <w:szCs w:val="19"/>
            <w:lang w:eastAsia="zh-CN"/>
          </w:rPr>
          <w:delText xml:space="preserve">is </w:delText>
        </w:r>
      </w:del>
      <w:ins w:id="1055" w:author="Walter Chris" w:date="2020-10-04T19:57:00Z">
        <w:r w:rsidR="00B47FFC" w:rsidRPr="00E3236C">
          <w:rPr>
            <w:rFonts w:ascii="Palatino Linotype" w:eastAsia="SimSun" w:hAnsi="Palatino Linotype"/>
            <w:kern w:val="2"/>
            <w:szCs w:val="19"/>
            <w:lang w:eastAsia="zh-CN"/>
          </w:rPr>
          <w:t xml:space="preserve">denotes </w:t>
        </w:r>
      </w:ins>
      <w:r w:rsidRPr="00E3236C">
        <w:rPr>
          <w:rFonts w:ascii="Palatino Linotype" w:eastAsia="SimSun" w:hAnsi="Palatino Linotype"/>
          <w:kern w:val="2"/>
          <w:szCs w:val="19"/>
          <w:lang w:eastAsia="zh-CN"/>
        </w:rPr>
        <w:t xml:space="preserve">a multi-task weight coefficient. </w:t>
      </w:r>
      <w:del w:id="1056" w:author="Walter Chris" w:date="2020-10-04T19:57:00Z">
        <w:r w:rsidRPr="00E3236C" w:rsidDel="00B47FFC">
          <w:rPr>
            <w:rFonts w:ascii="Palatino Linotype" w:eastAsia="SimSun" w:hAnsi="Palatino Linotype"/>
            <w:kern w:val="2"/>
            <w:szCs w:val="19"/>
            <w:lang w:eastAsia="zh-CN"/>
          </w:rPr>
          <w:delText xml:space="preserve">Many </w:delText>
        </w:r>
      </w:del>
      <w:ins w:id="1057" w:author="Walter Chris" w:date="2020-10-04T19:57:00Z">
        <w:r w:rsidR="00B47FFC" w:rsidRPr="00E3236C">
          <w:rPr>
            <w:rFonts w:ascii="Palatino Linotype" w:eastAsia="SimSun" w:hAnsi="Palatino Linotype"/>
            <w:kern w:val="2"/>
            <w:szCs w:val="19"/>
            <w:lang w:eastAsia="zh-CN"/>
          </w:rPr>
          <w:t xml:space="preserve">Numerous </w:t>
        </w:r>
      </w:ins>
      <w:del w:id="1058" w:author="Walter Chris" w:date="2020-10-04T19:57:00Z">
        <w:r w:rsidRPr="00E3236C" w:rsidDel="00B47FFC">
          <w:rPr>
            <w:rFonts w:ascii="Palatino Linotype" w:eastAsia="SimSun" w:hAnsi="Palatino Linotype"/>
            <w:kern w:val="2"/>
            <w:szCs w:val="19"/>
            <w:lang w:eastAsia="zh-CN"/>
          </w:rPr>
          <w:delText xml:space="preserve">previous </w:delText>
        </w:r>
      </w:del>
      <w:ins w:id="1059" w:author="Walter Chris" w:date="2020-10-04T19:57:00Z">
        <w:r w:rsidR="00B47FFC" w:rsidRPr="00E3236C">
          <w:rPr>
            <w:rFonts w:ascii="Palatino Linotype" w:eastAsia="SimSun" w:hAnsi="Palatino Linotype"/>
            <w:kern w:val="2"/>
            <w:szCs w:val="19"/>
            <w:lang w:eastAsia="zh-CN"/>
          </w:rPr>
          <w:t xml:space="preserve">existing approaches </w:t>
        </w:r>
      </w:ins>
      <w:del w:id="1060" w:author="Walter Chris" w:date="2020-10-04T19:57:00Z">
        <w:r w:rsidRPr="00E3236C" w:rsidDel="00B47FFC">
          <w:rPr>
            <w:rFonts w:ascii="Palatino Linotype" w:eastAsia="SimSun" w:hAnsi="Palatino Linotype"/>
            <w:kern w:val="2"/>
            <w:szCs w:val="19"/>
            <w:lang w:eastAsia="zh-CN"/>
          </w:rPr>
          <w:delText xml:space="preserve">methods </w:delText>
        </w:r>
      </w:del>
      <w:del w:id="1061" w:author="Walter Chris" w:date="2020-10-04T19:58:00Z">
        <w:r w:rsidRPr="00E3236C" w:rsidDel="00B47FFC">
          <w:rPr>
            <w:rFonts w:ascii="Palatino Linotype" w:eastAsia="SimSun" w:hAnsi="Palatino Linotype"/>
            <w:kern w:val="2"/>
            <w:szCs w:val="19"/>
            <w:lang w:eastAsia="zh-CN"/>
          </w:rPr>
          <w:delText xml:space="preserve">which </w:delText>
        </w:r>
      </w:del>
      <w:r w:rsidRPr="00E3236C">
        <w:rPr>
          <w:rFonts w:ascii="Palatino Linotype" w:eastAsia="SimSun" w:hAnsi="Palatino Linotype"/>
          <w:kern w:val="2"/>
          <w:szCs w:val="19"/>
          <w:lang w:eastAsia="zh-CN"/>
        </w:rPr>
        <w:t>learn</w:t>
      </w:r>
      <w:ins w:id="1062" w:author="Walter Chris" w:date="2020-10-04T19:58:00Z">
        <w:r w:rsidR="00B47FFC" w:rsidRPr="00E3236C">
          <w:rPr>
            <w:rFonts w:ascii="Palatino Linotype" w:eastAsia="SimSun" w:hAnsi="Palatino Linotype"/>
            <w:kern w:val="2"/>
            <w:szCs w:val="19"/>
            <w:lang w:eastAsia="zh-CN"/>
          </w:rPr>
          <w:t>ing</w:t>
        </w:r>
      </w:ins>
      <w:r w:rsidRPr="00E3236C">
        <w:rPr>
          <w:rFonts w:ascii="Palatino Linotype" w:eastAsia="SimSun" w:hAnsi="Palatino Linotype"/>
          <w:kern w:val="2"/>
          <w:szCs w:val="19"/>
          <w:lang w:eastAsia="zh-CN"/>
        </w:rPr>
        <w:t xml:space="preserve"> </w:t>
      </w:r>
      <w:del w:id="1063" w:author="Walter Chris" w:date="2020-10-04T19:58:00Z">
        <w:r w:rsidRPr="00E3236C" w:rsidDel="00B47FFC">
          <w:rPr>
            <w:rFonts w:ascii="Palatino Linotype" w:eastAsia="SimSun" w:hAnsi="Palatino Linotype"/>
            <w:kern w:val="2"/>
            <w:szCs w:val="19"/>
            <w:lang w:eastAsia="zh-CN"/>
          </w:rPr>
          <w:delText xml:space="preserve">multiple </w:delText>
        </w:r>
      </w:del>
      <w:ins w:id="1064" w:author="Walter Chris" w:date="2020-10-04T19:58:00Z">
        <w:r w:rsidR="00B47FFC" w:rsidRPr="00E3236C">
          <w:rPr>
            <w:rFonts w:ascii="Palatino Linotype" w:eastAsia="SimSun" w:hAnsi="Palatino Linotype"/>
            <w:kern w:val="2"/>
            <w:szCs w:val="19"/>
            <w:lang w:eastAsia="zh-CN"/>
          </w:rPr>
          <w:t xml:space="preserve">many </w:t>
        </w:r>
      </w:ins>
      <w:r w:rsidRPr="00E3236C">
        <w:rPr>
          <w:rFonts w:ascii="Palatino Linotype" w:eastAsia="SimSun" w:hAnsi="Palatino Linotype"/>
          <w:kern w:val="2"/>
          <w:szCs w:val="19"/>
          <w:lang w:eastAsia="zh-CN"/>
        </w:rPr>
        <w:t xml:space="preserve">tasks </w:t>
      </w:r>
      <w:del w:id="1065" w:author="Walter Chris" w:date="2020-10-04T19:58:00Z">
        <w:r w:rsidRPr="00E3236C" w:rsidDel="00B47FFC">
          <w:rPr>
            <w:rFonts w:ascii="Palatino Linotype" w:eastAsia="SimSun" w:hAnsi="Palatino Linotype"/>
            <w:kern w:val="2"/>
            <w:szCs w:val="19"/>
            <w:lang w:eastAsia="zh-CN"/>
          </w:rPr>
          <w:delText xml:space="preserve">simultaneously </w:delText>
        </w:r>
      </w:del>
      <w:ins w:id="1066" w:author="Walter Chris" w:date="2020-10-04T19:58:00Z">
        <w:r w:rsidR="00B47FFC" w:rsidRPr="00E3236C">
          <w:rPr>
            <w:rFonts w:ascii="Palatino Linotype" w:eastAsia="SimSun" w:hAnsi="Palatino Linotype"/>
            <w:kern w:val="2"/>
            <w:szCs w:val="19"/>
            <w:lang w:eastAsia="zh-CN"/>
          </w:rPr>
          <w:t xml:space="preserve">in the meantime </w:t>
        </w:r>
      </w:ins>
      <w:del w:id="1067" w:author="Walter Chris" w:date="2020-10-04T19:58:00Z">
        <w:r w:rsidRPr="00E3236C" w:rsidDel="0038540D">
          <w:rPr>
            <w:rFonts w:ascii="Palatino Linotype" w:eastAsia="SimSun" w:hAnsi="Palatino Linotype"/>
            <w:kern w:val="2"/>
            <w:szCs w:val="19"/>
            <w:lang w:eastAsia="zh-CN"/>
          </w:rPr>
          <w:delText xml:space="preserve">use </w:delText>
        </w:r>
      </w:del>
      <w:ins w:id="1068" w:author="Walter Chris" w:date="2020-10-04T19:58:00Z">
        <w:r w:rsidR="0038540D" w:rsidRPr="00E3236C">
          <w:rPr>
            <w:rFonts w:ascii="Palatino Linotype" w:eastAsia="SimSun" w:hAnsi="Palatino Linotype"/>
            <w:kern w:val="2"/>
            <w:szCs w:val="19"/>
            <w:lang w:eastAsia="zh-CN"/>
          </w:rPr>
          <w:t xml:space="preserve">employ </w:t>
        </w:r>
      </w:ins>
      <w:r w:rsidRPr="00E3236C">
        <w:rPr>
          <w:rFonts w:ascii="Palatino Linotype" w:eastAsia="SimSun" w:hAnsi="Palatino Linotype"/>
          <w:kern w:val="2"/>
          <w:szCs w:val="19"/>
          <w:lang w:eastAsia="zh-CN"/>
        </w:rPr>
        <w:t xml:space="preserve">a naive weighted sum of losses, </w:t>
      </w:r>
      <w:del w:id="1069" w:author="Walter Chris" w:date="2020-10-04T19:58:00Z">
        <w:r w:rsidRPr="00E3236C" w:rsidDel="0038540D">
          <w:rPr>
            <w:rFonts w:ascii="Palatino Linotype" w:eastAsia="SimSun" w:hAnsi="Palatino Linotype"/>
            <w:kern w:val="2"/>
            <w:szCs w:val="19"/>
            <w:lang w:eastAsia="zh-CN"/>
          </w:rPr>
          <w:delText xml:space="preserve">where </w:delText>
        </w:r>
      </w:del>
      <w:ins w:id="1070" w:author="Walter Chris" w:date="2020-10-04T19:58:00Z">
        <w:r w:rsidR="0038540D" w:rsidRPr="00E3236C">
          <w:rPr>
            <w:rFonts w:ascii="Palatino Linotype" w:eastAsia="SimSun" w:hAnsi="Palatino Linotype"/>
            <w:kern w:val="2"/>
            <w:szCs w:val="19"/>
            <w:lang w:eastAsia="zh-CN"/>
          </w:rPr>
          <w:t xml:space="preserve">in which </w:t>
        </w:r>
      </w:ins>
      <w:r w:rsidRPr="00E3236C">
        <w:rPr>
          <w:rFonts w:ascii="Palatino Linotype" w:eastAsia="SimSun" w:hAnsi="Palatino Linotype"/>
          <w:kern w:val="2"/>
          <w:szCs w:val="19"/>
          <w:lang w:eastAsia="zh-CN"/>
        </w:rPr>
        <w:t xml:space="preserve">the loss weights are uniform, or </w:t>
      </w:r>
      <w:del w:id="1071" w:author="Walter Chris" w:date="2020-10-04T19:59:00Z">
        <w:r w:rsidRPr="00E3236C" w:rsidDel="0038540D">
          <w:rPr>
            <w:rFonts w:ascii="Palatino Linotype" w:eastAsia="SimSun" w:hAnsi="Palatino Linotype"/>
            <w:kern w:val="2"/>
            <w:szCs w:val="19"/>
            <w:lang w:eastAsia="zh-CN"/>
          </w:rPr>
          <w:delText>crudely and manually tuned</w:delText>
        </w:r>
      </w:del>
      <w:ins w:id="1072" w:author="Walter Chris" w:date="2020-10-04T19:59:00Z">
        <w:r w:rsidR="0038540D" w:rsidRPr="00E3236C">
          <w:rPr>
            <w:rFonts w:ascii="Palatino Linotype" w:eastAsia="SimSun" w:hAnsi="Palatino Linotype"/>
            <w:kern w:val="2"/>
            <w:szCs w:val="19"/>
            <w:lang w:eastAsia="zh-CN"/>
          </w:rPr>
          <w:t>altered in a crude and manual manner</w:t>
        </w:r>
      </w:ins>
      <w:r w:rsidRPr="00E3236C">
        <w:rPr>
          <w:rFonts w:ascii="Palatino Linotype" w:eastAsia="SimSun" w:hAnsi="Palatino Linotype"/>
          <w:kern w:val="2"/>
          <w:szCs w:val="19"/>
          <w:lang w:eastAsia="zh-CN"/>
        </w:rPr>
        <w:t xml:space="preserve">. However, the model </w:t>
      </w:r>
      <w:del w:id="1073" w:author="Walter Chris" w:date="2020-10-04T19:59:00Z">
        <w:r w:rsidRPr="00E3236C" w:rsidDel="0038540D">
          <w:rPr>
            <w:rFonts w:ascii="Palatino Linotype" w:eastAsia="SimSun" w:hAnsi="Palatino Linotype"/>
            <w:kern w:val="2"/>
            <w:szCs w:val="19"/>
            <w:lang w:eastAsia="zh-CN"/>
          </w:rPr>
          <w:delText xml:space="preserve">performance </w:delText>
        </w:r>
      </w:del>
      <w:ins w:id="1074" w:author="Walter Chris" w:date="2020-10-04T19:59:00Z">
        <w:r w:rsidR="0038540D" w:rsidRPr="00E3236C">
          <w:rPr>
            <w:rFonts w:ascii="Palatino Linotype" w:eastAsia="SimSun" w:hAnsi="Palatino Linotype"/>
            <w:kern w:val="2"/>
            <w:szCs w:val="19"/>
            <w:lang w:eastAsia="zh-CN"/>
          </w:rPr>
          <w:t xml:space="preserve">effect </w:t>
        </w:r>
      </w:ins>
      <w:del w:id="1075" w:author="Walter Chris" w:date="2020-10-04T19:59:00Z">
        <w:r w:rsidRPr="00E3236C" w:rsidDel="0038540D">
          <w:rPr>
            <w:rFonts w:ascii="Palatino Linotype" w:eastAsia="SimSun" w:hAnsi="Palatino Linotype"/>
            <w:kern w:val="2"/>
            <w:szCs w:val="19"/>
            <w:lang w:eastAsia="zh-CN"/>
          </w:rPr>
          <w:delText xml:space="preserve">is </w:delText>
        </w:r>
      </w:del>
      <w:ins w:id="1076" w:author="Walter Chris" w:date="2020-10-04T19:59:00Z">
        <w:r w:rsidR="0038540D" w:rsidRPr="00E3236C">
          <w:rPr>
            <w:rFonts w:ascii="Palatino Linotype" w:eastAsia="SimSun" w:hAnsi="Palatino Linotype"/>
            <w:kern w:val="2"/>
            <w:szCs w:val="19"/>
            <w:lang w:eastAsia="zh-CN"/>
          </w:rPr>
          <w:t xml:space="preserve">exhibits </w:t>
        </w:r>
      </w:ins>
      <w:r w:rsidRPr="00E3236C">
        <w:rPr>
          <w:rFonts w:ascii="Palatino Linotype" w:eastAsia="SimSun" w:hAnsi="Palatino Linotype"/>
          <w:kern w:val="2"/>
          <w:szCs w:val="19"/>
          <w:lang w:eastAsia="zh-CN"/>
        </w:rPr>
        <w:t>extreme</w:t>
      </w:r>
      <w:del w:id="1077" w:author="Walter Chris" w:date="2020-10-04T19:59:00Z">
        <w:r w:rsidRPr="00E3236C" w:rsidDel="0038540D">
          <w:rPr>
            <w:rFonts w:ascii="Palatino Linotype" w:eastAsia="SimSun" w:hAnsi="Palatino Linotype"/>
            <w:kern w:val="2"/>
            <w:szCs w:val="19"/>
            <w:lang w:eastAsia="zh-CN"/>
          </w:rPr>
          <w:delText>ly</w:delText>
        </w:r>
      </w:del>
      <w:r w:rsidRPr="00E3236C">
        <w:rPr>
          <w:rFonts w:ascii="Palatino Linotype" w:eastAsia="SimSun" w:hAnsi="Palatino Linotype"/>
          <w:kern w:val="2"/>
          <w:szCs w:val="19"/>
          <w:lang w:eastAsia="zh-CN"/>
        </w:rPr>
        <w:t xml:space="preserve"> sensitiv</w:t>
      </w:r>
      <w:ins w:id="1078" w:author="Walter Chris" w:date="2020-10-04T19:59:00Z">
        <w:r w:rsidR="0038540D" w:rsidRPr="00E3236C">
          <w:rPr>
            <w:rFonts w:ascii="Palatino Linotype" w:eastAsia="SimSun" w:hAnsi="Palatino Linotype"/>
            <w:kern w:val="2"/>
            <w:szCs w:val="19"/>
            <w:lang w:eastAsia="zh-CN"/>
          </w:rPr>
          <w:t>ity</w:t>
        </w:r>
      </w:ins>
      <w:del w:id="1079" w:author="Walter Chris" w:date="2020-10-04T19:59:00Z">
        <w:r w:rsidRPr="00E3236C" w:rsidDel="0038540D">
          <w:rPr>
            <w:rFonts w:ascii="Palatino Linotype" w:eastAsia="SimSun" w:hAnsi="Palatino Linotype"/>
            <w:kern w:val="2"/>
            <w:szCs w:val="19"/>
            <w:lang w:eastAsia="zh-CN"/>
          </w:rPr>
          <w:delText>e</w:delText>
        </w:r>
      </w:del>
      <w:r w:rsidRPr="00E3236C">
        <w:rPr>
          <w:rFonts w:ascii="Palatino Linotype" w:eastAsia="SimSun" w:hAnsi="Palatino Linotype"/>
          <w:kern w:val="2"/>
          <w:szCs w:val="19"/>
          <w:lang w:eastAsia="zh-CN"/>
        </w:rPr>
        <w:t xml:space="preserve"> to weight selecti</w:t>
      </w:r>
      <w:ins w:id="1080" w:author="Walter Chris" w:date="2020-10-04T19:59:00Z">
        <w:r w:rsidR="0038540D" w:rsidRPr="00E3236C">
          <w:rPr>
            <w:rFonts w:ascii="Palatino Linotype" w:eastAsia="SimSun" w:hAnsi="Palatino Linotype"/>
            <w:kern w:val="2"/>
            <w:szCs w:val="19"/>
            <w:lang w:eastAsia="zh-CN"/>
          </w:rPr>
          <w:t>ng process</w:t>
        </w:r>
      </w:ins>
      <w:del w:id="1081" w:author="Walter Chris" w:date="2020-10-04T19:59:00Z">
        <w:r w:rsidRPr="00E3236C" w:rsidDel="0038540D">
          <w:rPr>
            <w:rFonts w:ascii="Palatino Linotype" w:eastAsia="SimSun" w:hAnsi="Palatino Linotype"/>
            <w:kern w:val="2"/>
            <w:szCs w:val="19"/>
            <w:lang w:eastAsia="zh-CN"/>
          </w:rPr>
          <w:delText>on</w:delText>
        </w:r>
      </w:del>
      <w:r w:rsidRPr="00E3236C">
        <w:rPr>
          <w:rFonts w:ascii="Palatino Linotype" w:eastAsia="SimSun" w:hAnsi="Palatino Linotype"/>
          <w:kern w:val="2"/>
          <w:szCs w:val="19"/>
          <w:lang w:eastAsia="zh-CN"/>
        </w:rPr>
        <w:t xml:space="preserve">. </w:t>
      </w:r>
      <w:del w:id="1082" w:author="Walter Chris" w:date="2020-10-04T14:15:00Z">
        <w:r w:rsidRPr="00E3236C" w:rsidDel="004B3170">
          <w:rPr>
            <w:rFonts w:ascii="Palatino Linotype" w:eastAsia="SimSun" w:hAnsi="Palatino Linotype"/>
            <w:kern w:val="2"/>
            <w:szCs w:val="19"/>
            <w:lang w:eastAsia="zh-CN"/>
          </w:rPr>
          <w:delText xml:space="preserve">These </w:delText>
        </w:r>
      </w:del>
      <w:ins w:id="1083" w:author="Walter Chris" w:date="2020-10-04T14:15:00Z">
        <w:r w:rsidR="004B3170" w:rsidRPr="00E3236C">
          <w:rPr>
            <w:rFonts w:ascii="Palatino Linotype" w:eastAsia="SimSun" w:hAnsi="Palatino Linotype"/>
            <w:kern w:val="2"/>
            <w:szCs w:val="19"/>
            <w:lang w:eastAsia="zh-CN"/>
          </w:rPr>
          <w:t xml:space="preserve">The mentioned </w:t>
        </w:r>
      </w:ins>
      <w:r w:rsidRPr="00E3236C">
        <w:rPr>
          <w:rFonts w:ascii="Palatino Linotype" w:eastAsia="SimSun" w:hAnsi="Palatino Linotype"/>
          <w:kern w:val="2"/>
          <w:szCs w:val="19"/>
          <w:lang w:eastAsia="zh-CN"/>
        </w:rPr>
        <w:t xml:space="preserve">weight hyper-parameters </w:t>
      </w:r>
      <w:del w:id="1084" w:author="Walter Chris" w:date="2020-10-04T20:00:00Z">
        <w:r w:rsidRPr="00E3236C" w:rsidDel="004E221D">
          <w:rPr>
            <w:rFonts w:ascii="Palatino Linotype" w:eastAsia="SimSun" w:hAnsi="Palatino Linotype"/>
            <w:kern w:val="2"/>
            <w:szCs w:val="19"/>
            <w:lang w:eastAsia="zh-CN"/>
          </w:rPr>
          <w:delText xml:space="preserve">are </w:delText>
        </w:r>
      </w:del>
      <w:ins w:id="1085" w:author="Walter Chris" w:date="2020-10-04T20:00:00Z">
        <w:r w:rsidR="004E221D" w:rsidRPr="00E3236C">
          <w:rPr>
            <w:rFonts w:ascii="Palatino Linotype" w:eastAsia="SimSun" w:hAnsi="Palatino Linotype"/>
            <w:kern w:val="2"/>
            <w:szCs w:val="19"/>
            <w:lang w:eastAsia="zh-CN"/>
          </w:rPr>
          <w:t xml:space="preserve">can be </w:t>
        </w:r>
      </w:ins>
      <w:del w:id="1086" w:author="Walter Chris" w:date="2020-10-04T20:00:00Z">
        <w:r w:rsidRPr="00E3236C" w:rsidDel="004E221D">
          <w:rPr>
            <w:rFonts w:ascii="Palatino Linotype" w:eastAsia="SimSun" w:hAnsi="Palatino Linotype"/>
            <w:kern w:val="2"/>
            <w:szCs w:val="19"/>
            <w:lang w:eastAsia="zh-CN"/>
          </w:rPr>
          <w:delText xml:space="preserve">expensive to </w:delText>
        </w:r>
      </w:del>
      <w:r w:rsidRPr="00E3236C">
        <w:rPr>
          <w:rFonts w:ascii="Palatino Linotype" w:eastAsia="SimSun" w:hAnsi="Palatino Linotype"/>
          <w:kern w:val="2"/>
          <w:szCs w:val="19"/>
          <w:lang w:eastAsia="zh-CN"/>
        </w:rPr>
        <w:t>tune</w:t>
      </w:r>
      <w:ins w:id="1087" w:author="Walter Chris" w:date="2020-10-04T20:00:00Z">
        <w:r w:rsidR="004E221D" w:rsidRPr="00E3236C">
          <w:rPr>
            <w:rFonts w:ascii="Palatino Linotype" w:eastAsia="SimSun" w:hAnsi="Palatino Linotype"/>
            <w:kern w:val="2"/>
            <w:szCs w:val="19"/>
            <w:lang w:eastAsia="zh-CN"/>
          </w:rPr>
          <w:t>d at high costs</w:t>
        </w:r>
      </w:ins>
      <w:r w:rsidRPr="00E3236C">
        <w:rPr>
          <w:rFonts w:ascii="Palatino Linotype" w:eastAsia="SimSun" w:hAnsi="Palatino Linotype"/>
          <w:kern w:val="2"/>
          <w:szCs w:val="19"/>
          <w:lang w:eastAsia="zh-CN"/>
        </w:rPr>
        <w:t xml:space="preserve">. </w:t>
      </w:r>
      <w:del w:id="1088" w:author="Walter Chris" w:date="2020-10-04T20:00:00Z">
        <w:r w:rsidRPr="00E3236C" w:rsidDel="004E221D">
          <w:rPr>
            <w:rFonts w:ascii="Palatino Linotype" w:eastAsia="SimSun" w:hAnsi="Palatino Linotype"/>
            <w:kern w:val="2"/>
            <w:szCs w:val="19"/>
            <w:lang w:eastAsia="zh-CN"/>
          </w:rPr>
          <w:delText>Therefore</w:delText>
        </w:r>
      </w:del>
      <w:ins w:id="1089" w:author="Walter Chris" w:date="2020-10-04T20:00:00Z">
        <w:r w:rsidR="004E221D" w:rsidRPr="00E3236C">
          <w:rPr>
            <w:rFonts w:ascii="Palatino Linotype" w:eastAsia="SimSun" w:hAnsi="Palatino Linotype"/>
            <w:kern w:val="2"/>
            <w:szCs w:val="19"/>
            <w:lang w:eastAsia="zh-CN"/>
          </w:rPr>
          <w:t>Thus</w:t>
        </w:r>
      </w:ins>
      <w:r w:rsidRPr="00E3236C">
        <w:rPr>
          <w:rFonts w:ascii="Palatino Linotype" w:eastAsia="SimSun" w:hAnsi="Palatino Linotype"/>
          <w:kern w:val="2"/>
          <w:szCs w:val="19"/>
          <w:lang w:eastAsia="zh-CN"/>
        </w:rPr>
        <w:t xml:space="preserve">, </w:t>
      </w:r>
      <w:del w:id="1090" w:author="Walter Chris" w:date="2020-10-04T20:01:00Z">
        <w:r w:rsidRPr="00E3236C" w:rsidDel="004E221D">
          <w:rPr>
            <w:rFonts w:ascii="Palatino Linotype" w:eastAsia="SimSun" w:hAnsi="Palatino Linotype"/>
            <w:kern w:val="2"/>
            <w:szCs w:val="19"/>
            <w:lang w:eastAsia="zh-CN"/>
          </w:rPr>
          <w:delText>it is desirable to find a</w:delText>
        </w:r>
      </w:del>
      <w:ins w:id="1091" w:author="Walter Chris" w:date="2020-10-04T20:01:00Z">
        <w:r w:rsidR="004E221D" w:rsidRPr="00E3236C">
          <w:rPr>
            <w:rFonts w:ascii="Palatino Linotype" w:eastAsia="SimSun" w:hAnsi="Palatino Linotype"/>
            <w:kern w:val="2"/>
            <w:szCs w:val="19"/>
            <w:lang w:eastAsia="zh-CN"/>
          </w:rPr>
          <w:t>a</w:t>
        </w:r>
      </w:ins>
      <w:r w:rsidRPr="00E3236C">
        <w:rPr>
          <w:rFonts w:ascii="Palatino Linotype" w:eastAsia="SimSun" w:hAnsi="Palatino Linotype"/>
          <w:kern w:val="2"/>
          <w:szCs w:val="19"/>
          <w:lang w:eastAsia="zh-CN"/>
        </w:rPr>
        <w:t xml:space="preserve"> more convenient approach </w:t>
      </w:r>
      <w:del w:id="1092" w:author="Walter Chris" w:date="2020-10-04T20:01:00Z">
        <w:r w:rsidRPr="00E3236C" w:rsidDel="004E221D">
          <w:rPr>
            <w:rFonts w:ascii="Palatino Linotype" w:eastAsia="SimSun" w:hAnsi="Palatino Linotype"/>
            <w:kern w:val="2"/>
            <w:szCs w:val="19"/>
            <w:lang w:eastAsia="zh-CN"/>
          </w:rPr>
          <w:delText xml:space="preserve">which is able to </w:delText>
        </w:r>
      </w:del>
      <w:ins w:id="1093" w:author="Walter Chris" w:date="2020-10-04T20:01:00Z">
        <w:r w:rsidR="004E221D" w:rsidRPr="00E3236C">
          <w:rPr>
            <w:rFonts w:ascii="Palatino Linotype" w:eastAsia="SimSun" w:hAnsi="Palatino Linotype"/>
            <w:kern w:val="2"/>
            <w:szCs w:val="19"/>
            <w:lang w:eastAsia="zh-CN"/>
          </w:rPr>
          <w:t xml:space="preserve">capable of </w:t>
        </w:r>
      </w:ins>
      <w:r w:rsidRPr="00E3236C">
        <w:rPr>
          <w:rFonts w:ascii="Palatino Linotype" w:eastAsia="SimSun" w:hAnsi="Palatino Linotype"/>
          <w:kern w:val="2"/>
          <w:szCs w:val="19"/>
          <w:lang w:eastAsia="zh-CN"/>
        </w:rPr>
        <w:t>learn</w:t>
      </w:r>
      <w:ins w:id="1094" w:author="Walter Chris" w:date="2020-10-04T20:01:00Z">
        <w:r w:rsidR="004E221D" w:rsidRPr="00E3236C">
          <w:rPr>
            <w:rFonts w:ascii="Palatino Linotype" w:eastAsia="SimSun" w:hAnsi="Palatino Linotype"/>
            <w:kern w:val="2"/>
            <w:szCs w:val="19"/>
            <w:lang w:eastAsia="zh-CN"/>
          </w:rPr>
          <w:t>ing</w:t>
        </w:r>
      </w:ins>
      <w:r w:rsidRPr="00E3236C">
        <w:rPr>
          <w:rFonts w:ascii="Palatino Linotype" w:eastAsia="SimSun" w:hAnsi="Palatino Linotype"/>
          <w:kern w:val="2"/>
          <w:szCs w:val="19"/>
          <w:lang w:eastAsia="zh-CN"/>
        </w:rPr>
        <w:t xml:space="preserve"> the optimal weights</w:t>
      </w:r>
      <w:ins w:id="1095" w:author="Walter Chris" w:date="2020-10-04T20:01:00Z">
        <w:r w:rsidR="004E221D" w:rsidRPr="00E3236C">
          <w:rPr>
            <w:rFonts w:ascii="Palatino Linotype" w:eastAsia="SimSun" w:hAnsi="Palatino Linotype"/>
            <w:kern w:val="2"/>
            <w:szCs w:val="19"/>
            <w:lang w:eastAsia="zh-CN"/>
          </w:rPr>
          <w:t xml:space="preserve"> is required</w:t>
        </w:r>
      </w:ins>
      <w:r w:rsidRPr="00E3236C">
        <w:rPr>
          <w:rFonts w:ascii="Palatino Linotype" w:eastAsia="SimSun" w:hAnsi="Palatino Linotype"/>
          <w:kern w:val="2"/>
          <w:szCs w:val="19"/>
          <w:lang w:eastAsia="zh-CN"/>
        </w:rPr>
        <w:t xml:space="preserve">. We develop a </w:t>
      </w:r>
      <w:del w:id="1096" w:author="Walter Chris" w:date="2020-10-04T20:01:00Z">
        <w:r w:rsidRPr="00E3236C" w:rsidDel="004E221D">
          <w:rPr>
            <w:rFonts w:ascii="Palatino Linotype" w:eastAsia="SimSun" w:hAnsi="Palatino Linotype"/>
            <w:kern w:val="2"/>
            <w:szCs w:val="19"/>
            <w:lang w:eastAsia="zh-CN"/>
          </w:rPr>
          <w:delText xml:space="preserve">way </w:delText>
        </w:r>
      </w:del>
      <w:ins w:id="1097" w:author="Walter Chris" w:date="2020-10-04T20:01:00Z">
        <w:r w:rsidR="004E221D" w:rsidRPr="00E3236C">
          <w:rPr>
            <w:rFonts w:ascii="Palatino Linotype" w:eastAsia="SimSun" w:hAnsi="Palatino Linotype"/>
            <w:kern w:val="2"/>
            <w:szCs w:val="19"/>
            <w:lang w:eastAsia="zh-CN"/>
          </w:rPr>
          <w:t xml:space="preserve">method to </w:t>
        </w:r>
      </w:ins>
      <w:del w:id="1098" w:author="Walter Chris" w:date="2020-10-04T20:01:00Z">
        <w:r w:rsidRPr="00E3236C" w:rsidDel="004E221D">
          <w:rPr>
            <w:rFonts w:ascii="Palatino Linotype" w:eastAsia="SimSun" w:hAnsi="Palatino Linotype"/>
            <w:kern w:val="2"/>
            <w:szCs w:val="19"/>
            <w:lang w:eastAsia="zh-CN"/>
          </w:rPr>
          <w:delText>of combining</w:delText>
        </w:r>
      </w:del>
      <w:ins w:id="1099" w:author="Walter Chris" w:date="2020-10-04T20:01:00Z">
        <w:r w:rsidR="004E221D" w:rsidRPr="00E3236C">
          <w:rPr>
            <w:rFonts w:ascii="Palatino Linotype" w:eastAsia="SimSun" w:hAnsi="Palatino Linotype"/>
            <w:kern w:val="2"/>
            <w:szCs w:val="19"/>
            <w:lang w:eastAsia="zh-CN"/>
          </w:rPr>
          <w:t>integrate</w:t>
        </w:r>
      </w:ins>
      <w:r w:rsidRPr="00E3236C">
        <w:rPr>
          <w:rFonts w:ascii="Palatino Linotype" w:eastAsia="SimSun" w:hAnsi="Palatino Linotype"/>
          <w:kern w:val="2"/>
          <w:szCs w:val="19"/>
          <w:lang w:eastAsia="zh-CN"/>
        </w:rPr>
        <w:t xml:space="preserve"> </w:t>
      </w:r>
      <w:del w:id="1100" w:author="Walter Chris" w:date="2020-10-04T20:01:00Z">
        <w:r w:rsidRPr="00E3236C" w:rsidDel="004E221D">
          <w:rPr>
            <w:rFonts w:ascii="Palatino Linotype" w:eastAsia="SimSun" w:hAnsi="Palatino Linotype"/>
            <w:kern w:val="2"/>
            <w:szCs w:val="19"/>
            <w:lang w:eastAsia="zh-CN"/>
          </w:rPr>
          <w:delText xml:space="preserve">multiple </w:delText>
        </w:r>
      </w:del>
      <w:ins w:id="1101" w:author="Walter Chris" w:date="2020-10-04T20:01:00Z">
        <w:r w:rsidR="004E221D" w:rsidRPr="00E3236C">
          <w:rPr>
            <w:rFonts w:ascii="Palatino Linotype" w:eastAsia="SimSun" w:hAnsi="Palatino Linotype"/>
            <w:kern w:val="2"/>
            <w:szCs w:val="19"/>
            <w:lang w:eastAsia="zh-CN"/>
          </w:rPr>
          <w:t xml:space="preserve">several </w:t>
        </w:r>
      </w:ins>
      <w:r w:rsidRPr="00E3236C">
        <w:rPr>
          <w:rFonts w:ascii="Palatino Linotype" w:eastAsia="SimSun" w:hAnsi="Palatino Linotype"/>
          <w:kern w:val="2"/>
          <w:szCs w:val="19"/>
          <w:lang w:eastAsia="zh-CN"/>
        </w:rPr>
        <w:t xml:space="preserve">loss functions </w:t>
      </w:r>
      <w:del w:id="1102" w:author="Walter Chris" w:date="2020-10-04T20:01:00Z">
        <w:r w:rsidRPr="00E3236C" w:rsidDel="004E221D">
          <w:rPr>
            <w:rFonts w:ascii="Palatino Linotype" w:eastAsia="SimSun" w:hAnsi="Palatino Linotype"/>
            <w:kern w:val="2"/>
            <w:szCs w:val="19"/>
            <w:lang w:eastAsia="zh-CN"/>
          </w:rPr>
          <w:delText xml:space="preserve">to </w:delText>
        </w:r>
      </w:del>
      <w:ins w:id="1103" w:author="Walter Chris" w:date="2020-10-04T20:01:00Z">
        <w:r w:rsidR="004E221D" w:rsidRPr="00E3236C">
          <w:rPr>
            <w:rFonts w:ascii="Palatino Linotype" w:eastAsia="SimSun" w:hAnsi="Palatino Linotype"/>
            <w:kern w:val="2"/>
            <w:szCs w:val="19"/>
            <w:lang w:eastAsia="zh-CN"/>
          </w:rPr>
          <w:t xml:space="preserve">for </w:t>
        </w:r>
      </w:ins>
      <w:del w:id="1104" w:author="Walter Chris" w:date="2020-10-04T20:01:00Z">
        <w:r w:rsidRPr="00E3236C" w:rsidDel="004E221D">
          <w:rPr>
            <w:rFonts w:ascii="Palatino Linotype" w:eastAsia="SimSun" w:hAnsi="Palatino Linotype"/>
            <w:kern w:val="2"/>
            <w:szCs w:val="19"/>
            <w:lang w:eastAsia="zh-CN"/>
          </w:rPr>
          <w:delText xml:space="preserve">adaptively </w:delText>
        </w:r>
      </w:del>
      <w:r w:rsidRPr="00E3236C">
        <w:rPr>
          <w:rFonts w:ascii="Palatino Linotype" w:eastAsia="SimSun" w:hAnsi="Palatino Linotype"/>
          <w:kern w:val="2"/>
          <w:szCs w:val="19"/>
          <w:lang w:eastAsia="zh-CN"/>
        </w:rPr>
        <w:t>learn</w:t>
      </w:r>
      <w:ins w:id="1105" w:author="Walter Chris" w:date="2020-10-04T20:01:00Z">
        <w:r w:rsidR="004E221D" w:rsidRPr="00E3236C">
          <w:rPr>
            <w:rFonts w:ascii="Palatino Linotype" w:eastAsia="SimSun" w:hAnsi="Palatino Linotype"/>
            <w:kern w:val="2"/>
            <w:szCs w:val="19"/>
            <w:lang w:eastAsia="zh-CN"/>
          </w:rPr>
          <w:t>ing</w:t>
        </w:r>
      </w:ins>
      <w:r w:rsidRPr="00E3236C">
        <w:rPr>
          <w:rFonts w:ascii="Palatino Linotype" w:eastAsia="SimSun" w:hAnsi="Palatino Linotype"/>
          <w:kern w:val="2"/>
          <w:szCs w:val="19"/>
          <w:lang w:eastAsia="zh-CN"/>
        </w:rPr>
        <w:t xml:space="preserve"> </w:t>
      </w:r>
      <w:del w:id="1106" w:author="Walter Chris" w:date="2020-10-04T20:02:00Z">
        <w:r w:rsidRPr="00E3236C" w:rsidDel="002333C5">
          <w:rPr>
            <w:rFonts w:ascii="Palatino Linotype" w:eastAsia="SimSun" w:hAnsi="Palatino Linotype"/>
            <w:kern w:val="2"/>
            <w:szCs w:val="19"/>
            <w:lang w:eastAsia="zh-CN"/>
          </w:rPr>
          <w:delText xml:space="preserve">multiple </w:delText>
        </w:r>
      </w:del>
      <w:ins w:id="1107" w:author="Walter Chris" w:date="2020-10-04T20:02:00Z">
        <w:r w:rsidR="002333C5" w:rsidRPr="00E3236C">
          <w:rPr>
            <w:rFonts w:ascii="Palatino Linotype" w:eastAsia="SimSun" w:hAnsi="Palatino Linotype"/>
            <w:kern w:val="2"/>
            <w:szCs w:val="19"/>
            <w:lang w:eastAsia="zh-CN"/>
          </w:rPr>
          <w:t xml:space="preserve">some </w:t>
        </w:r>
      </w:ins>
      <w:r w:rsidRPr="00E3236C">
        <w:rPr>
          <w:rFonts w:ascii="Palatino Linotype" w:eastAsia="SimSun" w:hAnsi="Palatino Linotype"/>
          <w:kern w:val="2"/>
          <w:szCs w:val="19"/>
          <w:lang w:eastAsia="zh-CN"/>
        </w:rPr>
        <w:t>objectives</w:t>
      </w:r>
      <w:ins w:id="1108" w:author="Walter Chris" w:date="2020-10-04T20:01:00Z">
        <w:r w:rsidR="004E221D" w:rsidRPr="00E3236C">
          <w:rPr>
            <w:rFonts w:ascii="Palatino Linotype" w:eastAsia="SimSun" w:hAnsi="Palatino Linotype"/>
            <w:kern w:val="2"/>
            <w:szCs w:val="19"/>
            <w:lang w:eastAsia="zh-CN"/>
          </w:rPr>
          <w:t xml:space="preserve"> in an adaptive</w:t>
        </w:r>
      </w:ins>
      <w:ins w:id="1109" w:author="Walter Chris" w:date="2020-10-04T20:02:00Z">
        <w:r w:rsidR="004E221D" w:rsidRPr="00E3236C">
          <w:rPr>
            <w:rFonts w:ascii="Palatino Linotype" w:eastAsia="SimSun" w:hAnsi="Palatino Linotype"/>
            <w:kern w:val="2"/>
            <w:szCs w:val="19"/>
            <w:lang w:eastAsia="zh-CN"/>
          </w:rPr>
          <w:t xml:space="preserve"> manner</w:t>
        </w:r>
      </w:ins>
      <w:r w:rsidRPr="00E3236C">
        <w:rPr>
          <w:rFonts w:ascii="Times New Roman" w:eastAsia="SimSun" w:hAnsi="Times New Roman"/>
          <w:kern w:val="2"/>
          <w:sz w:val="20"/>
          <w:lang w:eastAsia="zh-CN"/>
        </w:rPr>
        <w:t>.</w:t>
      </w:r>
    </w:p>
    <w:p w14:paraId="1A2D099F" w14:textId="53F400E8" w:rsidR="00AA6A3C" w:rsidRPr="00E3236C" w:rsidRDefault="00AA6A3C" w:rsidP="00AA6A3C">
      <w:pPr>
        <w:pStyle w:val="Heading2"/>
        <w:rPr>
          <w:rStyle w:val="Figurereferenceto"/>
          <w:color w:val="000000"/>
        </w:rPr>
      </w:pPr>
      <w:r w:rsidRPr="00E3236C">
        <w:rPr>
          <w:rStyle w:val="Figurereferenceto"/>
          <w:color w:val="000000"/>
        </w:rPr>
        <w:t>3.3</w:t>
      </w:r>
      <w:r w:rsidRPr="00E3236C">
        <w:rPr>
          <w:rStyle w:val="Figurereferenceto"/>
          <w:color w:val="000000"/>
        </w:rPr>
        <w:tab/>
        <w:t xml:space="preserve">Adaptive </w:t>
      </w:r>
      <w:r w:rsidR="00965AC4" w:rsidRPr="00E3236C">
        <w:rPr>
          <w:rStyle w:val="Figurereferenceto"/>
          <w:color w:val="000000"/>
        </w:rPr>
        <w:t>a</w:t>
      </w:r>
      <w:r w:rsidRPr="00E3236C">
        <w:rPr>
          <w:rStyle w:val="Figurereferenceto"/>
          <w:color w:val="000000"/>
        </w:rPr>
        <w:t xml:space="preserve">uxiliary </w:t>
      </w:r>
      <w:r w:rsidR="00965AC4" w:rsidRPr="00E3236C">
        <w:rPr>
          <w:rStyle w:val="Figurereferenceto"/>
          <w:color w:val="000000"/>
        </w:rPr>
        <w:t>l</w:t>
      </w:r>
      <w:r w:rsidRPr="00E3236C">
        <w:rPr>
          <w:rStyle w:val="Figurereferenceto"/>
          <w:color w:val="000000"/>
        </w:rPr>
        <w:t xml:space="preserve">oss </w:t>
      </w:r>
    </w:p>
    <w:p w14:paraId="4CD6DB4C" w14:textId="342EB8FB" w:rsidR="00AA6A3C" w:rsidRPr="00E3236C" w:rsidRDefault="00AA6A3C" w:rsidP="007F0184">
      <w:pPr>
        <w:widowControl/>
        <w:rPr>
          <w:rFonts w:ascii="Palatino Linotype" w:eastAsia="SimSun" w:hAnsi="Palatino Linotype"/>
          <w:kern w:val="2"/>
          <w:szCs w:val="19"/>
          <w:lang w:eastAsia="zh-CN"/>
        </w:rPr>
      </w:pPr>
      <w:r w:rsidRPr="00E3236C">
        <w:rPr>
          <w:rFonts w:ascii="Palatino Linotype" w:eastAsia="SimSun" w:hAnsi="Palatino Linotype"/>
          <w:kern w:val="2"/>
          <w:szCs w:val="19"/>
          <w:lang w:eastAsia="zh-CN"/>
        </w:rPr>
        <w:t xml:space="preserve">In </w:t>
      </w:r>
      <w:del w:id="1110" w:author="Walter Chris" w:date="2020-10-04T20:02:00Z">
        <w:r w:rsidRPr="00E3236C" w:rsidDel="002333C5">
          <w:rPr>
            <w:rFonts w:ascii="Palatino Linotype" w:eastAsia="SimSun" w:hAnsi="Palatino Linotype"/>
            <w:kern w:val="2"/>
            <w:szCs w:val="19"/>
            <w:lang w:eastAsia="zh-CN"/>
          </w:rPr>
          <w:delText xml:space="preserve">this </w:delText>
        </w:r>
      </w:del>
      <w:ins w:id="1111" w:author="Walter Chris" w:date="2020-10-04T20:02:00Z">
        <w:r w:rsidR="002333C5" w:rsidRPr="00E3236C">
          <w:rPr>
            <w:rFonts w:ascii="Palatino Linotype" w:eastAsia="SimSun" w:hAnsi="Palatino Linotype"/>
            <w:kern w:val="2"/>
            <w:szCs w:val="19"/>
            <w:lang w:eastAsia="zh-CN"/>
          </w:rPr>
          <w:t xml:space="preserve">the present </w:t>
        </w:r>
      </w:ins>
      <w:r w:rsidRPr="00E3236C">
        <w:rPr>
          <w:rFonts w:ascii="Palatino Linotype" w:eastAsia="SimSun" w:hAnsi="Palatino Linotype"/>
          <w:kern w:val="2"/>
          <w:szCs w:val="19"/>
          <w:lang w:eastAsia="zh-CN"/>
        </w:rPr>
        <w:t xml:space="preserve">study, </w:t>
      </w:r>
      <w:del w:id="1112" w:author="Walter Chris" w:date="2020-10-04T20:20:00Z">
        <w:r w:rsidRPr="00E3236C" w:rsidDel="0076621E">
          <w:rPr>
            <w:rFonts w:ascii="Palatino Linotype" w:eastAsia="SimSun" w:hAnsi="Palatino Linotype"/>
            <w:kern w:val="2"/>
            <w:szCs w:val="19"/>
            <w:lang w:eastAsia="zh-CN"/>
          </w:rPr>
          <w:delText xml:space="preserve">we </w:delText>
        </w:r>
      </w:del>
      <w:ins w:id="1113" w:author="Walter Chris" w:date="2020-10-04T20:20:00Z">
        <w:r w:rsidR="0076621E" w:rsidRPr="00E3236C">
          <w:rPr>
            <w:rFonts w:ascii="Palatino Linotype" w:eastAsia="SimSun" w:hAnsi="Palatino Linotype"/>
            <w:kern w:val="2"/>
            <w:szCs w:val="19"/>
            <w:lang w:eastAsia="zh-CN"/>
          </w:rPr>
          <w:t xml:space="preserve">the present study employs </w:t>
        </w:r>
      </w:ins>
      <w:del w:id="1114" w:author="Walter Chris" w:date="2020-10-04T20:02:00Z">
        <w:r w:rsidRPr="00E3236C" w:rsidDel="002333C5">
          <w:rPr>
            <w:rFonts w:ascii="Palatino Linotype" w:eastAsia="SimSun" w:hAnsi="Palatino Linotype"/>
            <w:kern w:val="2"/>
            <w:szCs w:val="19"/>
            <w:lang w:eastAsia="zh-CN"/>
          </w:rPr>
          <w:delText xml:space="preserve">used </w:delText>
        </w:r>
      </w:del>
      <w:r w:rsidRPr="00E3236C">
        <w:rPr>
          <w:rFonts w:ascii="Palatino Linotype" w:eastAsia="SimSun" w:hAnsi="Palatino Linotype"/>
          <w:kern w:val="2"/>
          <w:szCs w:val="19"/>
          <w:lang w:eastAsia="zh-CN"/>
        </w:rPr>
        <w:t xml:space="preserve">methylation or gene expression features to make survival analysis for breast </w:t>
      </w:r>
      <w:del w:id="1115" w:author="Walter Chris" w:date="2020-10-04T19:21:00Z">
        <w:r w:rsidRPr="00E3236C" w:rsidDel="00CE0415">
          <w:rPr>
            <w:rFonts w:ascii="Palatino Linotype" w:eastAsia="SimSun" w:hAnsi="Palatino Linotype"/>
            <w:kern w:val="2"/>
            <w:szCs w:val="19"/>
            <w:lang w:eastAsia="zh-CN"/>
          </w:rPr>
          <w:delText xml:space="preserve">cancer </w:delText>
        </w:r>
      </w:del>
      <w:ins w:id="1116" w:author="Walter Chris" w:date="2020-10-04T19:21:00Z">
        <w:r w:rsidR="00CE0415" w:rsidRPr="00E3236C">
          <w:rPr>
            <w:rFonts w:ascii="Palatino Linotype" w:eastAsia="SimSun" w:hAnsi="Palatino Linotype"/>
            <w:kern w:val="2"/>
            <w:szCs w:val="19"/>
            <w:lang w:eastAsia="zh-CN"/>
          </w:rPr>
          <w:t xml:space="preserve">carcinoma </w:t>
        </w:r>
      </w:ins>
      <w:del w:id="1117" w:author="Walter Chris" w:date="2020-10-04T19:46:00Z">
        <w:r w:rsidRPr="00E3236C" w:rsidDel="00AB3D53">
          <w:rPr>
            <w:rFonts w:ascii="Palatino Linotype" w:eastAsia="SimSun" w:hAnsi="Palatino Linotype"/>
            <w:kern w:val="2"/>
            <w:szCs w:val="19"/>
            <w:lang w:eastAsia="zh-CN"/>
          </w:rPr>
          <w:delText>patients</w:delText>
        </w:r>
      </w:del>
      <w:ins w:id="1118" w:author="Walter Chris" w:date="2020-10-04T19:46:00Z">
        <w:r w:rsidR="00AB3D53" w:rsidRPr="00E3236C">
          <w:rPr>
            <w:rFonts w:ascii="Palatino Linotype" w:eastAsia="SimSun" w:hAnsi="Palatino Linotype"/>
            <w:kern w:val="2"/>
            <w:szCs w:val="19"/>
            <w:lang w:eastAsia="zh-CN"/>
          </w:rPr>
          <w:t>cases</w:t>
        </w:r>
      </w:ins>
      <w:r w:rsidRPr="00E3236C">
        <w:rPr>
          <w:rFonts w:ascii="Palatino Linotype" w:eastAsia="SimSun" w:hAnsi="Palatino Linotype"/>
          <w:kern w:val="2"/>
          <w:szCs w:val="19"/>
          <w:lang w:eastAsia="zh-CN"/>
        </w:rPr>
        <w:t>. Our</w:t>
      </w:r>
      <w:del w:id="1119" w:author="Walter Chris" w:date="2020-10-02T23:45:00Z">
        <w:r w:rsidRPr="00E3236C" w:rsidDel="00580861">
          <w:rPr>
            <w:rFonts w:ascii="Palatino Linotype" w:eastAsia="SimSun" w:hAnsi="Palatino Linotype"/>
            <w:kern w:val="2"/>
            <w:szCs w:val="19"/>
            <w:lang w:eastAsia="zh-CN"/>
          </w:rPr>
          <w:delText xml:space="preserve"> main task</w:delText>
        </w:r>
      </w:del>
      <w:ins w:id="1120" w:author="Walter Chris" w:date="2020-10-02T23:45:00Z">
        <w:r w:rsidR="00580861" w:rsidRPr="00E3236C">
          <w:rPr>
            <w:rFonts w:ascii="Palatino Linotype" w:eastAsia="SimSun" w:hAnsi="Palatino Linotype"/>
            <w:kern w:val="2"/>
            <w:szCs w:val="19"/>
            <w:lang w:eastAsia="zh-CN"/>
          </w:rPr>
          <w:t xml:space="preserve"> primary task</w:t>
        </w:r>
      </w:ins>
      <w:r w:rsidRPr="00E3236C">
        <w:rPr>
          <w:rFonts w:ascii="Palatino Linotype" w:eastAsia="SimSun" w:hAnsi="Palatino Linotype"/>
          <w:kern w:val="2"/>
          <w:szCs w:val="19"/>
          <w:lang w:eastAsia="zh-CN"/>
        </w:rPr>
        <w:t xml:space="preserve"> is obtaining the training model. The</w:t>
      </w:r>
      <w:del w:id="1121" w:author="Walter Chris" w:date="2020-10-02T23:45:00Z">
        <w:r w:rsidRPr="00E3236C" w:rsidDel="00580861">
          <w:rPr>
            <w:rFonts w:ascii="Palatino Linotype" w:eastAsia="SimSun" w:hAnsi="Palatino Linotype"/>
            <w:kern w:val="2"/>
            <w:szCs w:val="19"/>
            <w:lang w:eastAsia="zh-CN"/>
          </w:rPr>
          <w:delText xml:space="preserve"> main task</w:delText>
        </w:r>
      </w:del>
      <w:ins w:id="1122" w:author="Walter Chris" w:date="2020-10-02T23:45:00Z">
        <w:r w:rsidR="00580861" w:rsidRPr="00E3236C">
          <w:rPr>
            <w:rFonts w:ascii="Palatino Linotype" w:eastAsia="SimSun" w:hAnsi="Palatino Linotype"/>
            <w:kern w:val="2"/>
            <w:szCs w:val="19"/>
            <w:lang w:eastAsia="zh-CN"/>
          </w:rPr>
          <w:t xml:space="preserve"> primary task</w:t>
        </w:r>
      </w:ins>
      <w:r w:rsidRPr="00E3236C">
        <w:rPr>
          <w:rFonts w:ascii="Palatino Linotype" w:eastAsia="SimSun" w:hAnsi="Palatino Linotype"/>
          <w:kern w:val="2"/>
          <w:szCs w:val="19"/>
          <w:lang w:eastAsia="zh-CN"/>
        </w:rPr>
        <w:t xml:space="preserve"> has a corresponding loss </w:t>
      </w:r>
      <w:r w:rsidRPr="00E3236C">
        <w:rPr>
          <w:rFonts w:ascii="Palatino Linotype" w:eastAsia="SimSun" w:hAnsi="Palatino Linotype"/>
          <w:i/>
          <w:kern w:val="2"/>
          <w:szCs w:val="19"/>
          <w:lang w:eastAsia="zh-CN"/>
        </w:rPr>
        <w:t>L</w:t>
      </w:r>
      <w:r w:rsidRPr="00E3236C">
        <w:rPr>
          <w:rFonts w:ascii="Palatino Linotype" w:eastAsia="SimSun" w:hAnsi="Palatino Linotype"/>
          <w:i/>
          <w:kern w:val="2"/>
          <w:szCs w:val="19"/>
          <w:vertAlign w:val="subscript"/>
          <w:lang w:eastAsia="zh-CN"/>
        </w:rPr>
        <w:t>main</w:t>
      </w:r>
      <w:r w:rsidRPr="00E3236C">
        <w:rPr>
          <w:rFonts w:ascii="Palatino Linotype" w:eastAsia="SimSun" w:hAnsi="Palatino Linotype"/>
          <w:kern w:val="2"/>
          <w:szCs w:val="19"/>
          <w:lang w:eastAsia="zh-CN"/>
        </w:rPr>
        <w:t xml:space="preserve">, which can be the expected return loss </w:t>
      </w:r>
      <w:del w:id="1123" w:author="Walter Chris" w:date="2020-10-04T20:02:00Z">
        <w:r w:rsidRPr="00E3236C" w:rsidDel="002333C5">
          <w:rPr>
            <w:rFonts w:ascii="Palatino Linotype" w:eastAsia="SimSun" w:hAnsi="Palatino Linotype"/>
            <w:kern w:val="2"/>
            <w:szCs w:val="19"/>
            <w:lang w:eastAsia="zh-CN"/>
          </w:rPr>
          <w:delText xml:space="preserve">used </w:delText>
        </w:r>
      </w:del>
      <w:ins w:id="1124" w:author="Walter Chris" w:date="2020-10-04T20:02:00Z">
        <w:r w:rsidR="002333C5" w:rsidRPr="00E3236C">
          <w:rPr>
            <w:rFonts w:ascii="Palatino Linotype" w:eastAsia="SimSun" w:hAnsi="Palatino Linotype"/>
            <w:kern w:val="2"/>
            <w:szCs w:val="19"/>
            <w:lang w:eastAsia="zh-CN"/>
          </w:rPr>
          <w:t xml:space="preserve">employed </w:t>
        </w:r>
      </w:ins>
      <w:del w:id="1125" w:author="Walter Chris" w:date="2020-10-04T20:02:00Z">
        <w:r w:rsidRPr="00E3236C" w:rsidDel="002333C5">
          <w:rPr>
            <w:rFonts w:ascii="Palatino Linotype" w:eastAsia="SimSun" w:hAnsi="Palatino Linotype"/>
            <w:kern w:val="2"/>
            <w:szCs w:val="19"/>
            <w:lang w:eastAsia="zh-CN"/>
          </w:rPr>
          <w:delText xml:space="preserve">for </w:delText>
        </w:r>
      </w:del>
      <w:ins w:id="1126" w:author="Walter Chris" w:date="2020-10-04T20:02:00Z">
        <w:r w:rsidR="002333C5" w:rsidRPr="00E3236C">
          <w:rPr>
            <w:rFonts w:ascii="Palatino Linotype" w:eastAsia="SimSun" w:hAnsi="Palatino Linotype"/>
            <w:kern w:val="2"/>
            <w:szCs w:val="19"/>
            <w:lang w:eastAsia="zh-CN"/>
          </w:rPr>
          <w:t xml:space="preserve">to calculate </w:t>
        </w:r>
      </w:ins>
      <w:del w:id="1127" w:author="Walter Chris" w:date="2020-10-04T20:02:00Z">
        <w:r w:rsidRPr="00E3236C" w:rsidDel="002333C5">
          <w:rPr>
            <w:rFonts w:ascii="Palatino Linotype" w:eastAsia="SimSun" w:hAnsi="Palatino Linotype"/>
            <w:kern w:val="2"/>
            <w:szCs w:val="19"/>
            <w:lang w:eastAsia="zh-CN"/>
          </w:rPr>
          <w:delText xml:space="preserve">calculating </w:delText>
        </w:r>
      </w:del>
      <w:r w:rsidRPr="00E3236C">
        <w:rPr>
          <w:rFonts w:ascii="Palatino Linotype" w:eastAsia="SimSun" w:hAnsi="Palatino Linotype"/>
          <w:kern w:val="2"/>
          <w:szCs w:val="19"/>
          <w:lang w:eastAsia="zh-CN"/>
        </w:rPr>
        <w:t xml:space="preserve">policy gradient. </w:t>
      </w:r>
      <w:del w:id="1128" w:author="Walter Chris" w:date="2020-10-04T20:20:00Z">
        <w:r w:rsidRPr="00E3236C" w:rsidDel="0076621E">
          <w:rPr>
            <w:rFonts w:ascii="Palatino Linotype" w:eastAsia="SimSun" w:hAnsi="Palatino Linotype"/>
            <w:kern w:val="2"/>
            <w:szCs w:val="19"/>
            <w:lang w:eastAsia="zh-CN"/>
          </w:rPr>
          <w:delText xml:space="preserve">We use </w:delText>
        </w:r>
      </w:del>
      <w:ins w:id="1129" w:author="Walter Chris" w:date="2020-10-04T20:20:00Z">
        <w:r w:rsidR="0076621E" w:rsidRPr="00E3236C">
          <w:rPr>
            <w:rFonts w:ascii="Palatino Linotype" w:eastAsia="SimSun" w:hAnsi="Palatino Linotype"/>
            <w:kern w:val="2"/>
            <w:szCs w:val="19"/>
            <w:lang w:eastAsia="zh-CN"/>
          </w:rPr>
          <w:t xml:space="preserve">The present study employs </w:t>
        </w:r>
      </w:ins>
      <w:r w:rsidRPr="00E3236C">
        <w:rPr>
          <w:rFonts w:ascii="Palatino Linotype" w:eastAsia="SimSun" w:hAnsi="Palatino Linotype"/>
          <w:kern w:val="2"/>
          <w:szCs w:val="19"/>
          <w:lang w:eastAsia="zh-CN"/>
        </w:rPr>
        <w:t xml:space="preserve">the Cox negative partial log-likelihood function as the main loss </w:t>
      </w:r>
      <w:r w:rsidRPr="00E3236C">
        <w:rPr>
          <w:rFonts w:ascii="Palatino Linotype" w:eastAsia="SimSun" w:hAnsi="Palatino Linotype"/>
          <w:i/>
          <w:kern w:val="2"/>
          <w:szCs w:val="19"/>
          <w:lang w:eastAsia="zh-CN"/>
        </w:rPr>
        <w:t>L</w:t>
      </w:r>
      <w:r w:rsidRPr="00E3236C">
        <w:rPr>
          <w:rFonts w:ascii="Palatino Linotype" w:eastAsia="SimSun" w:hAnsi="Palatino Linotype"/>
          <w:i/>
          <w:kern w:val="2"/>
          <w:szCs w:val="19"/>
          <w:vertAlign w:val="subscript"/>
          <w:lang w:eastAsia="zh-CN"/>
        </w:rPr>
        <w:t>mian</w:t>
      </w:r>
      <w:r w:rsidRPr="00E3236C">
        <w:rPr>
          <w:rFonts w:ascii="Palatino Linotype" w:eastAsia="SimSun" w:hAnsi="Palatino Linotype"/>
          <w:kern w:val="2"/>
          <w:szCs w:val="19"/>
          <w:lang w:eastAsia="zh-CN"/>
        </w:rPr>
        <w:t xml:space="preserve">, i.e. </w:t>
      </w:r>
      <w:r w:rsidRPr="00E3236C">
        <w:rPr>
          <w:rFonts w:ascii="Palatino Linotype" w:eastAsia="SimSun" w:hAnsi="Palatino Linotype"/>
          <w:i/>
          <w:kern w:val="2"/>
          <w:szCs w:val="19"/>
          <w:lang w:eastAsia="zh-CN"/>
        </w:rPr>
        <w:t>L</w:t>
      </w:r>
      <w:r w:rsidRPr="00E3236C">
        <w:rPr>
          <w:rFonts w:ascii="Palatino Linotype" w:eastAsia="SimSun" w:hAnsi="Palatino Linotype"/>
          <w:i/>
          <w:kern w:val="2"/>
          <w:szCs w:val="19"/>
          <w:vertAlign w:val="subscript"/>
          <w:lang w:eastAsia="zh-CN"/>
        </w:rPr>
        <w:t>main</w:t>
      </w:r>
      <w:r w:rsidRPr="00E3236C">
        <w:rPr>
          <w:rFonts w:ascii="Palatino Linotype" w:eastAsia="SimSun" w:hAnsi="Palatino Linotype"/>
          <w:kern w:val="2"/>
          <w:szCs w:val="19"/>
          <w:lang w:eastAsia="zh-CN"/>
        </w:rPr>
        <w:t>=</w:t>
      </w:r>
      <w:r w:rsidRPr="00E3236C">
        <w:rPr>
          <w:rFonts w:ascii="Palatino Linotype" w:eastAsia="SimSun" w:hAnsi="Palatino Linotype"/>
          <w:i/>
          <w:kern w:val="2"/>
          <w:szCs w:val="19"/>
          <w:lang w:eastAsia="zh-CN"/>
        </w:rPr>
        <w:t>L</w:t>
      </w:r>
      <w:r w:rsidRPr="00E3236C">
        <w:rPr>
          <w:rFonts w:ascii="Palatino Linotype" w:eastAsia="SimSun" w:hAnsi="Palatino Linotype"/>
          <w:i/>
          <w:kern w:val="2"/>
          <w:szCs w:val="19"/>
          <w:vertAlign w:val="subscript"/>
          <w:lang w:eastAsia="zh-CN"/>
        </w:rPr>
        <w:t>Z</w:t>
      </w:r>
      <w:r w:rsidRPr="00E3236C">
        <w:rPr>
          <w:rFonts w:ascii="Palatino Linotype" w:eastAsia="SimSun" w:hAnsi="Palatino Linotype"/>
          <w:kern w:val="2"/>
          <w:szCs w:val="19"/>
          <w:lang w:eastAsia="zh-CN"/>
        </w:rPr>
        <w:t xml:space="preserve">. </w:t>
      </w:r>
      <w:del w:id="1130" w:author="Walter Chris" w:date="2020-10-04T20:02:00Z">
        <w:r w:rsidRPr="00E3236C" w:rsidDel="002333C5">
          <w:rPr>
            <w:rFonts w:ascii="Palatino Linotype" w:eastAsia="SimSun" w:hAnsi="Palatino Linotype"/>
            <w:kern w:val="2"/>
            <w:szCs w:val="19"/>
            <w:lang w:eastAsia="zh-CN"/>
          </w:rPr>
          <w:delText xml:space="preserve">To </w:delText>
        </w:r>
      </w:del>
      <w:ins w:id="1131" w:author="Walter Chris" w:date="2020-10-04T20:02:00Z">
        <w:r w:rsidR="002333C5" w:rsidRPr="00E3236C">
          <w:rPr>
            <w:rFonts w:ascii="Palatino Linotype" w:eastAsia="SimSun" w:hAnsi="Palatino Linotype"/>
            <w:kern w:val="2"/>
            <w:szCs w:val="19"/>
            <w:lang w:eastAsia="zh-CN"/>
          </w:rPr>
          <w:t xml:space="preserve">For the increase of </w:t>
        </w:r>
      </w:ins>
      <w:del w:id="1132" w:author="Walter Chris" w:date="2020-10-04T20:02:00Z">
        <w:r w:rsidRPr="00E3236C" w:rsidDel="002333C5">
          <w:rPr>
            <w:rFonts w:ascii="Palatino Linotype" w:eastAsia="SimSun" w:hAnsi="Palatino Linotype"/>
            <w:kern w:val="2"/>
            <w:szCs w:val="19"/>
            <w:lang w:eastAsia="zh-CN"/>
          </w:rPr>
          <w:delText xml:space="preserve">improve </w:delText>
        </w:r>
      </w:del>
      <w:r w:rsidRPr="00E3236C">
        <w:rPr>
          <w:rFonts w:ascii="Palatino Linotype" w:eastAsia="SimSun" w:hAnsi="Palatino Linotype"/>
          <w:kern w:val="2"/>
          <w:szCs w:val="19"/>
          <w:lang w:eastAsia="zh-CN"/>
        </w:rPr>
        <w:t>data efficiency, besides the</w:t>
      </w:r>
      <w:del w:id="1133" w:author="Walter Chris" w:date="2020-10-02T23:45:00Z">
        <w:r w:rsidRPr="00E3236C" w:rsidDel="00580861">
          <w:rPr>
            <w:rFonts w:ascii="Palatino Linotype" w:eastAsia="SimSun" w:hAnsi="Palatino Linotype"/>
            <w:kern w:val="2"/>
            <w:szCs w:val="19"/>
            <w:lang w:eastAsia="zh-CN"/>
          </w:rPr>
          <w:delText xml:space="preserve"> main task</w:delText>
        </w:r>
      </w:del>
      <w:ins w:id="1134" w:author="Walter Chris" w:date="2020-10-02T23:45:00Z">
        <w:r w:rsidR="00580861" w:rsidRPr="00E3236C">
          <w:rPr>
            <w:rFonts w:ascii="Palatino Linotype" w:eastAsia="SimSun" w:hAnsi="Palatino Linotype"/>
            <w:kern w:val="2"/>
            <w:szCs w:val="19"/>
            <w:lang w:eastAsia="zh-CN"/>
          </w:rPr>
          <w:t xml:space="preserve"> primary task</w:t>
        </w:r>
      </w:ins>
      <w:r w:rsidRPr="00E3236C">
        <w:rPr>
          <w:rFonts w:ascii="Palatino Linotype" w:eastAsia="SimSun" w:hAnsi="Palatino Linotype"/>
          <w:kern w:val="2"/>
          <w:szCs w:val="19"/>
          <w:lang w:eastAsia="zh-CN"/>
        </w:rPr>
        <w:t>, one has access to one or more auxiliary tasks that share some unknown structure with the</w:t>
      </w:r>
      <w:del w:id="1135" w:author="Walter Chris" w:date="2020-10-02T23:45:00Z">
        <w:r w:rsidRPr="00E3236C" w:rsidDel="00580861">
          <w:rPr>
            <w:rFonts w:ascii="Palatino Linotype" w:eastAsia="SimSun" w:hAnsi="Palatino Linotype"/>
            <w:kern w:val="2"/>
            <w:szCs w:val="19"/>
            <w:lang w:eastAsia="zh-CN"/>
          </w:rPr>
          <w:delText xml:space="preserve"> main task</w:delText>
        </w:r>
      </w:del>
      <w:ins w:id="1136" w:author="Walter Chris" w:date="2020-10-02T23:45:00Z">
        <w:r w:rsidR="00580861" w:rsidRPr="00E3236C">
          <w:rPr>
            <w:rFonts w:ascii="Palatino Linotype" w:eastAsia="SimSun" w:hAnsi="Palatino Linotype"/>
            <w:kern w:val="2"/>
            <w:szCs w:val="19"/>
            <w:lang w:eastAsia="zh-CN"/>
          </w:rPr>
          <w:t xml:space="preserve"> primary task</w:t>
        </w:r>
      </w:ins>
      <w:r w:rsidRPr="00E3236C">
        <w:rPr>
          <w:rFonts w:ascii="Palatino Linotype" w:eastAsia="SimSun" w:hAnsi="Palatino Linotype"/>
          <w:kern w:val="2"/>
          <w:szCs w:val="19"/>
          <w:lang w:eastAsia="zh-CN"/>
        </w:rPr>
        <w:t xml:space="preserve"> </w:t>
      </w:r>
      <w:r w:rsidRPr="00E3236C">
        <w:rPr>
          <w:rFonts w:ascii="Palatino Linotype" w:eastAsia="SimSun" w:hAnsi="Palatino Linotype"/>
          <w:kern w:val="2"/>
          <w:szCs w:val="19"/>
          <w:lang w:eastAsia="zh-CN"/>
        </w:rPr>
        <w:fldChar w:fldCharType="begin"/>
      </w:r>
      <w:r w:rsidRPr="00E3236C">
        <w:rPr>
          <w:rFonts w:ascii="Palatino Linotype" w:eastAsia="SimSun" w:hAnsi="Palatino Linotype"/>
          <w:kern w:val="2"/>
          <w:szCs w:val="19"/>
          <w:lang w:eastAsia="zh-CN"/>
        </w:rPr>
        <w:instrText xml:space="preserve"> ADDIN EN.CITE &lt;EndNote&gt;&lt;Cite&gt;&lt;Author&gt;Papoudakis&lt;/Author&gt;&lt;Year&gt;2018&lt;/Year&gt;&lt;RecNum&gt;47&lt;/RecNum&gt;&lt;DisplayText&gt;[44]&lt;/DisplayText&gt;&lt;record&gt;&lt;rec-number&gt;47&lt;/rec-number&gt;&lt;foreign-keys&gt;&lt;key app="EN" db-id="wvsws5vr9adxabeftfipdvt4d9s5dw22fv2a"&gt;47&lt;/key&gt;&lt;/foreign-keys&gt;&lt;ref-type name="Journal Article"&gt;17&lt;/ref-type&gt;&lt;contributors&gt;&lt;authors&gt;&lt;author&gt;Papoudakis, Georgios&lt;/author&gt;&lt;author&gt;Chatzidimitriou, Kyriakos C&lt;/author&gt;&lt;author&gt;Mitkas, Pericles A&lt;/author&gt;&lt;/authors&gt;&lt;/contributors&gt;&lt;titles&gt;&lt;title&gt;Deep reinforcement learning for Doom using unsupervised auxiliary tasks&lt;/title&gt;&lt;secondary-title&gt;arXiv preprint arXiv:1807.01960&lt;/secondary-title&gt;&lt;/titles&gt;&lt;periodical&gt;&lt;full-title&gt;arXiv preprint arXiv:1807.01960&lt;/full-title&gt;&lt;/periodical&gt;&lt;dates&gt;&lt;year&gt;2018&lt;/year&gt;&lt;/dates&gt;&lt;urls&gt;&lt;/urls&gt;&lt;/record&gt;&lt;/Cite&gt;&lt;/EndNote&gt;</w:instrText>
      </w:r>
      <w:r w:rsidRPr="00E3236C">
        <w:rPr>
          <w:rFonts w:ascii="Palatino Linotype" w:eastAsia="SimSun" w:hAnsi="Palatino Linotype"/>
          <w:kern w:val="2"/>
          <w:szCs w:val="19"/>
          <w:lang w:eastAsia="zh-CN"/>
        </w:rPr>
        <w:fldChar w:fldCharType="separate"/>
      </w:r>
      <w:r w:rsidRPr="00E3236C">
        <w:rPr>
          <w:rFonts w:ascii="Palatino Linotype" w:eastAsia="SimSun" w:hAnsi="Palatino Linotype"/>
          <w:kern w:val="2"/>
          <w:szCs w:val="19"/>
          <w:lang w:eastAsia="zh-CN"/>
          <w:rPrChange w:id="1137" w:author="Walter Chris" w:date="2020-10-05T12:38:00Z">
            <w:rPr>
              <w:rFonts w:ascii="Palatino Linotype" w:eastAsia="SimSun" w:hAnsi="Palatino Linotype"/>
              <w:noProof/>
              <w:kern w:val="2"/>
              <w:szCs w:val="19"/>
              <w:lang w:eastAsia="zh-CN"/>
            </w:rPr>
          </w:rPrChange>
        </w:rPr>
        <w:t>[</w:t>
      </w:r>
      <w:r w:rsidR="00520032" w:rsidRPr="00E3236C">
        <w:fldChar w:fldCharType="begin"/>
      </w:r>
      <w:r w:rsidR="00520032" w:rsidRPr="00E3236C">
        <w:instrText xml:space="preserve"> HYPERLINK \l "_ENREF_44" \o "Papoudakis, 2018 #47" </w:instrText>
      </w:r>
      <w:r w:rsidR="00520032" w:rsidRPr="00E3236C">
        <w:fldChar w:fldCharType="separate"/>
      </w:r>
      <w:r w:rsidRPr="00E3236C">
        <w:rPr>
          <w:rFonts w:ascii="Palatino Linotype" w:eastAsia="SimSun" w:hAnsi="Palatino Linotype"/>
          <w:kern w:val="2"/>
          <w:szCs w:val="19"/>
          <w:lang w:eastAsia="zh-CN"/>
          <w:rPrChange w:id="1138" w:author="Walter Chris" w:date="2020-10-05T12:38:00Z">
            <w:rPr>
              <w:rFonts w:ascii="Palatino Linotype" w:eastAsia="SimSun" w:hAnsi="Palatino Linotype"/>
              <w:noProof/>
              <w:kern w:val="2"/>
              <w:szCs w:val="19"/>
              <w:lang w:eastAsia="zh-CN"/>
            </w:rPr>
          </w:rPrChange>
        </w:rPr>
        <w:t>44</w:t>
      </w:r>
      <w:r w:rsidR="00520032" w:rsidRPr="00E3236C">
        <w:rPr>
          <w:rFonts w:ascii="Palatino Linotype" w:eastAsia="SimSun" w:hAnsi="Palatino Linotype"/>
          <w:kern w:val="2"/>
          <w:szCs w:val="19"/>
          <w:lang w:eastAsia="zh-CN"/>
          <w:rPrChange w:id="1139" w:author="Walter Chris" w:date="2020-10-05T12:38:00Z">
            <w:rPr>
              <w:rFonts w:ascii="Palatino Linotype" w:eastAsia="SimSun" w:hAnsi="Palatino Linotype"/>
              <w:noProof/>
              <w:kern w:val="2"/>
              <w:szCs w:val="19"/>
              <w:lang w:eastAsia="zh-CN"/>
            </w:rPr>
          </w:rPrChange>
        </w:rPr>
        <w:fldChar w:fldCharType="end"/>
      </w:r>
      <w:r w:rsidRPr="00E3236C">
        <w:rPr>
          <w:rFonts w:ascii="Palatino Linotype" w:eastAsia="SimSun" w:hAnsi="Palatino Linotype"/>
          <w:kern w:val="2"/>
          <w:szCs w:val="19"/>
          <w:lang w:eastAsia="zh-CN"/>
          <w:rPrChange w:id="1140" w:author="Walter Chris" w:date="2020-10-05T12:38:00Z">
            <w:rPr>
              <w:rFonts w:ascii="Palatino Linotype" w:eastAsia="SimSun" w:hAnsi="Palatino Linotype"/>
              <w:noProof/>
              <w:kern w:val="2"/>
              <w:szCs w:val="19"/>
              <w:lang w:eastAsia="zh-CN"/>
            </w:rPr>
          </w:rPrChange>
        </w:rPr>
        <w:t>]</w:t>
      </w:r>
      <w:r w:rsidRPr="00E3236C">
        <w:rPr>
          <w:rFonts w:ascii="Palatino Linotype" w:eastAsia="SimSun" w:hAnsi="Palatino Linotype"/>
          <w:kern w:val="2"/>
          <w:szCs w:val="19"/>
          <w:lang w:eastAsia="zh-CN"/>
        </w:rPr>
        <w:fldChar w:fldCharType="end"/>
      </w:r>
      <w:r w:rsidRPr="00E3236C">
        <w:rPr>
          <w:rFonts w:ascii="Palatino Linotype" w:eastAsia="SimSun" w:hAnsi="Palatino Linotype"/>
          <w:kern w:val="2"/>
          <w:szCs w:val="19"/>
          <w:lang w:eastAsia="zh-CN"/>
        </w:rPr>
        <w:t xml:space="preserve">. Here, the ordinal loss can be used as auxiliary loss of an auxiliary task, i.e. </w:t>
      </w:r>
      <w:r w:rsidRPr="00E3236C">
        <w:rPr>
          <w:rFonts w:ascii="Palatino Linotype" w:eastAsia="SimSun" w:hAnsi="Palatino Linotype"/>
          <w:i/>
          <w:kern w:val="2"/>
          <w:szCs w:val="19"/>
          <w:lang w:eastAsia="zh-CN"/>
        </w:rPr>
        <w:t>L</w:t>
      </w:r>
      <w:r w:rsidRPr="00E3236C">
        <w:rPr>
          <w:rFonts w:ascii="Palatino Linotype" w:eastAsia="SimSun" w:hAnsi="Palatino Linotype"/>
          <w:i/>
          <w:kern w:val="2"/>
          <w:szCs w:val="19"/>
          <w:vertAlign w:val="subscript"/>
          <w:lang w:eastAsia="zh-CN"/>
        </w:rPr>
        <w:t>aux</w:t>
      </w:r>
      <w:r w:rsidRPr="00E3236C">
        <w:rPr>
          <w:rFonts w:ascii="Palatino Linotype" w:eastAsia="SimSun" w:hAnsi="Palatino Linotype"/>
          <w:kern w:val="2"/>
          <w:szCs w:val="19"/>
          <w:lang w:eastAsia="zh-CN"/>
        </w:rPr>
        <w:t>=</w:t>
      </w:r>
      <w:r w:rsidRPr="00E3236C">
        <w:rPr>
          <w:rFonts w:ascii="Palatino Linotype" w:eastAsia="SimSun" w:hAnsi="Palatino Linotype"/>
          <w:i/>
          <w:kern w:val="2"/>
          <w:szCs w:val="19"/>
          <w:lang w:eastAsia="zh-CN"/>
        </w:rPr>
        <w:t>ordLoss</w:t>
      </w:r>
      <w:r w:rsidRPr="00E3236C">
        <w:rPr>
          <w:rFonts w:ascii="Palatino Linotype" w:eastAsia="SimSun" w:hAnsi="Palatino Linotype"/>
          <w:kern w:val="2"/>
          <w:szCs w:val="19"/>
          <w:lang w:eastAsia="zh-CN"/>
        </w:rPr>
        <w:t>.</w:t>
      </w:r>
      <w:r w:rsidRPr="00E3236C">
        <w:rPr>
          <w:rFonts w:ascii="Palatino Linotype" w:eastAsia="SimSun" w:hAnsi="Palatino Linotype"/>
          <w:i/>
          <w:kern w:val="2"/>
          <w:szCs w:val="19"/>
          <w:lang w:eastAsia="zh-CN"/>
        </w:rPr>
        <w:t xml:space="preserve"> </w:t>
      </w:r>
      <w:r w:rsidRPr="00E3236C">
        <w:rPr>
          <w:rFonts w:ascii="Palatino Linotype" w:eastAsia="SimSun" w:hAnsi="Palatino Linotype"/>
          <w:kern w:val="2"/>
          <w:szCs w:val="19"/>
          <w:lang w:eastAsia="zh-CN"/>
        </w:rPr>
        <w:t xml:space="preserve">Our goal is to optimize the main loss </w:t>
      </w:r>
      <w:r w:rsidRPr="00E3236C">
        <w:rPr>
          <w:rFonts w:ascii="Palatino Linotype" w:eastAsia="SimSun" w:hAnsi="Palatino Linotype"/>
          <w:i/>
          <w:kern w:val="2"/>
          <w:szCs w:val="19"/>
          <w:lang w:eastAsia="zh-CN"/>
        </w:rPr>
        <w:t>L</w:t>
      </w:r>
      <w:r w:rsidRPr="00E3236C">
        <w:rPr>
          <w:rFonts w:ascii="Palatino Linotype" w:eastAsia="SimSun" w:hAnsi="Palatino Linotype"/>
          <w:i/>
          <w:kern w:val="2"/>
          <w:szCs w:val="19"/>
          <w:vertAlign w:val="subscript"/>
          <w:lang w:eastAsia="zh-CN"/>
        </w:rPr>
        <w:t>mian</w:t>
      </w:r>
      <w:r w:rsidRPr="00E3236C">
        <w:rPr>
          <w:rFonts w:ascii="Palatino Linotype" w:eastAsia="SimSun" w:hAnsi="Palatino Linotype"/>
          <w:kern w:val="2"/>
          <w:szCs w:val="19"/>
          <w:lang w:eastAsia="zh-CN"/>
        </w:rPr>
        <w:t>. However, using gradient-based optimization with only the</w:t>
      </w:r>
      <w:del w:id="1141" w:author="Walter Chris" w:date="2020-10-02T23:45:00Z">
        <w:r w:rsidRPr="00E3236C" w:rsidDel="00580861">
          <w:rPr>
            <w:rFonts w:ascii="Palatino Linotype" w:eastAsia="SimSun" w:hAnsi="Palatino Linotype"/>
            <w:kern w:val="2"/>
            <w:szCs w:val="19"/>
            <w:lang w:eastAsia="zh-CN"/>
          </w:rPr>
          <w:delText xml:space="preserve"> main task</w:delText>
        </w:r>
      </w:del>
      <w:ins w:id="1142" w:author="Walter Chris" w:date="2020-10-02T23:45:00Z">
        <w:r w:rsidR="00580861" w:rsidRPr="00E3236C">
          <w:rPr>
            <w:rFonts w:ascii="Palatino Linotype" w:eastAsia="SimSun" w:hAnsi="Palatino Linotype"/>
            <w:kern w:val="2"/>
            <w:szCs w:val="19"/>
            <w:lang w:eastAsia="zh-CN"/>
          </w:rPr>
          <w:t xml:space="preserve"> primary task</w:t>
        </w:r>
      </w:ins>
      <w:r w:rsidRPr="00E3236C">
        <w:rPr>
          <w:rFonts w:ascii="Palatino Linotype" w:eastAsia="SimSun" w:hAnsi="Palatino Linotype"/>
          <w:kern w:val="2"/>
          <w:szCs w:val="19"/>
          <w:lang w:eastAsia="zh-CN"/>
        </w:rPr>
        <w:t xml:space="preserve"> gradient </w:t>
      </w:r>
      <w:r w:rsidRPr="00E3236C">
        <w:rPr>
          <w:rFonts w:ascii="Palatino Linotype" w:eastAsia="SimSun" w:hAnsi="Palatino Linotype"/>
          <w:kern w:val="2"/>
          <w:position w:val="-10"/>
          <w:szCs w:val="19"/>
          <w:lang w:eastAsia="zh-CN"/>
        </w:rPr>
        <w:object w:dxaOrig="620" w:dyaOrig="300" w14:anchorId="12A07D6B">
          <v:shape id="_x0000_i1058" type="#_x0000_t75" style="width:41.15pt;height:15.45pt" o:ole="">
            <v:imagedata r:id="rId80" o:title=""/>
          </v:shape>
          <o:OLEObject Type="Embed" ProgID="Equation.DSMT4" ShapeID="_x0000_i1058" DrawAspect="Content" ObjectID="_1672482953" r:id="rId81"/>
        </w:object>
      </w:r>
      <w:r w:rsidRPr="00E3236C">
        <w:rPr>
          <w:rFonts w:ascii="Palatino Linotype" w:eastAsia="SimSun" w:hAnsi="Palatino Linotype"/>
          <w:kern w:val="2"/>
          <w:szCs w:val="19"/>
          <w:lang w:eastAsia="zh-CN"/>
        </w:rPr>
        <w:t xml:space="preserve">is </w:t>
      </w:r>
      <w:del w:id="1143" w:author="Walter Chris" w:date="2020-10-04T19:23:00Z">
        <w:r w:rsidRPr="00E3236C" w:rsidDel="00CE0415">
          <w:rPr>
            <w:rFonts w:ascii="Palatino Linotype" w:eastAsia="SimSun" w:hAnsi="Palatino Linotype"/>
            <w:kern w:val="2"/>
            <w:szCs w:val="19"/>
            <w:lang w:eastAsia="zh-CN"/>
          </w:rPr>
          <w:delText>often</w:delText>
        </w:r>
      </w:del>
      <w:ins w:id="1144" w:author="Walter Chris" w:date="2020-10-04T19:23:00Z">
        <w:r w:rsidR="00CE0415" w:rsidRPr="00E3236C">
          <w:rPr>
            <w:rFonts w:ascii="Palatino Linotype" w:eastAsia="SimSun" w:hAnsi="Palatino Linotype"/>
            <w:kern w:val="2"/>
            <w:szCs w:val="19"/>
            <w:lang w:eastAsia="zh-CN"/>
          </w:rPr>
          <w:t>commonly</w:t>
        </w:r>
      </w:ins>
      <w:r w:rsidRPr="00E3236C">
        <w:rPr>
          <w:rFonts w:ascii="Palatino Linotype" w:eastAsia="SimSun" w:hAnsi="Palatino Linotype"/>
          <w:kern w:val="2"/>
          <w:szCs w:val="19"/>
          <w:lang w:eastAsia="zh-CN"/>
        </w:rPr>
        <w:t xml:space="preserve"> slow and unstable, due to the high variance of deep network. Thus, auxiliary task </w:t>
      </w:r>
      <w:r w:rsidR="00F316A9" w:rsidRPr="00E3236C">
        <w:rPr>
          <w:rFonts w:ascii="Palatino Linotype" w:eastAsia="SimSun" w:hAnsi="Palatino Linotype"/>
          <w:kern w:val="2"/>
          <w:szCs w:val="19"/>
          <w:lang w:eastAsia="zh-CN"/>
        </w:rPr>
        <w:t>is</w:t>
      </w:r>
      <w:r w:rsidRPr="00E3236C">
        <w:rPr>
          <w:rFonts w:ascii="Palatino Linotype" w:eastAsia="SimSun" w:hAnsi="Palatino Linotype"/>
          <w:kern w:val="2"/>
          <w:szCs w:val="19"/>
          <w:lang w:eastAsia="zh-CN"/>
        </w:rPr>
        <w:t xml:space="preserve"> commonly used to help to learn a good feature representation. We can combine the main loss with the loss from the auxiliary tasks as:</w:t>
      </w:r>
    </w:p>
    <w:p w14:paraId="69A7D7D6" w14:textId="77777777" w:rsidR="00AA6A3C" w:rsidRPr="00E3236C" w:rsidRDefault="00AA6A3C" w:rsidP="00AA6A3C">
      <w:pPr>
        <w:widowControl/>
        <w:wordWrap w:val="0"/>
        <w:spacing w:before="40" w:after="40" w:line="240" w:lineRule="auto"/>
        <w:jc w:val="right"/>
        <w:rPr>
          <w:rFonts w:ascii="Palatino Linotype" w:eastAsia="SimSun" w:hAnsi="Palatino Linotype"/>
          <w:kern w:val="2"/>
          <w:szCs w:val="19"/>
          <w:lang w:eastAsia="zh-CN"/>
        </w:rPr>
      </w:pPr>
      <w:r w:rsidRPr="00E3236C">
        <w:rPr>
          <w:rFonts w:ascii="Palatino Linotype" w:eastAsia="SimSun" w:hAnsi="Palatino Linotype"/>
          <w:kern w:val="2"/>
          <w:position w:val="-12"/>
          <w:szCs w:val="19"/>
          <w:lang w:eastAsia="zh-CN"/>
        </w:rPr>
        <w:object w:dxaOrig="2520" w:dyaOrig="360" w14:anchorId="31F835FB">
          <v:shape id="_x0000_i1059" type="#_x0000_t75" style="width:2in;height:15.45pt" o:ole="">
            <v:imagedata r:id="rId82" o:title=""/>
          </v:shape>
          <o:OLEObject Type="Embed" ProgID="Equation.DSMT4" ShapeID="_x0000_i1059" DrawAspect="Content" ObjectID="_1672482954" r:id="rId83"/>
        </w:object>
      </w:r>
      <w:r w:rsidRPr="00E3236C">
        <w:rPr>
          <w:rFonts w:ascii="Palatino Linotype" w:eastAsia="SimSun" w:hAnsi="Palatino Linotype"/>
          <w:kern w:val="2"/>
          <w:szCs w:val="19"/>
          <w:lang w:eastAsia="zh-CN"/>
        </w:rPr>
        <w:t xml:space="preserve">                            (10)</w:t>
      </w:r>
    </w:p>
    <w:p w14:paraId="671015CA" w14:textId="7F7B4474" w:rsidR="00AA6A3C" w:rsidRPr="00E3236C" w:rsidRDefault="00AA6A3C" w:rsidP="007F0184">
      <w:pPr>
        <w:widowControl/>
        <w:rPr>
          <w:rFonts w:ascii="Palatino Linotype" w:eastAsia="SimSun" w:hAnsi="Palatino Linotype"/>
          <w:kern w:val="2"/>
          <w:szCs w:val="19"/>
          <w:lang w:eastAsia="zh-CN"/>
        </w:rPr>
      </w:pPr>
      <w:r w:rsidRPr="00E3236C">
        <w:rPr>
          <w:rFonts w:ascii="Palatino Linotype" w:eastAsia="SimSun" w:hAnsi="Palatino Linotype"/>
          <w:kern w:val="2"/>
          <w:szCs w:val="19"/>
          <w:lang w:eastAsia="zh-CN"/>
        </w:rPr>
        <w:t>Where</w:t>
      </w:r>
      <w:r w:rsidRPr="00E3236C">
        <w:rPr>
          <w:rFonts w:ascii="Palatino Linotype" w:eastAsia="SimSun" w:hAnsi="Palatino Linotype"/>
          <w:kern w:val="2"/>
          <w:position w:val="-6"/>
          <w:szCs w:val="19"/>
          <w:lang w:eastAsia="zh-CN"/>
        </w:rPr>
        <w:object w:dxaOrig="200" w:dyaOrig="240" w14:anchorId="1A3BBC4C">
          <v:shape id="_x0000_i1060" type="#_x0000_t75" style="width:15.45pt;height:15.45pt" o:ole="">
            <v:imagedata r:id="rId84" o:title=""/>
          </v:shape>
          <o:OLEObject Type="Embed" ProgID="Equation.DSMT4" ShapeID="_x0000_i1060" DrawAspect="Content" ObjectID="_1672482955" r:id="rId85"/>
        </w:object>
      </w:r>
      <w:del w:id="1145" w:author="Walter Chris" w:date="2020-10-04T20:02:00Z">
        <w:r w:rsidRPr="00E3236C" w:rsidDel="002333C5">
          <w:rPr>
            <w:rFonts w:ascii="Palatino Linotype" w:eastAsia="SimSun" w:hAnsi="Palatino Linotype"/>
            <w:kern w:val="2"/>
            <w:szCs w:val="19"/>
            <w:lang w:eastAsia="zh-CN"/>
          </w:rPr>
          <w:delText xml:space="preserve">is </w:delText>
        </w:r>
      </w:del>
      <w:ins w:id="1146" w:author="Walter Chris" w:date="2020-10-04T20:02:00Z">
        <w:r w:rsidR="002333C5" w:rsidRPr="00E3236C">
          <w:rPr>
            <w:rFonts w:ascii="Palatino Linotype" w:eastAsia="SimSun" w:hAnsi="Palatino Linotype"/>
            <w:kern w:val="2"/>
            <w:szCs w:val="19"/>
            <w:lang w:eastAsia="zh-CN"/>
          </w:rPr>
          <w:t xml:space="preserve">denotes </w:t>
        </w:r>
      </w:ins>
      <w:r w:rsidRPr="00E3236C">
        <w:rPr>
          <w:rFonts w:ascii="Palatino Linotype" w:eastAsia="SimSun" w:hAnsi="Palatino Linotype"/>
          <w:kern w:val="2"/>
          <w:szCs w:val="19"/>
          <w:lang w:eastAsia="zh-CN"/>
        </w:rPr>
        <w:t xml:space="preserve">the weight for </w:t>
      </w:r>
      <w:r w:rsidR="00D85BCC" w:rsidRPr="00E3236C">
        <w:rPr>
          <w:rFonts w:ascii="Palatino Linotype" w:eastAsia="SimSun" w:hAnsi="Palatino Linotype"/>
          <w:kern w:val="2"/>
          <w:szCs w:val="19"/>
          <w:lang w:eastAsia="zh-CN"/>
        </w:rPr>
        <w:t xml:space="preserve">the </w:t>
      </w:r>
      <w:r w:rsidRPr="00E3236C">
        <w:rPr>
          <w:rFonts w:ascii="Palatino Linotype" w:eastAsia="SimSun" w:hAnsi="Palatino Linotype"/>
          <w:kern w:val="2"/>
          <w:szCs w:val="19"/>
          <w:lang w:eastAsia="zh-CN"/>
        </w:rPr>
        <w:t>auxiliary task. Under the intuition that modifying</w:t>
      </w:r>
      <w:r w:rsidRPr="00E3236C">
        <w:rPr>
          <w:rFonts w:ascii="Palatino Linotype" w:eastAsia="SimSun" w:hAnsi="Palatino Linotype"/>
          <w:kern w:val="2"/>
          <w:position w:val="-6"/>
          <w:szCs w:val="19"/>
          <w:lang w:eastAsia="zh-CN"/>
        </w:rPr>
        <w:object w:dxaOrig="180" w:dyaOrig="240" w14:anchorId="00B3687C">
          <v:shape id="_x0000_i1061" type="#_x0000_t75" style="width:15.45pt;height:15.45pt" o:ole="">
            <v:imagedata r:id="rId86" o:title=""/>
          </v:shape>
          <o:OLEObject Type="Embed" ProgID="Equation.DSMT4" ShapeID="_x0000_i1061" DrawAspect="Content" ObjectID="_1672482956" r:id="rId87"/>
        </w:object>
      </w:r>
      <w:r w:rsidRPr="00E3236C">
        <w:rPr>
          <w:rFonts w:ascii="Palatino Linotype" w:eastAsia="SimSun" w:hAnsi="Palatino Linotype"/>
          <w:kern w:val="2"/>
          <w:szCs w:val="19"/>
          <w:lang w:eastAsia="zh-CN"/>
        </w:rPr>
        <w:t>to minimize</w:t>
      </w:r>
      <w:r w:rsidRPr="00E3236C">
        <w:rPr>
          <w:rFonts w:ascii="Palatino Linotype" w:eastAsia="SimSun" w:hAnsi="Palatino Linotype"/>
          <w:kern w:val="2"/>
          <w:position w:val="-10"/>
          <w:szCs w:val="19"/>
          <w:lang w:eastAsia="zh-CN"/>
        </w:rPr>
        <w:object w:dxaOrig="340" w:dyaOrig="300" w14:anchorId="7DBC0B59">
          <v:shape id="_x0000_i1062" type="#_x0000_t75" style="width:25.7pt;height:15.45pt" o:ole="">
            <v:imagedata r:id="rId88" o:title=""/>
          </v:shape>
          <o:OLEObject Type="Embed" ProgID="Equation.DSMT4" ShapeID="_x0000_i1062" DrawAspect="Content" ObjectID="_1672482957" r:id="rId89"/>
        </w:object>
      </w:r>
      <w:r w:rsidRPr="00E3236C">
        <w:rPr>
          <w:rFonts w:ascii="Palatino Linotype" w:eastAsia="SimSun" w:hAnsi="Palatino Linotype"/>
          <w:kern w:val="2"/>
          <w:szCs w:val="19"/>
          <w:lang w:eastAsia="zh-CN"/>
        </w:rPr>
        <w:t xml:space="preserve"> will improve </w:t>
      </w:r>
      <w:r w:rsidRPr="00E3236C">
        <w:rPr>
          <w:rFonts w:ascii="Palatino Linotype" w:eastAsia="SimSun" w:hAnsi="Palatino Linotype"/>
          <w:kern w:val="2"/>
          <w:position w:val="-10"/>
          <w:szCs w:val="19"/>
          <w:lang w:eastAsia="zh-CN"/>
        </w:rPr>
        <w:object w:dxaOrig="400" w:dyaOrig="300" w14:anchorId="320C5F47">
          <v:shape id="_x0000_i1063" type="#_x0000_t75" style="width:30.85pt;height:15.45pt" o:ole="">
            <v:imagedata r:id="rId90" o:title=""/>
          </v:shape>
          <o:OLEObject Type="Embed" ProgID="Equation.DSMT4" ShapeID="_x0000_i1063" DrawAspect="Content" ObjectID="_1672482958" r:id="rId91"/>
        </w:object>
      </w:r>
      <w:r w:rsidRPr="00E3236C">
        <w:rPr>
          <w:rFonts w:ascii="Palatino Linotype" w:eastAsia="SimSun" w:hAnsi="Palatino Linotype"/>
          <w:kern w:val="2"/>
          <w:szCs w:val="19"/>
          <w:lang w:eastAsia="zh-CN"/>
        </w:rPr>
        <w:t xml:space="preserve">if the two tasks are sufficiently related. We propose to modulate the weight </w:t>
      </w:r>
      <w:r w:rsidRPr="00E3236C">
        <w:rPr>
          <w:rFonts w:ascii="Palatino Linotype" w:eastAsia="SimSun" w:hAnsi="Palatino Linotype"/>
          <w:kern w:val="2"/>
          <w:position w:val="-6"/>
          <w:szCs w:val="19"/>
          <w:lang w:eastAsia="zh-CN"/>
        </w:rPr>
        <w:object w:dxaOrig="200" w:dyaOrig="240" w14:anchorId="1FAFF53F">
          <v:shape id="_x0000_i1064" type="#_x0000_t75" style="width:15.45pt;height:15.45pt" o:ole="">
            <v:imagedata r:id="rId92" o:title=""/>
          </v:shape>
          <o:OLEObject Type="Embed" ProgID="Equation.DSMT4" ShapeID="_x0000_i1064" DrawAspect="Content" ObjectID="_1672482959" r:id="rId93"/>
        </w:object>
      </w:r>
      <w:r w:rsidRPr="00E3236C">
        <w:rPr>
          <w:rFonts w:ascii="Palatino Linotype" w:eastAsia="SimSun" w:hAnsi="Palatino Linotype"/>
          <w:kern w:val="2"/>
          <w:szCs w:val="19"/>
          <w:lang w:eastAsia="zh-CN"/>
        </w:rPr>
        <w:t xml:space="preserve"> at each learning itera</w:t>
      </w:r>
      <w:r w:rsidRPr="00E3236C">
        <w:rPr>
          <w:rFonts w:ascii="Palatino Linotype" w:eastAsia="SimSun" w:hAnsi="Palatino Linotype"/>
          <w:kern w:val="2"/>
          <w:szCs w:val="19"/>
          <w:lang w:eastAsia="zh-CN"/>
        </w:rPr>
        <w:t xml:space="preserve">tion </w:t>
      </w:r>
      <w:r w:rsidRPr="00E3236C">
        <w:rPr>
          <w:rFonts w:ascii="Palatino Linotype" w:eastAsia="SimSun" w:hAnsi="Palatino Linotype"/>
          <w:kern w:val="2"/>
          <w:position w:val="-6"/>
          <w:szCs w:val="19"/>
          <w:lang w:eastAsia="zh-CN"/>
        </w:rPr>
        <w:object w:dxaOrig="139" w:dyaOrig="220" w14:anchorId="3C602C2E">
          <v:shape id="_x0000_i1065" type="#_x0000_t75" style="width:10.3pt;height:10.3pt" o:ole="">
            <v:imagedata r:id="rId94" o:title=""/>
          </v:shape>
          <o:OLEObject Type="Embed" ProgID="Equation.DSMT4" ShapeID="_x0000_i1065" DrawAspect="Content" ObjectID="_1672482960" r:id="rId95"/>
        </w:object>
      </w:r>
      <w:r w:rsidRPr="00E3236C">
        <w:rPr>
          <w:rFonts w:ascii="Palatino Linotype" w:eastAsia="SimSun" w:hAnsi="Palatino Linotype"/>
          <w:kern w:val="2"/>
          <w:szCs w:val="19"/>
          <w:lang w:eastAsia="zh-CN"/>
        </w:rPr>
        <w:t>by how useful auxiliary task is for</w:t>
      </w:r>
      <w:del w:id="1147" w:author="Walter Chris" w:date="2020-10-02T23:45:00Z">
        <w:r w:rsidRPr="00E3236C" w:rsidDel="00580861">
          <w:rPr>
            <w:rFonts w:ascii="Palatino Linotype" w:eastAsia="SimSun" w:hAnsi="Palatino Linotype"/>
            <w:kern w:val="2"/>
            <w:szCs w:val="19"/>
            <w:lang w:eastAsia="zh-CN"/>
          </w:rPr>
          <w:delText xml:space="preserve"> main task</w:delText>
        </w:r>
      </w:del>
      <w:ins w:id="1148" w:author="Walter Chris" w:date="2020-10-02T23:45:00Z">
        <w:r w:rsidR="00580861" w:rsidRPr="00E3236C">
          <w:rPr>
            <w:rFonts w:ascii="Palatino Linotype" w:eastAsia="SimSun" w:hAnsi="Palatino Linotype"/>
            <w:kern w:val="2"/>
            <w:szCs w:val="19"/>
            <w:lang w:eastAsia="zh-CN"/>
          </w:rPr>
          <w:t xml:space="preserve"> primary task</w:t>
        </w:r>
      </w:ins>
      <w:r w:rsidRPr="00E3236C">
        <w:rPr>
          <w:rFonts w:ascii="Palatino Linotype" w:eastAsia="SimSun" w:hAnsi="Palatino Linotype"/>
          <w:kern w:val="2"/>
          <w:szCs w:val="19"/>
          <w:lang w:eastAsia="zh-CN"/>
        </w:rPr>
        <w:t xml:space="preserve"> </w:t>
      </w:r>
      <w:proofErr w:type="gramStart"/>
      <w:r w:rsidRPr="00E3236C">
        <w:rPr>
          <w:rFonts w:ascii="Palatino Linotype" w:eastAsia="SimSun" w:hAnsi="Palatino Linotype"/>
          <w:kern w:val="2"/>
          <w:szCs w:val="19"/>
          <w:lang w:eastAsia="zh-CN"/>
        </w:rPr>
        <w:t xml:space="preserve">given </w:t>
      </w:r>
      <w:proofErr w:type="gramEnd"/>
      <w:r w:rsidRPr="00E3236C">
        <w:rPr>
          <w:rFonts w:ascii="Palatino Linotype" w:eastAsia="SimSun" w:hAnsi="Palatino Linotype"/>
          <w:kern w:val="2"/>
          <w:position w:val="-10"/>
          <w:szCs w:val="19"/>
          <w:lang w:eastAsia="zh-CN"/>
        </w:rPr>
        <w:object w:dxaOrig="200" w:dyaOrig="300" w14:anchorId="508BC6B0">
          <v:shape id="_x0000_i1066" type="#_x0000_t75" style="width:15.45pt;height:15.45pt" o:ole="">
            <v:imagedata r:id="rId96" o:title=""/>
          </v:shape>
          <o:OLEObject Type="Embed" ProgID="Equation.DSMT4" ShapeID="_x0000_i1066" DrawAspect="Content" ObjectID="_1672482961" r:id="rId97"/>
        </w:object>
      </w:r>
      <w:r w:rsidRPr="00E3236C">
        <w:rPr>
          <w:rFonts w:ascii="Palatino Linotype" w:eastAsia="SimSun" w:hAnsi="Palatino Linotype"/>
          <w:kern w:val="2"/>
          <w:szCs w:val="19"/>
          <w:lang w:eastAsia="zh-CN"/>
        </w:rPr>
        <w:t xml:space="preserve">. </w:t>
      </w:r>
      <w:r w:rsidRPr="00E3236C">
        <w:rPr>
          <w:rFonts w:ascii="Palatino Linotype" w:eastAsia="SimSun" w:hAnsi="Palatino Linotype"/>
          <w:kern w:val="2"/>
          <w:position w:val="-10"/>
          <w:szCs w:val="19"/>
          <w:lang w:eastAsia="zh-CN"/>
        </w:rPr>
        <w:object w:dxaOrig="200" w:dyaOrig="300" w14:anchorId="1D522FF2">
          <v:shape id="_x0000_i1067" type="#_x0000_t75" style="width:15.45pt;height:15.45pt" o:ole="">
            <v:imagedata r:id="rId96" o:title=""/>
          </v:shape>
          <o:OLEObject Type="Embed" ProgID="Equation.DSMT4" ShapeID="_x0000_i1067" DrawAspect="Content" ObjectID="_1672482962" r:id="rId98"/>
        </w:object>
      </w:r>
      <w:r w:rsidRPr="00E3236C">
        <w:rPr>
          <w:rFonts w:ascii="Palatino Linotype" w:eastAsia="SimSun" w:hAnsi="Palatino Linotype"/>
          <w:kern w:val="2"/>
          <w:szCs w:val="19"/>
          <w:lang w:eastAsia="zh-CN"/>
        </w:rPr>
        <w:t xml:space="preserve"> </w:t>
      </w:r>
      <w:proofErr w:type="gramStart"/>
      <w:r w:rsidRPr="00E3236C">
        <w:rPr>
          <w:rFonts w:ascii="Palatino Linotype" w:eastAsia="SimSun" w:hAnsi="Palatino Linotype"/>
          <w:kern w:val="2"/>
          <w:szCs w:val="19"/>
          <w:lang w:eastAsia="zh-CN"/>
        </w:rPr>
        <w:t>is</w:t>
      </w:r>
      <w:proofErr w:type="gramEnd"/>
      <w:r w:rsidRPr="00E3236C">
        <w:rPr>
          <w:rFonts w:ascii="Palatino Linotype" w:eastAsia="SimSun" w:hAnsi="Palatino Linotype"/>
          <w:kern w:val="2"/>
          <w:szCs w:val="19"/>
          <w:lang w:eastAsia="zh-CN"/>
        </w:rPr>
        <w:t xml:space="preserve"> the set of all model parameters at training step </w:t>
      </w:r>
      <w:r w:rsidRPr="00E3236C">
        <w:rPr>
          <w:rFonts w:ascii="Palatino Linotype" w:eastAsia="SimSun" w:hAnsi="Palatino Linotype"/>
          <w:kern w:val="2"/>
          <w:position w:val="-6"/>
          <w:szCs w:val="19"/>
          <w:lang w:eastAsia="zh-CN"/>
        </w:rPr>
        <w:object w:dxaOrig="139" w:dyaOrig="220" w14:anchorId="750620DE">
          <v:shape id="_x0000_i1068" type="#_x0000_t75" style="width:10.3pt;height:10.3pt" o:ole="">
            <v:imagedata r:id="rId94" o:title=""/>
          </v:shape>
          <o:OLEObject Type="Embed" ProgID="Equation.DSMT4" ShapeID="_x0000_i1068" DrawAspect="Content" ObjectID="_1672482963" r:id="rId99"/>
        </w:object>
      </w:r>
      <w:r w:rsidRPr="00E3236C">
        <w:rPr>
          <w:rFonts w:ascii="Palatino Linotype" w:eastAsia="SimSun" w:hAnsi="Palatino Linotype"/>
          <w:kern w:val="2"/>
          <w:szCs w:val="19"/>
          <w:lang w:eastAsia="zh-CN"/>
        </w:rPr>
        <w:t xml:space="preserve">. </w:t>
      </w:r>
      <w:del w:id="1149" w:author="Walter Chris" w:date="2020-10-04T20:02:00Z">
        <w:r w:rsidRPr="00E3236C" w:rsidDel="002333C5">
          <w:rPr>
            <w:rFonts w:ascii="Palatino Linotype" w:eastAsia="SimSun" w:hAnsi="Palatino Linotype"/>
            <w:kern w:val="2"/>
            <w:szCs w:val="19"/>
            <w:lang w:eastAsia="zh-CN"/>
          </w:rPr>
          <w:delText xml:space="preserve">We </w:delText>
        </w:r>
      </w:del>
      <w:ins w:id="1150" w:author="Walter Chris" w:date="2020-10-04T20:02:00Z">
        <w:r w:rsidR="002333C5" w:rsidRPr="00E3236C">
          <w:rPr>
            <w:rFonts w:ascii="Palatino Linotype" w:eastAsia="SimSun" w:hAnsi="Palatino Linotype"/>
            <w:kern w:val="2"/>
            <w:szCs w:val="19"/>
            <w:lang w:eastAsia="zh-CN"/>
          </w:rPr>
          <w:t xml:space="preserve">It is </w:t>
        </w:r>
      </w:ins>
      <w:ins w:id="1151" w:author="Walter Chris" w:date="2020-10-04T20:03:00Z">
        <w:r w:rsidR="002333C5" w:rsidRPr="00E3236C">
          <w:rPr>
            <w:rFonts w:ascii="Palatino Linotype" w:eastAsia="SimSun" w:hAnsi="Palatino Linotype"/>
            <w:kern w:val="2"/>
            <w:szCs w:val="19"/>
            <w:lang w:eastAsia="zh-CN"/>
          </w:rPr>
          <w:t xml:space="preserve">assumed </w:t>
        </w:r>
      </w:ins>
      <w:del w:id="1152" w:author="Walter Chris" w:date="2020-10-04T20:03:00Z">
        <w:r w:rsidRPr="00E3236C" w:rsidDel="002333C5">
          <w:rPr>
            <w:rFonts w:ascii="Palatino Linotype" w:eastAsia="SimSun" w:hAnsi="Palatino Linotype"/>
            <w:kern w:val="2"/>
            <w:szCs w:val="19"/>
            <w:lang w:eastAsia="zh-CN"/>
          </w:rPr>
          <w:delText xml:space="preserve">assume </w:delText>
        </w:r>
      </w:del>
      <w:r w:rsidRPr="00E3236C">
        <w:rPr>
          <w:rFonts w:ascii="Palatino Linotype" w:eastAsia="SimSun" w:hAnsi="Palatino Linotype"/>
          <w:kern w:val="2"/>
          <w:szCs w:val="19"/>
          <w:lang w:eastAsia="zh-CN"/>
        </w:rPr>
        <w:t xml:space="preserve">that </w:t>
      </w:r>
      <w:del w:id="1153" w:author="Walter Chris" w:date="2020-10-04T20:03:00Z">
        <w:r w:rsidRPr="00E3236C" w:rsidDel="002333C5">
          <w:rPr>
            <w:rFonts w:ascii="Palatino Linotype" w:eastAsia="SimSun" w:hAnsi="Palatino Linotype"/>
            <w:kern w:val="2"/>
            <w:szCs w:val="19"/>
            <w:lang w:eastAsia="zh-CN"/>
          </w:rPr>
          <w:delText xml:space="preserve">we </w:delText>
        </w:r>
      </w:del>
      <w:ins w:id="1154" w:author="Walter Chris" w:date="2020-10-04T20:03:00Z">
        <w:r w:rsidR="002333C5" w:rsidRPr="00E3236C">
          <w:rPr>
            <w:rFonts w:ascii="Palatino Linotype" w:eastAsia="SimSun" w:hAnsi="Palatino Linotype"/>
            <w:kern w:val="2"/>
            <w:szCs w:val="19"/>
            <w:lang w:eastAsia="zh-CN"/>
          </w:rPr>
          <w:t xml:space="preserve">this study updates </w:t>
        </w:r>
      </w:ins>
      <w:del w:id="1155" w:author="Walter Chris" w:date="2020-10-04T20:03:00Z">
        <w:r w:rsidRPr="00E3236C" w:rsidDel="002333C5">
          <w:rPr>
            <w:rFonts w:ascii="Palatino Linotype" w:eastAsia="SimSun" w:hAnsi="Palatino Linotype"/>
            <w:kern w:val="2"/>
            <w:szCs w:val="19"/>
            <w:lang w:eastAsia="zh-CN"/>
          </w:rPr>
          <w:delText xml:space="preserve">update </w:delText>
        </w:r>
      </w:del>
      <w:r w:rsidRPr="00E3236C">
        <w:rPr>
          <w:rFonts w:ascii="Palatino Linotype" w:eastAsia="SimSun" w:hAnsi="Palatino Linotype"/>
          <w:kern w:val="2"/>
          <w:szCs w:val="19"/>
          <w:lang w:eastAsia="zh-CN"/>
        </w:rPr>
        <w:t>the parameters</w:t>
      </w:r>
      <w:r w:rsidRPr="00E3236C">
        <w:rPr>
          <w:rFonts w:ascii="Palatino Linotype" w:eastAsia="SimSun" w:hAnsi="Palatino Linotype"/>
          <w:kern w:val="2"/>
          <w:position w:val="-10"/>
          <w:szCs w:val="19"/>
          <w:lang w:eastAsia="zh-CN"/>
        </w:rPr>
        <w:object w:dxaOrig="200" w:dyaOrig="300" w14:anchorId="0727C935">
          <v:shape id="_x0000_i1069" type="#_x0000_t75" style="width:15.45pt;height:15.45pt" o:ole="">
            <v:imagedata r:id="rId96" o:title=""/>
          </v:shape>
          <o:OLEObject Type="Embed" ProgID="Equation.DSMT4" ShapeID="_x0000_i1069" DrawAspect="Content" ObjectID="_1672482964" r:id="rId100"/>
        </w:object>
      </w:r>
      <w:del w:id="1156" w:author="Walter Chris" w:date="2020-10-04T20:03:00Z">
        <w:r w:rsidRPr="00E3236C" w:rsidDel="002333C5">
          <w:rPr>
            <w:rFonts w:ascii="Palatino Linotype" w:eastAsia="SimSun" w:hAnsi="Palatino Linotype"/>
            <w:kern w:val="2"/>
            <w:szCs w:val="19"/>
            <w:lang w:eastAsia="zh-CN"/>
          </w:rPr>
          <w:delText xml:space="preserve">using </w:delText>
        </w:r>
      </w:del>
      <w:ins w:id="1157" w:author="Walter Chris" w:date="2020-10-04T20:03:00Z">
        <w:r w:rsidR="002333C5" w:rsidRPr="00E3236C">
          <w:rPr>
            <w:rFonts w:ascii="Palatino Linotype" w:eastAsia="SimSun" w:hAnsi="Palatino Linotype"/>
            <w:kern w:val="2"/>
            <w:szCs w:val="19"/>
            <w:lang w:eastAsia="zh-CN"/>
          </w:rPr>
          <w:t xml:space="preserve">by adopting </w:t>
        </w:r>
      </w:ins>
      <w:r w:rsidRPr="00E3236C">
        <w:rPr>
          <w:rFonts w:ascii="Palatino Linotype" w:eastAsia="SimSun" w:hAnsi="Palatino Linotype"/>
          <w:kern w:val="2"/>
          <w:szCs w:val="19"/>
          <w:lang w:eastAsia="zh-CN"/>
        </w:rPr>
        <w:t>gradient descent on this combined objective:</w:t>
      </w:r>
    </w:p>
    <w:p w14:paraId="6F20D98C" w14:textId="77777777" w:rsidR="00AA6A3C" w:rsidRPr="00E3236C" w:rsidRDefault="00AA6A3C" w:rsidP="00AA6A3C">
      <w:pPr>
        <w:widowControl/>
        <w:spacing w:line="240" w:lineRule="auto"/>
        <w:jc w:val="right"/>
        <w:rPr>
          <w:rFonts w:ascii="Palatino Linotype" w:eastAsia="SimSun" w:hAnsi="Palatino Linotype"/>
          <w:kern w:val="2"/>
          <w:szCs w:val="19"/>
          <w:lang w:eastAsia="zh-CN"/>
        </w:rPr>
      </w:pPr>
      <w:r w:rsidRPr="00E3236C">
        <w:rPr>
          <w:rFonts w:ascii="Palatino Linotype" w:eastAsia="SimSun" w:hAnsi="Palatino Linotype"/>
          <w:kern w:val="2"/>
          <w:position w:val="-12"/>
          <w:szCs w:val="19"/>
          <w:lang w:eastAsia="zh-CN"/>
        </w:rPr>
        <w:object w:dxaOrig="1579" w:dyaOrig="320" w14:anchorId="1C5EA0BE">
          <v:shape id="_x0000_i1070" type="#_x0000_t75" style="width:113.15pt;height:20.55pt" o:ole="">
            <v:imagedata r:id="rId101" o:title=""/>
          </v:shape>
          <o:OLEObject Type="Embed" ProgID="Equation.DSMT4" ShapeID="_x0000_i1070" DrawAspect="Content" ObjectID="_1672482965" r:id="rId102"/>
        </w:object>
      </w:r>
      <w:r w:rsidRPr="00E3236C">
        <w:rPr>
          <w:rFonts w:ascii="Palatino Linotype" w:eastAsia="SimSun" w:hAnsi="Palatino Linotype"/>
          <w:kern w:val="2"/>
          <w:szCs w:val="19"/>
          <w:lang w:eastAsia="zh-CN"/>
        </w:rPr>
        <w:t xml:space="preserve">                                        (11)</w:t>
      </w:r>
    </w:p>
    <w:p w14:paraId="5A46B0AA" w14:textId="5E1D6438" w:rsidR="00AA6A3C" w:rsidRPr="00E3236C" w:rsidRDefault="00AA6A3C" w:rsidP="007F0184">
      <w:pPr>
        <w:widowControl/>
        <w:rPr>
          <w:rFonts w:ascii="Palatino Linotype" w:eastAsia="SimSun" w:hAnsi="Palatino Linotype"/>
          <w:kern w:val="2"/>
          <w:szCs w:val="19"/>
          <w:lang w:eastAsia="zh-CN"/>
        </w:rPr>
      </w:pPr>
      <w:r w:rsidRPr="00E3236C">
        <w:rPr>
          <w:rFonts w:ascii="Palatino Linotype" w:eastAsia="SimSun" w:hAnsi="Palatino Linotype"/>
          <w:kern w:val="2"/>
          <w:szCs w:val="19"/>
          <w:lang w:eastAsia="zh-CN"/>
        </w:rPr>
        <w:t>Where</w:t>
      </w:r>
      <w:r w:rsidRPr="00E3236C">
        <w:rPr>
          <w:rFonts w:ascii="Palatino Linotype" w:eastAsia="SimSun" w:hAnsi="Palatino Linotype"/>
          <w:kern w:val="2"/>
          <w:position w:val="-6"/>
          <w:szCs w:val="19"/>
          <w:lang w:eastAsia="zh-CN"/>
        </w:rPr>
        <w:object w:dxaOrig="200" w:dyaOrig="200" w14:anchorId="75494C1F">
          <v:shape id="_x0000_i1071" type="#_x0000_t75" style="width:15.45pt;height:10.3pt" o:ole="">
            <v:imagedata r:id="rId103" o:title=""/>
          </v:shape>
          <o:OLEObject Type="Embed" ProgID="Equation.DSMT4" ShapeID="_x0000_i1071" DrawAspect="Content" ObjectID="_1672482966" r:id="rId104"/>
        </w:object>
      </w:r>
      <w:del w:id="1158" w:author="Walter Chris" w:date="2020-10-04T20:03:00Z">
        <w:r w:rsidRPr="00E3236C" w:rsidDel="002333C5">
          <w:rPr>
            <w:rFonts w:ascii="Palatino Linotype" w:eastAsia="SimSun" w:hAnsi="Palatino Linotype"/>
            <w:kern w:val="2"/>
            <w:szCs w:val="19"/>
            <w:lang w:eastAsia="zh-CN"/>
          </w:rPr>
          <w:delText xml:space="preserve">is </w:delText>
        </w:r>
      </w:del>
      <w:ins w:id="1159" w:author="Walter Chris" w:date="2020-10-04T20:03:00Z">
        <w:r w:rsidR="002333C5" w:rsidRPr="00E3236C">
          <w:rPr>
            <w:rFonts w:ascii="Palatino Linotype" w:eastAsia="SimSun" w:hAnsi="Palatino Linotype"/>
            <w:kern w:val="2"/>
            <w:szCs w:val="19"/>
            <w:lang w:eastAsia="zh-CN"/>
          </w:rPr>
          <w:t xml:space="preserve">denotes </w:t>
        </w:r>
      </w:ins>
      <w:r w:rsidRPr="00E3236C">
        <w:rPr>
          <w:rFonts w:ascii="Palatino Linotype" w:eastAsia="SimSun" w:hAnsi="Palatino Linotype"/>
          <w:kern w:val="2"/>
          <w:szCs w:val="19"/>
          <w:lang w:eastAsia="zh-CN"/>
        </w:rPr>
        <w:t>the gradient step size. At each optimization iteration, we want to efficiently approximate the solution to:</w:t>
      </w:r>
    </w:p>
    <w:p w14:paraId="64F45DAC" w14:textId="77777777" w:rsidR="00AA6A3C" w:rsidRPr="00E3236C" w:rsidRDefault="00AA6A3C" w:rsidP="00AA6A3C">
      <w:pPr>
        <w:widowControl/>
        <w:wordWrap w:val="0"/>
        <w:spacing w:line="240" w:lineRule="auto"/>
        <w:jc w:val="right"/>
        <w:rPr>
          <w:rFonts w:ascii="Palatino Linotype" w:eastAsia="SimSun" w:hAnsi="Palatino Linotype"/>
          <w:kern w:val="2"/>
          <w:szCs w:val="19"/>
          <w:lang w:eastAsia="zh-CN"/>
        </w:rPr>
      </w:pPr>
      <w:r w:rsidRPr="00E3236C">
        <w:rPr>
          <w:rFonts w:ascii="Palatino Linotype" w:eastAsia="SimSun" w:hAnsi="Palatino Linotype"/>
          <w:kern w:val="2"/>
          <w:position w:val="-22"/>
          <w:szCs w:val="19"/>
          <w:lang w:eastAsia="zh-CN"/>
        </w:rPr>
        <w:object w:dxaOrig="2700" w:dyaOrig="460" w14:anchorId="17FA3CD2">
          <v:shape id="_x0000_i1072" type="#_x0000_t75" style="width:164.55pt;height:30.85pt" o:ole="">
            <v:imagedata r:id="rId105" o:title=""/>
          </v:shape>
          <o:OLEObject Type="Embed" ProgID="Equation.DSMT4" ShapeID="_x0000_i1072" DrawAspect="Content" ObjectID="_1672482967" r:id="rId106"/>
        </w:object>
      </w:r>
      <w:r w:rsidRPr="00E3236C">
        <w:rPr>
          <w:rFonts w:ascii="Palatino Linotype" w:eastAsia="SimSun" w:hAnsi="Palatino Linotype"/>
          <w:kern w:val="2"/>
          <w:szCs w:val="19"/>
          <w:lang w:eastAsia="zh-CN"/>
        </w:rPr>
        <w:t xml:space="preserve">                   (12)</w:t>
      </w:r>
    </w:p>
    <w:p w14:paraId="0DBA6940" w14:textId="77777777" w:rsidR="00AA6A3C" w:rsidRPr="00E3236C" w:rsidRDefault="00AA6A3C" w:rsidP="007F0184">
      <w:pPr>
        <w:rPr>
          <w:rFonts w:ascii="Palatino Linotype" w:eastAsia="SimSun" w:hAnsi="Palatino Linotype"/>
          <w:kern w:val="2"/>
          <w:szCs w:val="19"/>
          <w:lang w:eastAsia="zh-CN"/>
        </w:rPr>
      </w:pPr>
      <w:r w:rsidRPr="00E3236C">
        <w:rPr>
          <w:rFonts w:ascii="Palatino Linotype" w:eastAsia="SimSun" w:hAnsi="Palatino Linotype"/>
          <w:kern w:val="2"/>
          <w:szCs w:val="19"/>
          <w:lang w:eastAsia="zh-CN"/>
        </w:rPr>
        <w:t>The weights</w:t>
      </w:r>
      <w:r w:rsidRPr="00E3236C">
        <w:rPr>
          <w:rFonts w:ascii="Palatino Linotype" w:eastAsia="SimSun" w:hAnsi="Palatino Linotype"/>
          <w:kern w:val="2"/>
          <w:position w:val="-10"/>
          <w:szCs w:val="19"/>
          <w:lang w:eastAsia="zh-CN"/>
        </w:rPr>
        <w:object w:dxaOrig="220" w:dyaOrig="300" w14:anchorId="75FC0BFE">
          <v:shape id="_x0000_i1073" type="#_x0000_t75" style="width:15.45pt;height:15.45pt" o:ole="">
            <v:imagedata r:id="rId107" o:title=""/>
          </v:shape>
          <o:OLEObject Type="Embed" ProgID="Equation.DSMT4" ShapeID="_x0000_i1073" DrawAspect="Content" ObjectID="_1672482968" r:id="rId108"/>
        </w:object>
      </w:r>
      <w:r w:rsidRPr="00E3236C">
        <w:rPr>
          <w:rFonts w:ascii="Palatino Linotype" w:eastAsia="SimSun" w:hAnsi="Palatino Linotype"/>
          <w:kern w:val="2"/>
          <w:szCs w:val="19"/>
          <w:lang w:eastAsia="zh-CN"/>
        </w:rPr>
        <w:t xml:space="preserve">of auxiliary task need to be tuned. However, tuning the parameters </w:t>
      </w:r>
      <w:r w:rsidRPr="00E3236C">
        <w:rPr>
          <w:rFonts w:ascii="Palatino Linotype" w:eastAsia="SimSun" w:hAnsi="Palatino Linotype"/>
          <w:kern w:val="2"/>
          <w:position w:val="-10"/>
          <w:szCs w:val="19"/>
          <w:lang w:eastAsia="zh-CN"/>
        </w:rPr>
        <w:object w:dxaOrig="220" w:dyaOrig="300" w14:anchorId="616508F5">
          <v:shape id="_x0000_i1074" type="#_x0000_t75" style="width:15.45pt;height:15.45pt" o:ole="">
            <v:imagedata r:id="rId107" o:title=""/>
          </v:shape>
          <o:OLEObject Type="Embed" ProgID="Equation.DSMT4" ShapeID="_x0000_i1074" DrawAspect="Content" ObjectID="_1672482969" r:id="rId109"/>
        </w:object>
      </w:r>
      <w:r w:rsidRPr="00E3236C">
        <w:rPr>
          <w:rFonts w:ascii="Palatino Linotype" w:eastAsia="SimSun" w:hAnsi="Palatino Linotype"/>
          <w:kern w:val="2"/>
          <w:szCs w:val="19"/>
          <w:lang w:eastAsia="zh-CN"/>
        </w:rPr>
        <w:t xml:space="preserve"> becomes more computationally intensive as the number of iteration increases. We try to look for a cheap heuristic to approximate </w:t>
      </w:r>
      <w:r w:rsidRPr="00E3236C">
        <w:rPr>
          <w:rFonts w:ascii="Palatino Linotype" w:eastAsia="SimSun" w:hAnsi="Palatino Linotype"/>
          <w:kern w:val="2"/>
          <w:position w:val="-10"/>
          <w:szCs w:val="19"/>
          <w:lang w:eastAsia="zh-CN"/>
        </w:rPr>
        <w:object w:dxaOrig="220" w:dyaOrig="300" w14:anchorId="7C15783D">
          <v:shape id="_x0000_i1075" type="#_x0000_t75" style="width:15.45pt;height:15.45pt" o:ole="">
            <v:imagedata r:id="rId107" o:title=""/>
          </v:shape>
          <o:OLEObject Type="Embed" ProgID="Equation.DSMT4" ShapeID="_x0000_i1075" DrawAspect="Content" ObjectID="_1672482970" r:id="rId110"/>
        </w:object>
      </w:r>
      <w:r w:rsidRPr="00E3236C">
        <w:rPr>
          <w:rFonts w:ascii="Palatino Linotype" w:eastAsia="SimSun" w:hAnsi="Palatino Linotype"/>
          <w:kern w:val="2"/>
          <w:szCs w:val="19"/>
          <w:lang w:eastAsia="zh-CN"/>
        </w:rPr>
        <w:t xml:space="preserve">which is better than keeping </w:t>
      </w:r>
      <w:r w:rsidRPr="00E3236C">
        <w:rPr>
          <w:rFonts w:ascii="Palatino Linotype" w:eastAsia="SimSun" w:hAnsi="Palatino Linotype"/>
          <w:kern w:val="2"/>
          <w:position w:val="-10"/>
          <w:szCs w:val="19"/>
          <w:lang w:eastAsia="zh-CN"/>
        </w:rPr>
        <w:object w:dxaOrig="220" w:dyaOrig="300" w14:anchorId="5EB2C92C">
          <v:shape id="_x0000_i1076" type="#_x0000_t75" style="width:15.45pt;height:15.45pt" o:ole="">
            <v:imagedata r:id="rId107" o:title=""/>
          </v:shape>
          <o:OLEObject Type="Embed" ProgID="Equation.DSMT4" ShapeID="_x0000_i1076" DrawAspect="Content" ObjectID="_1672482971" r:id="rId111"/>
        </w:object>
      </w:r>
      <w:r w:rsidRPr="00E3236C">
        <w:rPr>
          <w:rFonts w:ascii="Palatino Linotype" w:eastAsia="SimSun" w:hAnsi="Palatino Linotype"/>
          <w:kern w:val="2"/>
          <w:szCs w:val="19"/>
          <w:lang w:eastAsia="zh-CN"/>
        </w:rPr>
        <w:t xml:space="preserve"> constant and does not require hyper-tuning.</w:t>
      </w:r>
    </w:p>
    <w:p w14:paraId="436486F4" w14:textId="36FE1D16" w:rsidR="00AA6A3C" w:rsidRPr="00E3236C" w:rsidRDefault="00AA6A3C" w:rsidP="007F0184">
      <w:pPr>
        <w:rPr>
          <w:rFonts w:ascii="Palatino Linotype" w:eastAsia="SimSun" w:hAnsi="Palatino Linotype"/>
          <w:kern w:val="2"/>
          <w:szCs w:val="19"/>
          <w:lang w:eastAsia="zh-CN"/>
        </w:rPr>
      </w:pPr>
      <w:r w:rsidRPr="00E3236C">
        <w:rPr>
          <w:rFonts w:ascii="Palatino Linotype" w:eastAsia="SimSun" w:hAnsi="Palatino Linotype"/>
          <w:kern w:val="2"/>
          <w:szCs w:val="19"/>
          <w:lang w:eastAsia="zh-CN"/>
        </w:rPr>
        <w:t xml:space="preserve">Our goal is to find auxiliary task with weight to make </w:t>
      </w:r>
      <w:r w:rsidRPr="00E3236C">
        <w:rPr>
          <w:rFonts w:ascii="Palatino Linotype" w:eastAsia="SimSun" w:hAnsi="Palatino Linotype"/>
          <w:kern w:val="2"/>
          <w:position w:val="-10"/>
          <w:szCs w:val="19"/>
          <w:lang w:eastAsia="zh-CN"/>
        </w:rPr>
        <w:object w:dxaOrig="400" w:dyaOrig="300" w14:anchorId="0BDC977F">
          <v:shape id="_x0000_i1077" type="#_x0000_t75" style="width:30.85pt;height:15.45pt" o:ole="">
            <v:imagedata r:id="rId90" o:title=""/>
          </v:shape>
          <o:OLEObject Type="Embed" ProgID="Equation.DSMT4" ShapeID="_x0000_i1077" DrawAspect="Content" ObjectID="_1672482972" r:id="rId112"/>
        </w:object>
      </w:r>
      <w:r w:rsidRPr="00E3236C">
        <w:rPr>
          <w:rFonts w:ascii="Palatino Linotype" w:eastAsia="SimSun" w:hAnsi="Palatino Linotype"/>
          <w:kern w:val="2"/>
          <w:szCs w:val="19"/>
          <w:lang w:eastAsia="zh-CN"/>
        </w:rPr>
        <w:t xml:space="preserve"> decreases fastest. </w:t>
      </w:r>
      <w:del w:id="1160" w:author="Walter Chris" w:date="2020-10-04T20:12:00Z">
        <w:r w:rsidRPr="00E3236C" w:rsidDel="00DF2385">
          <w:rPr>
            <w:rFonts w:ascii="Palatino Linotype" w:eastAsia="SimSun" w:hAnsi="Palatino Linotype"/>
            <w:kern w:val="2"/>
            <w:szCs w:val="19"/>
            <w:lang w:eastAsia="zh-CN"/>
          </w:rPr>
          <w:delText>Specifically</w:delText>
        </w:r>
      </w:del>
      <w:ins w:id="1161" w:author="Walter Chris" w:date="2020-10-04T20:12:00Z">
        <w:r w:rsidR="00DF2385" w:rsidRPr="00E3236C">
          <w:rPr>
            <w:rFonts w:ascii="Palatino Linotype" w:eastAsia="SimSun" w:hAnsi="Palatino Linotype"/>
            <w:kern w:val="2"/>
            <w:szCs w:val="19"/>
            <w:lang w:eastAsia="zh-CN"/>
          </w:rPr>
          <w:t>To be specific</w:t>
        </w:r>
      </w:ins>
      <w:r w:rsidRPr="00E3236C">
        <w:rPr>
          <w:rFonts w:ascii="Palatino Linotype" w:eastAsia="SimSun" w:hAnsi="Palatino Linotype"/>
          <w:kern w:val="2"/>
          <w:szCs w:val="19"/>
          <w:lang w:eastAsia="zh-CN"/>
        </w:rPr>
        <w:t xml:space="preserve">, </w:t>
      </w:r>
      <w:r w:rsidRPr="00E3236C">
        <w:rPr>
          <w:rFonts w:ascii="Palatino Linotype" w:eastAsia="SimSun" w:hAnsi="Palatino Linotype"/>
          <w:kern w:val="2"/>
          <w:position w:val="-10"/>
          <w:szCs w:val="19"/>
          <w:lang w:eastAsia="zh-CN"/>
        </w:rPr>
        <w:object w:dxaOrig="480" w:dyaOrig="300" w14:anchorId="28AC95F1">
          <v:shape id="_x0000_i1078" type="#_x0000_t75" style="width:36pt;height:15.45pt" o:ole="">
            <v:imagedata r:id="rId113" o:title=""/>
          </v:shape>
          <o:OLEObject Type="Embed" ProgID="Equation.DSMT4" ShapeID="_x0000_i1078" DrawAspect="Content" ObjectID="_1672482973" r:id="rId114"/>
        </w:object>
      </w:r>
      <w:r w:rsidRPr="00E3236C">
        <w:rPr>
          <w:rFonts w:ascii="Palatino Linotype" w:eastAsia="SimSun" w:hAnsi="Palatino Linotype"/>
          <w:kern w:val="2"/>
          <w:szCs w:val="19"/>
          <w:lang w:eastAsia="zh-CN"/>
        </w:rPr>
        <w:t xml:space="preserve"> is defined as the speed at which the loss of the</w:t>
      </w:r>
      <w:del w:id="1162" w:author="Walter Chris" w:date="2020-10-02T23:45:00Z">
        <w:r w:rsidRPr="00E3236C" w:rsidDel="00580861">
          <w:rPr>
            <w:rFonts w:ascii="Palatino Linotype" w:eastAsia="SimSun" w:hAnsi="Palatino Linotype"/>
            <w:kern w:val="2"/>
            <w:szCs w:val="19"/>
            <w:lang w:eastAsia="zh-CN"/>
          </w:rPr>
          <w:delText xml:space="preserve"> main task</w:delText>
        </w:r>
      </w:del>
      <w:ins w:id="1163" w:author="Walter Chris" w:date="2020-10-02T23:45:00Z">
        <w:r w:rsidR="00580861" w:rsidRPr="00E3236C">
          <w:rPr>
            <w:rFonts w:ascii="Palatino Linotype" w:eastAsia="SimSun" w:hAnsi="Palatino Linotype"/>
            <w:kern w:val="2"/>
            <w:szCs w:val="19"/>
            <w:lang w:eastAsia="zh-CN"/>
          </w:rPr>
          <w:t xml:space="preserve"> primary task</w:t>
        </w:r>
      </w:ins>
      <w:r w:rsidRPr="00E3236C">
        <w:rPr>
          <w:rFonts w:ascii="Palatino Linotype" w:eastAsia="SimSun" w:hAnsi="Palatino Linotype"/>
          <w:kern w:val="2"/>
          <w:szCs w:val="19"/>
          <w:lang w:eastAsia="zh-CN"/>
        </w:rPr>
        <w:t xml:space="preserve"> decreases at time step </w:t>
      </w:r>
      <w:r w:rsidRPr="00E3236C">
        <w:rPr>
          <w:rFonts w:ascii="Palatino Linotype" w:eastAsia="SimSun" w:hAnsi="Palatino Linotype"/>
          <w:i/>
          <w:kern w:val="2"/>
          <w:szCs w:val="19"/>
          <w:lang w:eastAsia="zh-CN"/>
        </w:rPr>
        <w:t>t</w:t>
      </w:r>
      <w:r w:rsidRPr="00E3236C">
        <w:rPr>
          <w:rFonts w:ascii="Palatino Linotype" w:eastAsia="SimSun" w:hAnsi="Palatino Linotype"/>
          <w:kern w:val="2"/>
          <w:szCs w:val="19"/>
          <w:lang w:eastAsia="zh-CN"/>
        </w:rPr>
        <w:t>.</w:t>
      </w:r>
    </w:p>
    <w:p w14:paraId="029A1C28" w14:textId="77777777" w:rsidR="00AA6A3C" w:rsidRPr="00E3236C" w:rsidRDefault="00AA6A3C" w:rsidP="00AA6A3C">
      <w:pPr>
        <w:widowControl/>
        <w:wordWrap w:val="0"/>
        <w:spacing w:line="240" w:lineRule="auto"/>
        <w:jc w:val="right"/>
        <w:rPr>
          <w:rFonts w:ascii="Palatino Linotype" w:eastAsia="SimSun" w:hAnsi="Palatino Linotype"/>
          <w:kern w:val="2"/>
          <w:szCs w:val="19"/>
          <w:lang w:eastAsia="zh-CN"/>
        </w:rPr>
      </w:pPr>
    </w:p>
    <w:p w14:paraId="6D36D204" w14:textId="6D9FD3C8" w:rsidR="00AA6A3C" w:rsidRPr="00E3236C" w:rsidRDefault="00310605" w:rsidP="00AA6A3C">
      <w:pPr>
        <w:widowControl/>
        <w:wordWrap w:val="0"/>
        <w:spacing w:line="240" w:lineRule="auto"/>
        <w:jc w:val="right"/>
        <w:rPr>
          <w:rFonts w:ascii="Palatino Linotype" w:eastAsia="SimSun" w:hAnsi="Palatino Linotype"/>
          <w:kern w:val="2"/>
          <w:szCs w:val="19"/>
          <w:lang w:eastAsia="zh-CN"/>
        </w:rPr>
      </w:pPr>
      <w:r w:rsidRPr="00E3236C">
        <w:rPr>
          <w:rFonts w:ascii="Palatino Linotype" w:eastAsia="SimSun" w:hAnsi="Palatino Linotype"/>
          <w:kern w:val="2"/>
          <w:position w:val="-72"/>
          <w:szCs w:val="19"/>
          <w:lang w:eastAsia="zh-CN"/>
        </w:rPr>
        <w:object w:dxaOrig="3519" w:dyaOrig="1520" w14:anchorId="0000F7E0">
          <v:shape id="_x0000_i1079" type="#_x0000_t75" style="width:3in;height:87.45pt" o:ole="">
            <v:imagedata r:id="rId115" o:title=""/>
          </v:shape>
          <o:OLEObject Type="Embed" ProgID="Equation.DSMT4" ShapeID="_x0000_i1079" DrawAspect="Content" ObjectID="_1672482974" r:id="rId116"/>
        </w:object>
      </w:r>
      <w:r w:rsidR="00AA6A3C" w:rsidRPr="00E3236C">
        <w:rPr>
          <w:rFonts w:ascii="Palatino Linotype" w:eastAsia="SimSun" w:hAnsi="Palatino Linotype"/>
          <w:kern w:val="2"/>
          <w:szCs w:val="19"/>
          <w:lang w:eastAsia="zh-CN"/>
        </w:rPr>
        <w:t xml:space="preserve">  (13)</w:t>
      </w:r>
    </w:p>
    <w:p w14:paraId="6B23D917" w14:textId="77777777" w:rsidR="00AA6A3C" w:rsidRPr="00E3236C" w:rsidRDefault="00AA6A3C" w:rsidP="007F0184">
      <w:pPr>
        <w:rPr>
          <w:rFonts w:ascii="Palatino Linotype" w:eastAsia="SimSun" w:hAnsi="Palatino Linotype"/>
          <w:kern w:val="2"/>
          <w:szCs w:val="19"/>
          <w:lang w:eastAsia="zh-CN"/>
        </w:rPr>
      </w:pPr>
      <w:r w:rsidRPr="00E3236C">
        <w:rPr>
          <w:rFonts w:ascii="Palatino Linotype" w:eastAsia="SimSun" w:hAnsi="Palatino Linotype"/>
          <w:kern w:val="2"/>
          <w:szCs w:val="19"/>
          <w:lang w:eastAsia="zh-CN"/>
        </w:rPr>
        <w:t>We can simply calculate the gradient to update</w:t>
      </w:r>
      <w:r w:rsidRPr="00E3236C">
        <w:rPr>
          <w:rFonts w:ascii="Palatino Linotype" w:eastAsia="SimSun" w:hAnsi="Palatino Linotype"/>
          <w:kern w:val="2"/>
          <w:position w:val="-6"/>
          <w:szCs w:val="19"/>
          <w:lang w:eastAsia="zh-CN"/>
        </w:rPr>
        <w:object w:dxaOrig="200" w:dyaOrig="240" w14:anchorId="4031FE21">
          <v:shape id="_x0000_i1080" type="#_x0000_t75" style="width:15.45pt;height:15.45pt" o:ole="">
            <v:imagedata r:id="rId84" o:title=""/>
          </v:shape>
          <o:OLEObject Type="Embed" ProgID="Equation.DSMT4" ShapeID="_x0000_i1080" DrawAspect="Content" ObjectID="_1672482975" r:id="rId117"/>
        </w:object>
      </w:r>
      <w:r w:rsidRPr="00E3236C">
        <w:rPr>
          <w:rFonts w:ascii="Palatino Linotype" w:eastAsia="SimSun" w:hAnsi="Palatino Linotype"/>
          <w:kern w:val="2"/>
          <w:szCs w:val="19"/>
          <w:lang w:eastAsia="zh-CN"/>
        </w:rPr>
        <w:t>:</w:t>
      </w:r>
    </w:p>
    <w:p w14:paraId="594C3F04" w14:textId="77777777" w:rsidR="00AA6A3C" w:rsidRPr="00E3236C" w:rsidRDefault="00AA6A3C" w:rsidP="00AA6A3C">
      <w:pPr>
        <w:widowControl/>
        <w:wordWrap w:val="0"/>
        <w:spacing w:line="240" w:lineRule="auto"/>
        <w:jc w:val="right"/>
        <w:rPr>
          <w:rFonts w:ascii="Palatino Linotype" w:eastAsia="SimSun" w:hAnsi="Palatino Linotype"/>
          <w:kern w:val="2"/>
          <w:szCs w:val="19"/>
          <w:lang w:eastAsia="zh-CN"/>
        </w:rPr>
      </w:pPr>
      <w:r w:rsidRPr="00E3236C">
        <w:rPr>
          <w:rFonts w:ascii="Palatino Linotype" w:eastAsia="SimSun" w:hAnsi="Palatino Linotype"/>
          <w:kern w:val="2"/>
          <w:position w:val="-38"/>
          <w:szCs w:val="19"/>
          <w:lang w:eastAsia="zh-CN"/>
        </w:rPr>
        <w:object w:dxaOrig="3560" w:dyaOrig="859" w14:anchorId="58EF02D8">
          <v:shape id="_x0000_i1081" type="#_x0000_t75" style="width:205.7pt;height:51.45pt" o:ole="">
            <v:imagedata r:id="rId118" o:title=""/>
          </v:shape>
          <o:OLEObject Type="Embed" ProgID="Equation.DSMT4" ShapeID="_x0000_i1081" DrawAspect="Content" ObjectID="_1672482976" r:id="rId119"/>
        </w:object>
      </w:r>
      <w:r w:rsidRPr="00E3236C">
        <w:rPr>
          <w:rFonts w:ascii="Palatino Linotype" w:eastAsia="SimSun" w:hAnsi="Palatino Linotype"/>
          <w:kern w:val="2"/>
          <w:szCs w:val="19"/>
          <w:lang w:eastAsia="zh-CN"/>
        </w:rPr>
        <w:t xml:space="preserve">      (14)</w:t>
      </w:r>
    </w:p>
    <w:p w14:paraId="5D1A5970" w14:textId="1A5E7270" w:rsidR="00AA6A3C" w:rsidRPr="00E3236C" w:rsidRDefault="00AA6A3C" w:rsidP="007F0184">
      <w:pPr>
        <w:rPr>
          <w:rFonts w:ascii="Palatino Linotype" w:eastAsia="SimSun" w:hAnsi="Palatino Linotype"/>
          <w:kern w:val="2"/>
          <w:szCs w:val="19"/>
          <w:lang w:eastAsia="zh-CN"/>
        </w:rPr>
      </w:pPr>
      <w:r w:rsidRPr="00E3236C">
        <w:rPr>
          <w:rFonts w:ascii="Palatino Linotype" w:eastAsia="SimSun" w:hAnsi="Palatino Linotype"/>
          <w:kern w:val="2"/>
          <w:szCs w:val="19"/>
          <w:lang w:eastAsia="zh-CN"/>
        </w:rPr>
        <w:t>Where</w:t>
      </w:r>
      <w:r w:rsidRPr="00E3236C">
        <w:rPr>
          <w:rFonts w:ascii="Palatino Linotype" w:eastAsia="SimSun" w:hAnsi="Palatino Linotype"/>
          <w:kern w:val="2"/>
          <w:position w:val="-8"/>
          <w:szCs w:val="19"/>
          <w:lang w:eastAsia="zh-CN"/>
        </w:rPr>
        <w:object w:dxaOrig="220" w:dyaOrig="260" w14:anchorId="644CEB6A">
          <v:shape id="_x0000_i1082" type="#_x0000_t75" style="width:15.45pt;height:15.45pt" o:ole="">
            <v:imagedata r:id="rId120" o:title=""/>
          </v:shape>
          <o:OLEObject Type="Embed" ProgID="Equation.DSMT4" ShapeID="_x0000_i1082" DrawAspect="Content" ObjectID="_1672482977" r:id="rId121"/>
        </w:object>
      </w:r>
      <w:del w:id="1164" w:author="Walter Chris" w:date="2020-10-03T08:39:00Z">
        <w:r w:rsidRPr="00E3236C" w:rsidDel="00F03196">
          <w:rPr>
            <w:rFonts w:ascii="Palatino Linotype" w:eastAsia="SimSun" w:hAnsi="Palatino Linotype"/>
            <w:kern w:val="2"/>
            <w:szCs w:val="19"/>
            <w:lang w:eastAsia="zh-CN"/>
          </w:rPr>
          <w:delText xml:space="preserve">is </w:delText>
        </w:r>
      </w:del>
      <w:ins w:id="1165" w:author="Walter Chris" w:date="2020-10-03T08:39:00Z">
        <w:r w:rsidR="00F03196" w:rsidRPr="00E3236C">
          <w:rPr>
            <w:rFonts w:ascii="Palatino Linotype" w:eastAsia="SimSun" w:hAnsi="Palatino Linotype"/>
            <w:kern w:val="2"/>
            <w:szCs w:val="19"/>
            <w:lang w:eastAsia="zh-CN"/>
          </w:rPr>
          <w:t xml:space="preserve">refers to </w:t>
        </w:r>
      </w:ins>
      <w:r w:rsidRPr="00E3236C">
        <w:rPr>
          <w:rFonts w:ascii="Palatino Linotype" w:eastAsia="SimSun" w:hAnsi="Palatino Linotype"/>
          <w:kern w:val="2"/>
          <w:szCs w:val="19"/>
          <w:lang w:eastAsia="zh-CN"/>
        </w:rPr>
        <w:t xml:space="preserve">the </w:t>
      </w:r>
      <w:r w:rsidR="002006CB" w:rsidRPr="00E3236C">
        <w:rPr>
          <w:rFonts w:ascii="Palatino Linotype" w:eastAsia="SimSun" w:hAnsi="Palatino Linotype"/>
          <w:kern w:val="2"/>
          <w:szCs w:val="19"/>
          <w:lang w:eastAsia="zh-CN"/>
        </w:rPr>
        <w:t xml:space="preserve">set </w:t>
      </w:r>
      <w:r w:rsidRPr="00E3236C">
        <w:rPr>
          <w:rFonts w:ascii="Palatino Linotype" w:eastAsia="SimSun" w:hAnsi="Palatino Linotype"/>
          <w:kern w:val="2"/>
          <w:szCs w:val="19"/>
          <w:lang w:eastAsia="zh-CN"/>
        </w:rPr>
        <w:t>gradient step size. This update rule is based on the dot product between the gradient of the</w:t>
      </w:r>
      <w:del w:id="1166" w:author="Walter Chris" w:date="2020-10-02T23:45:00Z">
        <w:r w:rsidRPr="00E3236C" w:rsidDel="00580861">
          <w:rPr>
            <w:rFonts w:ascii="Palatino Linotype" w:eastAsia="SimSun" w:hAnsi="Palatino Linotype"/>
            <w:kern w:val="2"/>
            <w:szCs w:val="19"/>
            <w:lang w:eastAsia="zh-CN"/>
          </w:rPr>
          <w:delText xml:space="preserve"> main task</w:delText>
        </w:r>
      </w:del>
      <w:ins w:id="1167" w:author="Walter Chris" w:date="2020-10-02T23:45:00Z">
        <w:r w:rsidR="00580861" w:rsidRPr="00E3236C">
          <w:rPr>
            <w:rFonts w:ascii="Palatino Linotype" w:eastAsia="SimSun" w:hAnsi="Palatino Linotype"/>
            <w:kern w:val="2"/>
            <w:szCs w:val="19"/>
            <w:lang w:eastAsia="zh-CN"/>
          </w:rPr>
          <w:t xml:space="preserve"> primary task</w:t>
        </w:r>
      </w:ins>
      <w:r w:rsidRPr="00E3236C">
        <w:rPr>
          <w:rFonts w:ascii="Palatino Linotype" w:eastAsia="SimSun" w:hAnsi="Palatino Linotype"/>
          <w:kern w:val="2"/>
          <w:szCs w:val="19"/>
          <w:lang w:eastAsia="zh-CN"/>
        </w:rPr>
        <w:t xml:space="preserve"> and the gradient of the auxiliary task. The auxiliary loss will add extra gradient flow during backpropogation, </w:t>
      </w:r>
      <w:del w:id="1168" w:author="Walter Chris" w:date="2020-10-02T23:39:00Z">
        <w:r w:rsidRPr="00E3236C" w:rsidDel="00DF370E">
          <w:rPr>
            <w:rFonts w:ascii="Palatino Linotype" w:eastAsia="SimSun" w:hAnsi="Palatino Linotype"/>
            <w:kern w:val="2"/>
            <w:szCs w:val="19"/>
            <w:lang w:eastAsia="zh-CN"/>
          </w:rPr>
          <w:delText xml:space="preserve">thereby </w:delText>
        </w:r>
      </w:del>
      <w:ins w:id="1169" w:author="Walter Chris" w:date="2020-10-05T12:41:00Z">
        <w:r w:rsidR="00E3236C" w:rsidRPr="00E3236C">
          <w:rPr>
            <w:rFonts w:ascii="Palatino Linotype" w:eastAsia="SimSun" w:hAnsi="Palatino Linotype"/>
            <w:kern w:val="2"/>
            <w:szCs w:val="19"/>
            <w:lang w:eastAsia="zh-CN"/>
          </w:rPr>
          <w:t>facilitating</w:t>
        </w:r>
      </w:ins>
      <w:ins w:id="1170" w:author="Walter Chris" w:date="2020-10-02T23:39:00Z">
        <w:r w:rsidR="00DF370E" w:rsidRPr="00E3236C">
          <w:rPr>
            <w:rFonts w:ascii="Palatino Linotype" w:eastAsia="SimSun" w:hAnsi="Palatino Linotype"/>
            <w:kern w:val="2"/>
            <w:szCs w:val="19"/>
            <w:lang w:eastAsia="zh-CN"/>
          </w:rPr>
          <w:t xml:space="preserve"> the reduction of </w:t>
        </w:r>
      </w:ins>
      <w:del w:id="1171" w:author="Walter Chris" w:date="2020-10-02T23:39:00Z">
        <w:r w:rsidRPr="00E3236C" w:rsidDel="00DF370E">
          <w:rPr>
            <w:rFonts w:ascii="Palatino Linotype" w:eastAsia="SimSun" w:hAnsi="Palatino Linotype"/>
            <w:kern w:val="2"/>
            <w:szCs w:val="19"/>
            <w:lang w:eastAsia="zh-CN"/>
          </w:rPr>
          <w:delText xml:space="preserve">helping to reduce </w:delText>
        </w:r>
      </w:del>
      <w:r w:rsidRPr="00E3236C">
        <w:rPr>
          <w:rFonts w:ascii="Palatino Linotype" w:eastAsia="SimSun" w:hAnsi="Palatino Linotype"/>
          <w:kern w:val="2"/>
          <w:szCs w:val="19"/>
          <w:lang w:eastAsia="zh-CN"/>
        </w:rPr>
        <w:t xml:space="preserve">the vanishing gradient </w:t>
      </w:r>
      <w:del w:id="1172" w:author="Walter Chris" w:date="2020-10-02T23:40:00Z">
        <w:r w:rsidRPr="00E3236C" w:rsidDel="00DF370E">
          <w:rPr>
            <w:rFonts w:ascii="Palatino Linotype" w:eastAsia="SimSun" w:hAnsi="Palatino Linotype"/>
            <w:kern w:val="2"/>
            <w:szCs w:val="19"/>
            <w:lang w:eastAsia="zh-CN"/>
          </w:rPr>
          <w:delText xml:space="preserve">problem </w:delText>
        </w:r>
      </w:del>
      <w:ins w:id="1173" w:author="Walter Chris" w:date="2020-10-02T23:40:00Z">
        <w:r w:rsidR="00DF370E" w:rsidRPr="00E3236C">
          <w:rPr>
            <w:rFonts w:ascii="Palatino Linotype" w:eastAsia="SimSun" w:hAnsi="Palatino Linotype"/>
            <w:kern w:val="2"/>
            <w:szCs w:val="19"/>
            <w:lang w:eastAsia="zh-CN"/>
          </w:rPr>
          <w:t xml:space="preserve">issue </w:t>
        </w:r>
      </w:ins>
      <w:r w:rsidRPr="00E3236C">
        <w:rPr>
          <w:rFonts w:ascii="Palatino Linotype" w:eastAsia="SimSun" w:hAnsi="Palatino Linotype"/>
          <w:kern w:val="2"/>
          <w:szCs w:val="19"/>
          <w:lang w:eastAsia="zh-CN"/>
        </w:rPr>
        <w:t xml:space="preserve">for earlier layers. </w:t>
      </w:r>
      <w:ins w:id="1174" w:author="Walter Chris" w:date="2020-10-02T23:40:00Z">
        <w:r w:rsidR="00DF370E" w:rsidRPr="00E3236C">
          <w:rPr>
            <w:rFonts w:ascii="Palatino Linotype" w:eastAsia="SimSun" w:hAnsi="Palatino Linotype"/>
            <w:kern w:val="2"/>
            <w:szCs w:val="19"/>
            <w:lang w:eastAsia="zh-CN"/>
          </w:rPr>
          <w:t>From an i</w:t>
        </w:r>
      </w:ins>
      <w:del w:id="1175" w:author="Walter Chris" w:date="2020-10-02T23:40:00Z">
        <w:r w:rsidRPr="00E3236C" w:rsidDel="00DF370E">
          <w:rPr>
            <w:rFonts w:ascii="Palatino Linotype" w:eastAsia="SimSun" w:hAnsi="Palatino Linotype"/>
            <w:kern w:val="2"/>
            <w:szCs w:val="19"/>
            <w:lang w:eastAsia="zh-CN"/>
          </w:rPr>
          <w:delText>I</w:delText>
        </w:r>
      </w:del>
      <w:r w:rsidRPr="00E3236C">
        <w:rPr>
          <w:rFonts w:ascii="Palatino Linotype" w:eastAsia="SimSun" w:hAnsi="Palatino Linotype"/>
          <w:kern w:val="2"/>
          <w:szCs w:val="19"/>
          <w:lang w:eastAsia="zh-CN"/>
        </w:rPr>
        <w:t>ntuitive</w:t>
      </w:r>
      <w:ins w:id="1176" w:author="Walter Chris" w:date="2020-10-02T23:40:00Z">
        <w:r w:rsidR="00DF370E" w:rsidRPr="00E3236C">
          <w:rPr>
            <w:rFonts w:ascii="Palatino Linotype" w:eastAsia="SimSun" w:hAnsi="Palatino Linotype"/>
            <w:kern w:val="2"/>
            <w:szCs w:val="19"/>
            <w:lang w:eastAsia="zh-CN"/>
          </w:rPr>
          <w:t xml:space="preserve"> perspective</w:t>
        </w:r>
      </w:ins>
      <w:del w:id="1177" w:author="Walter Chris" w:date="2020-10-02T23:40:00Z">
        <w:r w:rsidRPr="00E3236C" w:rsidDel="00DF370E">
          <w:rPr>
            <w:rFonts w:ascii="Palatino Linotype" w:eastAsia="SimSun" w:hAnsi="Palatino Linotype"/>
            <w:kern w:val="2"/>
            <w:szCs w:val="19"/>
            <w:lang w:eastAsia="zh-CN"/>
          </w:rPr>
          <w:delText>ly</w:delText>
        </w:r>
      </w:del>
      <w:ins w:id="1178" w:author="Walter Chris" w:date="2020-10-02T23:40:00Z">
        <w:r w:rsidR="00DF370E" w:rsidRPr="00E3236C">
          <w:rPr>
            <w:rFonts w:ascii="Palatino Linotype" w:eastAsia="SimSun" w:hAnsi="Palatino Linotype"/>
            <w:kern w:val="2"/>
            <w:szCs w:val="19"/>
            <w:lang w:eastAsia="zh-CN"/>
          </w:rPr>
          <w:t>,</w:t>
        </w:r>
      </w:ins>
      <w:r w:rsidRPr="00E3236C">
        <w:rPr>
          <w:rFonts w:ascii="Palatino Linotype" w:eastAsia="SimSun" w:hAnsi="Palatino Linotype"/>
          <w:kern w:val="2"/>
          <w:szCs w:val="19"/>
          <w:lang w:eastAsia="zh-CN"/>
        </w:rPr>
        <w:t xml:space="preserve"> </w:t>
      </w:r>
      <w:ins w:id="1179" w:author="Walter Chris" w:date="2020-10-02T23:40:00Z">
        <w:r w:rsidR="00DF370E" w:rsidRPr="00E3236C">
          <w:rPr>
            <w:rFonts w:ascii="Palatino Linotype" w:eastAsia="SimSun" w:hAnsi="Palatino Linotype"/>
            <w:kern w:val="2"/>
            <w:szCs w:val="19"/>
            <w:lang w:eastAsia="zh-CN"/>
          </w:rPr>
          <w:t>the mentioned</w:t>
        </w:r>
      </w:ins>
      <w:del w:id="1180" w:author="Walter Chris" w:date="2020-10-02T23:40:00Z">
        <w:r w:rsidRPr="00E3236C" w:rsidDel="00DF370E">
          <w:rPr>
            <w:rFonts w:ascii="Palatino Linotype" w:eastAsia="SimSun" w:hAnsi="Palatino Linotype"/>
            <w:kern w:val="2"/>
            <w:szCs w:val="19"/>
            <w:lang w:eastAsia="zh-CN"/>
          </w:rPr>
          <w:delText>this</w:delText>
        </w:r>
      </w:del>
      <w:r w:rsidRPr="00E3236C">
        <w:rPr>
          <w:rFonts w:ascii="Palatino Linotype" w:eastAsia="SimSun" w:hAnsi="Palatino Linotype"/>
          <w:kern w:val="2"/>
          <w:szCs w:val="19"/>
          <w:lang w:eastAsia="zh-CN"/>
        </w:rPr>
        <w:t xml:space="preserve"> approach </w:t>
      </w:r>
      <w:del w:id="1181" w:author="Walter Chris" w:date="2020-10-02T23:40:00Z">
        <w:r w:rsidRPr="00E3236C" w:rsidDel="00DF370E">
          <w:rPr>
            <w:rFonts w:ascii="Palatino Linotype" w:eastAsia="SimSun" w:hAnsi="Palatino Linotype"/>
            <w:kern w:val="2"/>
            <w:szCs w:val="19"/>
            <w:lang w:eastAsia="zh-CN"/>
          </w:rPr>
          <w:delText xml:space="preserve">leverages </w:delText>
        </w:r>
      </w:del>
      <w:ins w:id="1182" w:author="Walter Chris" w:date="2020-10-02T23:40:00Z">
        <w:r w:rsidR="00DF370E" w:rsidRPr="00E3236C">
          <w:rPr>
            <w:rFonts w:ascii="Palatino Linotype" w:eastAsia="SimSun" w:hAnsi="Palatino Linotype"/>
            <w:kern w:val="2"/>
            <w:szCs w:val="19"/>
            <w:lang w:eastAsia="zh-CN"/>
          </w:rPr>
          <w:t xml:space="preserve">exploits </w:t>
        </w:r>
      </w:ins>
      <w:r w:rsidRPr="00E3236C">
        <w:rPr>
          <w:rFonts w:ascii="Palatino Linotype" w:eastAsia="SimSun" w:hAnsi="Palatino Linotype"/>
          <w:kern w:val="2"/>
          <w:szCs w:val="19"/>
          <w:lang w:eastAsia="zh-CN"/>
        </w:rPr>
        <w:t xml:space="preserve">the online experiences to determine </w:t>
      </w:r>
      <w:del w:id="1183" w:author="Walter Chris" w:date="2020-10-02T23:40:00Z">
        <w:r w:rsidRPr="00E3236C" w:rsidDel="00DF370E">
          <w:rPr>
            <w:rFonts w:ascii="Palatino Linotype" w:eastAsia="SimSun" w:hAnsi="Palatino Linotype"/>
            <w:kern w:val="2"/>
            <w:szCs w:val="19"/>
            <w:lang w:eastAsia="zh-CN"/>
          </w:rPr>
          <w:delText xml:space="preserve">if </w:delText>
        </w:r>
      </w:del>
      <w:ins w:id="1184" w:author="Walter Chris" w:date="2020-10-02T23:40:00Z">
        <w:r w:rsidR="00DF370E" w:rsidRPr="00E3236C">
          <w:rPr>
            <w:rFonts w:ascii="Palatino Linotype" w:eastAsia="SimSun" w:hAnsi="Palatino Linotype"/>
            <w:kern w:val="2"/>
            <w:szCs w:val="19"/>
            <w:lang w:eastAsia="zh-CN"/>
          </w:rPr>
          <w:t xml:space="preserve">whether </w:t>
        </w:r>
      </w:ins>
      <w:r w:rsidRPr="00E3236C">
        <w:rPr>
          <w:rFonts w:ascii="Palatino Linotype" w:eastAsia="SimSun" w:hAnsi="Palatino Linotype"/>
          <w:kern w:val="2"/>
          <w:szCs w:val="19"/>
          <w:lang w:eastAsia="zh-CN"/>
        </w:rPr>
        <w:t>an auxiliary task has been useful in decreasing the</w:t>
      </w:r>
      <w:del w:id="1185" w:author="Walter Chris" w:date="2020-10-02T23:45:00Z">
        <w:r w:rsidRPr="00E3236C" w:rsidDel="00580861">
          <w:rPr>
            <w:rFonts w:ascii="Palatino Linotype" w:eastAsia="SimSun" w:hAnsi="Palatino Linotype"/>
            <w:kern w:val="2"/>
            <w:szCs w:val="19"/>
            <w:lang w:eastAsia="zh-CN"/>
          </w:rPr>
          <w:delText xml:space="preserve"> main task</w:delText>
        </w:r>
      </w:del>
      <w:ins w:id="1186" w:author="Walter Chris" w:date="2020-10-02T23:45:00Z">
        <w:r w:rsidR="00580861" w:rsidRPr="00E3236C">
          <w:rPr>
            <w:rFonts w:ascii="Palatino Linotype" w:eastAsia="SimSun" w:hAnsi="Palatino Linotype"/>
            <w:kern w:val="2"/>
            <w:szCs w:val="19"/>
            <w:lang w:eastAsia="zh-CN"/>
          </w:rPr>
          <w:t xml:space="preserve"> primary task</w:t>
        </w:r>
      </w:ins>
      <w:r w:rsidRPr="00E3236C">
        <w:rPr>
          <w:rFonts w:ascii="Palatino Linotype" w:eastAsia="SimSun" w:hAnsi="Palatino Linotype"/>
          <w:kern w:val="2"/>
          <w:szCs w:val="19"/>
          <w:lang w:eastAsia="zh-CN"/>
        </w:rPr>
        <w:t xml:space="preserve"> loss. The update </w:t>
      </w:r>
      <w:del w:id="1187" w:author="Walter Chris" w:date="2020-10-02T23:40:00Z">
        <w:r w:rsidRPr="00E3236C" w:rsidDel="00DF370E">
          <w:rPr>
            <w:rFonts w:ascii="Palatino Linotype" w:eastAsia="SimSun" w:hAnsi="Palatino Linotype"/>
            <w:kern w:val="2"/>
            <w:szCs w:val="19"/>
            <w:lang w:eastAsia="zh-CN"/>
          </w:rPr>
          <w:delText xml:space="preserve">rule </w:delText>
        </w:r>
      </w:del>
      <w:ins w:id="1188" w:author="Walter Chris" w:date="2020-10-02T23:40:00Z">
        <w:r w:rsidR="00DF370E" w:rsidRPr="00E3236C">
          <w:rPr>
            <w:rFonts w:ascii="Palatino Linotype" w:eastAsia="SimSun" w:hAnsi="Palatino Linotype"/>
            <w:kern w:val="2"/>
            <w:szCs w:val="19"/>
            <w:lang w:eastAsia="zh-CN"/>
          </w:rPr>
          <w:t xml:space="preserve">regulation refers to </w:t>
        </w:r>
      </w:ins>
      <w:del w:id="1189" w:author="Walter Chris" w:date="2020-10-02T23:40:00Z">
        <w:r w:rsidRPr="00E3236C" w:rsidDel="00DF370E">
          <w:rPr>
            <w:rFonts w:ascii="Palatino Linotype" w:eastAsia="SimSun" w:hAnsi="Palatino Linotype"/>
            <w:kern w:val="2"/>
            <w:szCs w:val="19"/>
            <w:lang w:eastAsia="zh-CN"/>
          </w:rPr>
          <w:delText xml:space="preserve">is </w:delText>
        </w:r>
      </w:del>
      <w:r w:rsidRPr="00E3236C">
        <w:rPr>
          <w:rFonts w:ascii="Palatino Linotype" w:eastAsia="SimSun" w:hAnsi="Palatino Linotype"/>
          <w:kern w:val="2"/>
          <w:szCs w:val="19"/>
          <w:lang w:eastAsia="zh-CN"/>
        </w:rPr>
        <w:t xml:space="preserve">a product of a derivation </w:t>
      </w:r>
      <w:del w:id="1190" w:author="Walter Chris" w:date="2020-10-02T23:40:00Z">
        <w:r w:rsidRPr="00E3236C" w:rsidDel="00DF370E">
          <w:rPr>
            <w:rFonts w:ascii="Palatino Linotype" w:eastAsia="SimSun" w:hAnsi="Palatino Linotype"/>
            <w:kern w:val="2"/>
            <w:szCs w:val="19"/>
            <w:lang w:eastAsia="zh-CN"/>
          </w:rPr>
          <w:delText xml:space="preserve">of </w:delText>
        </w:r>
      </w:del>
      <w:ins w:id="1191" w:author="Walter Chris" w:date="2020-10-02T23:40:00Z">
        <w:r w:rsidR="00DF370E" w:rsidRPr="00E3236C">
          <w:rPr>
            <w:rFonts w:ascii="Palatino Linotype" w:eastAsia="SimSun" w:hAnsi="Palatino Linotype"/>
            <w:kern w:val="2"/>
            <w:szCs w:val="19"/>
            <w:lang w:eastAsia="zh-CN"/>
          </w:rPr>
          <w:t xml:space="preserve">to </w:t>
        </w:r>
      </w:ins>
      <w:del w:id="1192" w:author="Walter Chris" w:date="2020-10-02T23:40:00Z">
        <w:r w:rsidRPr="00E3236C" w:rsidDel="00DF370E">
          <w:rPr>
            <w:rFonts w:ascii="Palatino Linotype" w:eastAsia="SimSun" w:hAnsi="Palatino Linotype"/>
            <w:kern w:val="2"/>
            <w:szCs w:val="19"/>
            <w:lang w:eastAsia="zh-CN"/>
          </w:rPr>
          <w:delText xml:space="preserve">maximizing </w:delText>
        </w:r>
      </w:del>
      <w:ins w:id="1193" w:author="Walter Chris" w:date="2020-10-02T23:40:00Z">
        <w:r w:rsidR="00DF370E" w:rsidRPr="00E3236C">
          <w:rPr>
            <w:rFonts w:ascii="Palatino Linotype" w:eastAsia="SimSun" w:hAnsi="Palatino Linotype"/>
            <w:kern w:val="2"/>
            <w:szCs w:val="19"/>
            <w:lang w:eastAsia="zh-CN"/>
          </w:rPr>
          <w:t xml:space="preserve">maximize </w:t>
        </w:r>
      </w:ins>
      <w:r w:rsidRPr="00E3236C">
        <w:rPr>
          <w:rFonts w:ascii="Palatino Linotype" w:eastAsia="SimSun" w:hAnsi="Palatino Linotype"/>
          <w:kern w:val="2"/>
          <w:szCs w:val="19"/>
          <w:lang w:eastAsia="zh-CN"/>
        </w:rPr>
        <w:t xml:space="preserve">the speed at which the </w:t>
      </w:r>
      <w:del w:id="1194" w:author="Walter Chris" w:date="2020-10-02T23:40:00Z">
        <w:r w:rsidRPr="00E3236C" w:rsidDel="00DF370E">
          <w:rPr>
            <w:rFonts w:ascii="Palatino Linotype" w:eastAsia="SimSun" w:hAnsi="Palatino Linotype"/>
            <w:kern w:val="2"/>
            <w:szCs w:val="19"/>
            <w:lang w:eastAsia="zh-CN"/>
          </w:rPr>
          <w:delText xml:space="preserve">main </w:delText>
        </w:r>
      </w:del>
      <w:ins w:id="1195" w:author="Walter Chris" w:date="2020-10-02T23:40:00Z">
        <w:r w:rsidR="00DF370E" w:rsidRPr="00E3236C">
          <w:rPr>
            <w:rFonts w:ascii="Palatino Linotype" w:eastAsia="SimSun" w:hAnsi="Palatino Linotype"/>
            <w:kern w:val="2"/>
            <w:szCs w:val="19"/>
            <w:lang w:eastAsia="zh-CN"/>
          </w:rPr>
          <w:t xml:space="preserve">major </w:t>
        </w:r>
      </w:ins>
      <w:r w:rsidRPr="00E3236C">
        <w:rPr>
          <w:rFonts w:ascii="Palatino Linotype" w:eastAsia="SimSun" w:hAnsi="Palatino Linotype"/>
          <w:kern w:val="2"/>
          <w:szCs w:val="19"/>
          <w:lang w:eastAsia="zh-CN"/>
        </w:rPr>
        <w:t xml:space="preserve">task loss </w:t>
      </w:r>
      <w:del w:id="1196" w:author="Walter Chris" w:date="2020-10-02T23:40:00Z">
        <w:r w:rsidRPr="00E3236C" w:rsidDel="00DF370E">
          <w:rPr>
            <w:rFonts w:ascii="Palatino Linotype" w:eastAsia="SimSun" w:hAnsi="Palatino Linotype"/>
            <w:kern w:val="2"/>
            <w:szCs w:val="19"/>
            <w:lang w:eastAsia="zh-CN"/>
          </w:rPr>
          <w:delText>decreases</w:delText>
        </w:r>
      </w:del>
      <w:ins w:id="1197" w:author="Walter Chris" w:date="2020-10-02T23:40:00Z">
        <w:r w:rsidR="00DF370E" w:rsidRPr="00E3236C">
          <w:rPr>
            <w:rFonts w:ascii="Palatino Linotype" w:eastAsia="SimSun" w:hAnsi="Palatino Linotype"/>
            <w:kern w:val="2"/>
            <w:szCs w:val="19"/>
            <w:lang w:eastAsia="zh-CN"/>
          </w:rPr>
          <w:t>is reduced</w:t>
        </w:r>
      </w:ins>
      <w:r w:rsidRPr="00E3236C">
        <w:rPr>
          <w:rFonts w:ascii="Palatino Linotype" w:eastAsia="SimSun" w:hAnsi="Palatino Linotype"/>
          <w:kern w:val="2"/>
          <w:szCs w:val="19"/>
          <w:lang w:eastAsia="zh-CN"/>
        </w:rPr>
        <w:t>.</w:t>
      </w:r>
    </w:p>
    <w:p w14:paraId="56E6077C" w14:textId="6AFFC000" w:rsidR="00AA6A3C" w:rsidRPr="00E3236C" w:rsidRDefault="00AA6A3C" w:rsidP="00AA6A3C">
      <w:pPr>
        <w:autoSpaceDE w:val="0"/>
        <w:autoSpaceDN w:val="0"/>
        <w:adjustRightInd w:val="0"/>
        <w:spacing w:line="240" w:lineRule="auto"/>
        <w:rPr>
          <w:rFonts w:ascii="Palatino Linotype" w:eastAsia="SimSun" w:hAnsi="Palatino Linotype" w:cs="CMMI10"/>
          <w:kern w:val="0"/>
          <w:szCs w:val="19"/>
        </w:rPr>
      </w:pPr>
      <w:del w:id="1198" w:author="Walter Chris" w:date="2020-10-04T20:07:00Z">
        <w:r w:rsidRPr="00E3236C" w:rsidDel="00C55902">
          <w:rPr>
            <w:rFonts w:ascii="Palatino Linotype" w:eastAsia="SimSun" w:hAnsi="Palatino Linotype"/>
            <w:kern w:val="2"/>
            <w:szCs w:val="19"/>
            <w:lang w:eastAsia="zh-CN"/>
          </w:rPr>
          <w:delText>So</w:delText>
        </w:r>
      </w:del>
      <w:ins w:id="1199" w:author="Walter Chris" w:date="2020-10-04T20:07:00Z">
        <w:r w:rsidR="00C55902" w:rsidRPr="00E3236C">
          <w:rPr>
            <w:rFonts w:ascii="Palatino Linotype" w:eastAsia="SimSun" w:hAnsi="Palatino Linotype"/>
            <w:kern w:val="2"/>
            <w:szCs w:val="19"/>
            <w:lang w:eastAsia="zh-CN"/>
          </w:rPr>
          <w:t>Thus</w:t>
        </w:r>
      </w:ins>
      <w:r w:rsidRPr="00E3236C">
        <w:rPr>
          <w:rFonts w:ascii="Palatino Linotype" w:eastAsia="SimSun" w:hAnsi="Palatino Linotype"/>
          <w:kern w:val="2"/>
          <w:szCs w:val="19"/>
          <w:lang w:eastAsia="zh-CN"/>
        </w:rPr>
        <w:t>,</w:t>
      </w:r>
      <w:r w:rsidRPr="00E3236C">
        <w:rPr>
          <w:rFonts w:ascii="Palatino Linotype" w:eastAsia="SimSun" w:hAnsi="Palatino Linotype" w:cs="NimbusRomNo9L-Regu"/>
          <w:kern w:val="0"/>
          <w:szCs w:val="19"/>
        </w:rPr>
        <w:t xml:space="preserve"> </w:t>
      </w:r>
      <w:del w:id="1200" w:author="Walter Chris" w:date="2020-10-04T20:08:00Z">
        <w:r w:rsidRPr="00E3236C" w:rsidDel="00C55902">
          <w:rPr>
            <w:rFonts w:ascii="Palatino Linotype" w:eastAsia="SimSun" w:hAnsi="Palatino Linotype" w:cs="NimbusRomNo9L-Regu"/>
            <w:kern w:val="0"/>
            <w:szCs w:val="19"/>
          </w:rPr>
          <w:delText xml:space="preserve">we can obtain </w:delText>
        </w:r>
      </w:del>
      <w:r w:rsidRPr="00E3236C">
        <w:rPr>
          <w:rFonts w:ascii="Palatino Linotype" w:eastAsia="SimSun" w:hAnsi="Palatino Linotype" w:cs="NimbusRomNo9L-Regu"/>
          <w:kern w:val="0"/>
          <w:szCs w:val="19"/>
        </w:rPr>
        <w:t xml:space="preserve">the gradient of empirical loss of </w:t>
      </w:r>
      <w:del w:id="1201" w:author="Walter Chris" w:date="2020-10-04T20:07:00Z">
        <w:r w:rsidRPr="00E3236C" w:rsidDel="00C55902">
          <w:rPr>
            <w:rFonts w:ascii="Palatino Linotype" w:eastAsia="SimSun" w:hAnsi="Palatino Linotype"/>
            <w:kern w:val="2"/>
            <w:szCs w:val="19"/>
            <w:lang w:eastAsia="zh-CN"/>
          </w:rPr>
          <w:delText xml:space="preserve">main </w:delText>
        </w:r>
      </w:del>
      <w:ins w:id="1202" w:author="Walter Chris" w:date="2020-10-04T20:07:00Z">
        <w:r w:rsidR="00C55902" w:rsidRPr="00E3236C">
          <w:rPr>
            <w:rFonts w:ascii="Palatino Linotype" w:eastAsia="SimSun" w:hAnsi="Palatino Linotype"/>
            <w:kern w:val="2"/>
            <w:szCs w:val="19"/>
            <w:lang w:eastAsia="zh-CN"/>
          </w:rPr>
          <w:t xml:space="preserve">major </w:t>
        </w:r>
      </w:ins>
      <w:r w:rsidRPr="00E3236C">
        <w:rPr>
          <w:rFonts w:ascii="Palatino Linotype" w:eastAsia="SimSun" w:hAnsi="Palatino Linotype"/>
          <w:kern w:val="2"/>
          <w:szCs w:val="19"/>
          <w:lang w:eastAsia="zh-CN"/>
        </w:rPr>
        <w:t>loss</w:t>
      </w:r>
      <w:r w:rsidRPr="00E3236C">
        <w:rPr>
          <w:rFonts w:ascii="Palatino Linotype" w:eastAsia="SimSun" w:hAnsi="Palatino Linotype"/>
          <w:i/>
          <w:kern w:val="2"/>
          <w:szCs w:val="19"/>
          <w:lang w:eastAsia="zh-CN"/>
        </w:rPr>
        <w:t xml:space="preserve"> L</w:t>
      </w:r>
      <w:r w:rsidRPr="00E3236C">
        <w:rPr>
          <w:rFonts w:ascii="Palatino Linotype" w:eastAsia="SimSun" w:hAnsi="Palatino Linotype"/>
          <w:i/>
          <w:kern w:val="2"/>
          <w:szCs w:val="19"/>
          <w:vertAlign w:val="subscript"/>
          <w:lang w:eastAsia="zh-CN"/>
        </w:rPr>
        <w:t>mian</w:t>
      </w:r>
      <w:r w:rsidRPr="00E3236C">
        <w:rPr>
          <w:rFonts w:ascii="Palatino Linotype" w:eastAsia="SimSun" w:hAnsi="Palatino Linotype"/>
          <w:kern w:val="2"/>
          <w:szCs w:val="19"/>
          <w:lang w:eastAsia="zh-CN"/>
        </w:rPr>
        <w:t xml:space="preserve"> and auxiliary loss</w:t>
      </w:r>
      <w:r w:rsidRPr="00E3236C">
        <w:rPr>
          <w:rFonts w:ascii="Palatino Linotype" w:eastAsia="SimSun" w:hAnsi="Palatino Linotype"/>
          <w:i/>
          <w:kern w:val="2"/>
          <w:szCs w:val="19"/>
          <w:lang w:eastAsia="zh-CN"/>
        </w:rPr>
        <w:t xml:space="preserve"> L</w:t>
      </w:r>
      <w:r w:rsidRPr="00E3236C">
        <w:rPr>
          <w:rFonts w:ascii="Palatino Linotype" w:eastAsia="SimSun" w:hAnsi="Palatino Linotype"/>
          <w:i/>
          <w:kern w:val="2"/>
          <w:szCs w:val="19"/>
          <w:vertAlign w:val="subscript"/>
          <w:lang w:eastAsia="zh-CN"/>
        </w:rPr>
        <w:t xml:space="preserve">aux </w:t>
      </w:r>
      <w:r w:rsidRPr="00E3236C">
        <w:rPr>
          <w:rFonts w:ascii="Palatino Linotype" w:eastAsia="SimSun" w:hAnsi="Palatino Linotype" w:cs="NimbusRomNo9L-Regu"/>
          <w:kern w:val="0"/>
          <w:szCs w:val="19"/>
        </w:rPr>
        <w:t xml:space="preserve">respectively at search point </w:t>
      </w:r>
      <w:r w:rsidRPr="00E3236C">
        <w:rPr>
          <w:rFonts w:ascii="Palatino Linotype" w:eastAsia="SimSun" w:hAnsi="Palatino Linotype" w:cs="CMMI10"/>
          <w:i/>
          <w:kern w:val="0"/>
          <w:szCs w:val="19"/>
        </w:rPr>
        <w:t xml:space="preserve">t </w:t>
      </w:r>
      <w:del w:id="1203" w:author="Walter Chris" w:date="2020-10-04T20:08:00Z">
        <w:r w:rsidRPr="00E3236C" w:rsidDel="00C55902">
          <w:rPr>
            <w:rFonts w:ascii="Palatino Linotype" w:eastAsia="SimSun" w:hAnsi="Palatino Linotype" w:cs="CMMI10"/>
            <w:kern w:val="0"/>
            <w:szCs w:val="19"/>
          </w:rPr>
          <w:delText>as</w:delText>
        </w:r>
      </w:del>
      <w:ins w:id="1204" w:author="Walter Chris" w:date="2020-10-04T20:08:00Z">
        <w:r w:rsidR="00C55902" w:rsidRPr="00E3236C">
          <w:rPr>
            <w:rFonts w:ascii="Palatino Linotype" w:eastAsia="SimSun" w:hAnsi="Palatino Linotype" w:cs="CMMI10"/>
            <w:kern w:val="0"/>
            <w:szCs w:val="19"/>
          </w:rPr>
          <w:t>is written as</w:t>
        </w:r>
      </w:ins>
      <w:r w:rsidRPr="00E3236C">
        <w:rPr>
          <w:rFonts w:ascii="Palatino Linotype" w:eastAsia="SimSun" w:hAnsi="Palatino Linotype" w:cs="CMMI10"/>
          <w:kern w:val="0"/>
          <w:szCs w:val="19"/>
        </w:rPr>
        <w:t>:</w:t>
      </w:r>
    </w:p>
    <w:p w14:paraId="51BA0C2B" w14:textId="796F2F79" w:rsidR="00AA6A3C" w:rsidRPr="00E3236C" w:rsidRDefault="00D85BCC" w:rsidP="00D85BCC">
      <w:pPr>
        <w:autoSpaceDE w:val="0"/>
        <w:autoSpaceDN w:val="0"/>
        <w:adjustRightInd w:val="0"/>
        <w:spacing w:line="240" w:lineRule="auto"/>
        <w:jc w:val="right"/>
        <w:rPr>
          <w:rFonts w:ascii="Palatino Linotype" w:eastAsia="SimSun" w:hAnsi="Palatino Linotype"/>
          <w:kern w:val="2"/>
          <w:szCs w:val="19"/>
          <w:lang w:eastAsia="zh-CN"/>
        </w:rPr>
      </w:pPr>
      <w:r w:rsidRPr="00E3236C">
        <w:rPr>
          <w:rFonts w:ascii="Times New Roman" w:eastAsia="SimSun" w:hAnsi="Times New Roman"/>
          <w:kern w:val="2"/>
          <w:position w:val="-72"/>
          <w:sz w:val="18"/>
          <w:szCs w:val="18"/>
          <w:lang w:eastAsia="zh-CN"/>
        </w:rPr>
        <w:object w:dxaOrig="4700" w:dyaOrig="1540" w14:anchorId="6ED62418">
          <v:shape id="_x0000_i1083" type="#_x0000_t75" style="width:226.3pt;height:87.45pt" o:ole="">
            <v:imagedata r:id="rId122" o:title=""/>
          </v:shape>
          <o:OLEObject Type="Embed" ProgID="Equation.DSMT4" ShapeID="_x0000_i1083" DrawAspect="Content" ObjectID="_1672482978" r:id="rId123"/>
        </w:object>
      </w:r>
      <w:r w:rsidR="00870E23" w:rsidRPr="00E3236C">
        <w:rPr>
          <w:rFonts w:ascii="Palatino Linotype" w:eastAsia="SimSun" w:hAnsi="Palatino Linotype"/>
          <w:kern w:val="2"/>
          <w:szCs w:val="19"/>
          <w:lang w:eastAsia="zh-CN"/>
        </w:rPr>
        <w:t xml:space="preserve"> </w:t>
      </w:r>
      <w:r w:rsidR="00AA6A3C" w:rsidRPr="00E3236C">
        <w:rPr>
          <w:rFonts w:ascii="Palatino Linotype" w:eastAsia="SimSun" w:hAnsi="Palatino Linotype"/>
          <w:kern w:val="2"/>
          <w:szCs w:val="19"/>
          <w:lang w:eastAsia="zh-CN"/>
        </w:rPr>
        <w:t>(15)</w:t>
      </w:r>
    </w:p>
    <w:p w14:paraId="20010A42" w14:textId="56E217EC" w:rsidR="005A3D51" w:rsidRPr="00E3236C" w:rsidRDefault="005A3D51" w:rsidP="005A3D51">
      <w:pPr>
        <w:pStyle w:val="Heading2"/>
        <w:rPr>
          <w:rStyle w:val="Figurereferenceto"/>
          <w:color w:val="000000"/>
        </w:rPr>
      </w:pPr>
      <w:r w:rsidRPr="00E3236C">
        <w:rPr>
          <w:rStyle w:val="Figurereferenceto"/>
          <w:color w:val="000000"/>
        </w:rPr>
        <w:t>3.4</w:t>
      </w:r>
      <w:r w:rsidRPr="00E3236C">
        <w:rPr>
          <w:rStyle w:val="Figurereferenceto"/>
          <w:color w:val="000000"/>
        </w:rPr>
        <w:tab/>
        <w:t xml:space="preserve">System </w:t>
      </w:r>
      <w:r w:rsidR="00965AC4" w:rsidRPr="00E3236C">
        <w:rPr>
          <w:rStyle w:val="Figurereferenceto"/>
          <w:color w:val="000000"/>
        </w:rPr>
        <w:t>a</w:t>
      </w:r>
      <w:r w:rsidRPr="00E3236C">
        <w:rPr>
          <w:rStyle w:val="Figurereferenceto"/>
          <w:color w:val="000000"/>
        </w:rPr>
        <w:t xml:space="preserve">lgorithm </w:t>
      </w:r>
      <w:r w:rsidR="00965AC4" w:rsidRPr="00E3236C">
        <w:rPr>
          <w:rStyle w:val="Figurereferenceto"/>
          <w:color w:val="000000"/>
        </w:rPr>
        <w:t>f</w:t>
      </w:r>
      <w:r w:rsidRPr="00E3236C">
        <w:rPr>
          <w:rStyle w:val="Figurereferenceto"/>
          <w:color w:val="000000"/>
        </w:rPr>
        <w:t xml:space="preserve">low </w:t>
      </w:r>
      <w:r w:rsidR="00965AC4" w:rsidRPr="00E3236C">
        <w:rPr>
          <w:rStyle w:val="Figurereferenceto"/>
          <w:color w:val="000000"/>
        </w:rPr>
        <w:t>c</w:t>
      </w:r>
      <w:r w:rsidRPr="00E3236C">
        <w:rPr>
          <w:rStyle w:val="Figurereferenceto"/>
          <w:color w:val="000000"/>
        </w:rPr>
        <w:t>hart</w:t>
      </w:r>
    </w:p>
    <w:p w14:paraId="78DDE681" w14:textId="1AE50662" w:rsidR="00AA6A3C" w:rsidRPr="00E3236C" w:rsidRDefault="00AA6A3C" w:rsidP="007F0184">
      <w:pPr>
        <w:widowControl/>
        <w:tabs>
          <w:tab w:val="left" w:pos="200"/>
        </w:tabs>
        <w:rPr>
          <w:rFonts w:ascii="Palatino Linotype" w:eastAsia="Times New Roman" w:hAnsi="Palatino Linotype"/>
          <w:kern w:val="0"/>
          <w:szCs w:val="19"/>
          <w:lang w:bidi="en-US"/>
        </w:rPr>
      </w:pPr>
      <w:r w:rsidRPr="00E3236C">
        <w:rPr>
          <w:rFonts w:ascii="Palatino Linotype" w:eastAsia="SimSun" w:hAnsi="Palatino Linotype"/>
          <w:kern w:val="2"/>
          <w:szCs w:val="19"/>
          <w:lang w:eastAsia="zh-CN"/>
        </w:rPr>
        <w:t xml:space="preserve">LSTM </w:t>
      </w:r>
      <w:del w:id="1205" w:author="Walter Chris" w:date="2020-10-04T20:03:00Z">
        <w:r w:rsidRPr="00E3236C" w:rsidDel="00CE558F">
          <w:rPr>
            <w:rFonts w:ascii="Palatino Linotype" w:eastAsia="SimSun" w:hAnsi="Palatino Linotype"/>
            <w:kern w:val="2"/>
            <w:szCs w:val="19"/>
            <w:lang w:eastAsia="zh-CN"/>
          </w:rPr>
          <w:delText xml:space="preserve">is </w:delText>
        </w:r>
      </w:del>
      <w:ins w:id="1206" w:author="Walter Chris" w:date="2020-10-04T20:03:00Z">
        <w:r w:rsidR="00CE558F" w:rsidRPr="00E3236C">
          <w:rPr>
            <w:rFonts w:ascii="Palatino Linotype" w:eastAsia="SimSun" w:hAnsi="Palatino Linotype"/>
            <w:kern w:val="2"/>
            <w:szCs w:val="19"/>
            <w:lang w:eastAsia="zh-CN"/>
          </w:rPr>
          <w:t xml:space="preserve">refers to </w:t>
        </w:r>
      </w:ins>
      <w:r w:rsidRPr="00E3236C">
        <w:rPr>
          <w:rFonts w:ascii="Palatino Linotype" w:eastAsia="SimSun" w:hAnsi="Palatino Linotype"/>
          <w:kern w:val="2"/>
          <w:szCs w:val="19"/>
          <w:lang w:eastAsia="zh-CN"/>
        </w:rPr>
        <w:t xml:space="preserve">a </w:t>
      </w:r>
      <w:del w:id="1207" w:author="Walter Chris" w:date="2020-10-04T20:03:00Z">
        <w:r w:rsidRPr="00E3236C" w:rsidDel="00CE558F">
          <w:rPr>
            <w:rFonts w:ascii="Palatino Linotype" w:eastAsia="SimSun" w:hAnsi="Palatino Linotype"/>
            <w:kern w:val="2"/>
            <w:szCs w:val="19"/>
            <w:lang w:eastAsia="zh-CN"/>
          </w:rPr>
          <w:delText xml:space="preserve">kind </w:delText>
        </w:r>
      </w:del>
      <w:ins w:id="1208" w:author="Walter Chris" w:date="2020-10-04T20:03:00Z">
        <w:r w:rsidR="00CE558F" w:rsidRPr="00E3236C">
          <w:rPr>
            <w:rFonts w:ascii="Palatino Linotype" w:eastAsia="SimSun" w:hAnsi="Palatino Linotype"/>
            <w:kern w:val="2"/>
            <w:szCs w:val="19"/>
            <w:lang w:eastAsia="zh-CN"/>
          </w:rPr>
          <w:t xml:space="preserve">type </w:t>
        </w:r>
      </w:ins>
      <w:r w:rsidRPr="00E3236C">
        <w:rPr>
          <w:rFonts w:ascii="Palatino Linotype" w:eastAsia="SimSun" w:hAnsi="Palatino Linotype"/>
          <w:kern w:val="2"/>
          <w:szCs w:val="19"/>
          <w:lang w:eastAsia="zh-CN"/>
        </w:rPr>
        <w:t xml:space="preserve">of recurrent neural network architecture </w:t>
      </w:r>
      <w:del w:id="1209" w:author="Walter Chris" w:date="2020-10-04T20:03:00Z">
        <w:r w:rsidRPr="00E3236C" w:rsidDel="00CE558F">
          <w:rPr>
            <w:rFonts w:ascii="Palatino Linotype" w:eastAsia="SimSun" w:hAnsi="Palatino Linotype"/>
            <w:kern w:val="2"/>
            <w:szCs w:val="19"/>
            <w:lang w:eastAsia="zh-CN"/>
          </w:rPr>
          <w:delText>which is widely</w:delText>
        </w:r>
      </w:del>
      <w:ins w:id="1210" w:author="Walter Chris" w:date="2020-10-04T20:03:00Z">
        <w:r w:rsidR="00CE558F" w:rsidRPr="00E3236C">
          <w:rPr>
            <w:rFonts w:ascii="Palatino Linotype" w:eastAsia="SimSun" w:hAnsi="Palatino Linotype"/>
            <w:kern w:val="2"/>
            <w:szCs w:val="19"/>
            <w:lang w:eastAsia="zh-CN"/>
          </w:rPr>
          <w:t>extensively</w:t>
        </w:r>
      </w:ins>
      <w:del w:id="1211" w:author="Walter Chris" w:date="2020-10-04T20:04:00Z">
        <w:r w:rsidRPr="00E3236C" w:rsidDel="00CE558F">
          <w:rPr>
            <w:rFonts w:ascii="Palatino Linotype" w:eastAsia="SimSun" w:hAnsi="Palatino Linotype"/>
            <w:kern w:val="2"/>
            <w:szCs w:val="19"/>
            <w:lang w:eastAsia="zh-CN"/>
          </w:rPr>
          <w:delText xml:space="preserve"> used in </w:delText>
        </w:r>
      </w:del>
      <w:ins w:id="1212" w:author="Walter Chris" w:date="2020-10-04T20:04:00Z">
        <w:r w:rsidR="00CE558F" w:rsidRPr="00E3236C">
          <w:rPr>
            <w:rFonts w:ascii="Palatino Linotype" w:eastAsia="SimSun" w:hAnsi="Palatino Linotype"/>
            <w:kern w:val="2"/>
            <w:szCs w:val="19"/>
            <w:lang w:eastAsia="zh-CN"/>
          </w:rPr>
          <w:t xml:space="preserve"> applied in </w:t>
        </w:r>
      </w:ins>
      <w:del w:id="1213" w:author="Walter Chris" w:date="2020-10-04T20:04:00Z">
        <w:r w:rsidRPr="00E3236C" w:rsidDel="00603D11">
          <w:rPr>
            <w:rFonts w:ascii="Palatino Linotype" w:eastAsia="SimSun" w:hAnsi="Palatino Linotype"/>
            <w:kern w:val="2"/>
            <w:szCs w:val="19"/>
            <w:lang w:eastAsia="zh-CN"/>
          </w:rPr>
          <w:delText>all kind of</w:delText>
        </w:r>
      </w:del>
      <w:ins w:id="1214" w:author="Walter Chris" w:date="2020-10-04T20:04:00Z">
        <w:r w:rsidR="00603D11" w:rsidRPr="00E3236C">
          <w:rPr>
            <w:rFonts w:ascii="Palatino Linotype" w:eastAsia="SimSun" w:hAnsi="Palatino Linotype"/>
            <w:kern w:val="2"/>
            <w:szCs w:val="19"/>
            <w:lang w:eastAsia="zh-CN"/>
          </w:rPr>
          <w:t>various</w:t>
        </w:r>
      </w:ins>
      <w:r w:rsidRPr="00E3236C">
        <w:rPr>
          <w:rFonts w:ascii="Palatino Linotype" w:eastAsia="SimSun" w:hAnsi="Palatino Linotype"/>
          <w:kern w:val="2"/>
          <w:szCs w:val="19"/>
          <w:lang w:eastAsia="zh-CN"/>
        </w:rPr>
        <w:t xml:space="preserve"> sequential data. LSTM was designed to prevent vanishing gradients. Bidirectional LSTMs (biLSTM) are the bidirectional RNNs counterpart based on LSTM. Deep bidirectional RNNs </w:t>
      </w:r>
      <w:del w:id="1215" w:author="Walter Chris" w:date="2020-10-04T20:04:00Z">
        <w:r w:rsidRPr="00E3236C" w:rsidDel="00603D11">
          <w:rPr>
            <w:rFonts w:ascii="Palatino Linotype" w:eastAsia="SimSun" w:hAnsi="Palatino Linotype"/>
            <w:kern w:val="2"/>
            <w:szCs w:val="19"/>
            <w:lang w:eastAsia="zh-CN"/>
          </w:rPr>
          <w:delText xml:space="preserve">can </w:delText>
        </w:r>
      </w:del>
      <w:ins w:id="1216" w:author="Walter Chris" w:date="2020-10-04T20:04:00Z">
        <w:r w:rsidR="00603D11" w:rsidRPr="00E3236C">
          <w:rPr>
            <w:rFonts w:ascii="Palatino Linotype" w:eastAsia="SimSun" w:hAnsi="Palatino Linotype"/>
            <w:kern w:val="2"/>
            <w:szCs w:val="19"/>
            <w:lang w:eastAsia="zh-CN"/>
          </w:rPr>
          <w:t xml:space="preserve">are able to </w:t>
        </w:r>
      </w:ins>
      <w:r w:rsidRPr="00E3236C">
        <w:rPr>
          <w:rFonts w:ascii="Palatino Linotype" w:eastAsia="SimSun" w:hAnsi="Palatino Linotype"/>
          <w:kern w:val="2"/>
          <w:szCs w:val="19"/>
          <w:lang w:eastAsia="zh-CN"/>
        </w:rPr>
        <w:t xml:space="preserve">be </w:t>
      </w:r>
      <w:del w:id="1217" w:author="Walter Chris" w:date="2020-10-04T20:04:00Z">
        <w:r w:rsidRPr="00E3236C" w:rsidDel="00603D11">
          <w:rPr>
            <w:rFonts w:ascii="Palatino Linotype" w:eastAsia="SimSun" w:hAnsi="Palatino Linotype"/>
            <w:kern w:val="2"/>
            <w:szCs w:val="19"/>
            <w:lang w:eastAsia="zh-CN"/>
          </w:rPr>
          <w:delText xml:space="preserve">implemented </w:delText>
        </w:r>
      </w:del>
      <w:ins w:id="1218" w:author="Walter Chris" w:date="2020-10-04T20:04:00Z">
        <w:r w:rsidR="00603D11" w:rsidRPr="00E3236C">
          <w:rPr>
            <w:rFonts w:ascii="Palatino Linotype" w:eastAsia="SimSun" w:hAnsi="Palatino Linotype"/>
            <w:kern w:val="2"/>
            <w:szCs w:val="19"/>
            <w:lang w:eastAsia="zh-CN"/>
          </w:rPr>
          <w:t>operated through the</w:t>
        </w:r>
      </w:ins>
      <w:del w:id="1219" w:author="Walter Chris" w:date="2020-10-04T20:04:00Z">
        <w:r w:rsidRPr="00E3236C" w:rsidDel="00603D11">
          <w:rPr>
            <w:rFonts w:ascii="Palatino Linotype" w:eastAsia="SimSun" w:hAnsi="Palatino Linotype"/>
            <w:kern w:val="2"/>
            <w:szCs w:val="19"/>
            <w:lang w:eastAsia="zh-CN"/>
          </w:rPr>
          <w:delText>by</w:delText>
        </w:r>
      </w:del>
      <w:r w:rsidRPr="00E3236C">
        <w:rPr>
          <w:rFonts w:ascii="Palatino Linotype" w:eastAsia="SimSun" w:hAnsi="Palatino Linotype"/>
          <w:kern w:val="2"/>
          <w:szCs w:val="19"/>
          <w:lang w:eastAsia="zh-CN"/>
        </w:rPr>
        <w:t xml:space="preserve"> </w:t>
      </w:r>
      <w:del w:id="1220" w:author="Walter Chris" w:date="2020-10-04T20:04:00Z">
        <w:r w:rsidRPr="00E3236C" w:rsidDel="00603D11">
          <w:rPr>
            <w:rFonts w:ascii="Palatino Linotype" w:eastAsia="SimSun" w:hAnsi="Palatino Linotype"/>
            <w:kern w:val="2"/>
            <w:szCs w:val="19"/>
            <w:lang w:eastAsia="zh-CN"/>
          </w:rPr>
          <w:delText xml:space="preserve">replacing </w:delText>
        </w:r>
      </w:del>
      <w:ins w:id="1221" w:author="Walter Chris" w:date="2020-10-04T20:04:00Z">
        <w:r w:rsidR="00603D11" w:rsidRPr="00E3236C">
          <w:rPr>
            <w:rFonts w:ascii="Palatino Linotype" w:eastAsia="SimSun" w:hAnsi="Palatino Linotype"/>
            <w:kern w:val="2"/>
            <w:szCs w:val="19"/>
            <w:lang w:eastAsia="zh-CN"/>
          </w:rPr>
          <w:t>replacement of t</w:t>
        </w:r>
      </w:ins>
      <w:ins w:id="1222" w:author="Walter Chris" w:date="2020-10-04T20:05:00Z">
        <w:r w:rsidR="00603D11" w:rsidRPr="00E3236C">
          <w:rPr>
            <w:rFonts w:ascii="Palatino Linotype" w:eastAsia="SimSun" w:hAnsi="Palatino Linotype"/>
            <w:kern w:val="2"/>
            <w:szCs w:val="19"/>
            <w:lang w:eastAsia="zh-CN"/>
          </w:rPr>
          <w:t>he respective</w:t>
        </w:r>
      </w:ins>
      <w:ins w:id="1223" w:author="Walter Chris" w:date="2020-10-04T20:04:00Z">
        <w:r w:rsidR="00603D11" w:rsidRPr="00E3236C">
          <w:rPr>
            <w:rFonts w:ascii="Palatino Linotype" w:eastAsia="SimSun" w:hAnsi="Palatino Linotype"/>
            <w:kern w:val="2"/>
            <w:szCs w:val="19"/>
            <w:lang w:eastAsia="zh-CN"/>
          </w:rPr>
          <w:t xml:space="preserve"> </w:t>
        </w:r>
      </w:ins>
      <w:del w:id="1224" w:author="Walter Chris" w:date="2020-10-04T20:05:00Z">
        <w:r w:rsidRPr="00E3236C" w:rsidDel="00603D11">
          <w:rPr>
            <w:rFonts w:ascii="Palatino Linotype" w:eastAsia="SimSun" w:hAnsi="Palatino Linotype"/>
            <w:kern w:val="2"/>
            <w:szCs w:val="19"/>
            <w:lang w:eastAsia="zh-CN"/>
          </w:rPr>
          <w:delText xml:space="preserve">each </w:delText>
        </w:r>
      </w:del>
      <w:r w:rsidRPr="00E3236C">
        <w:rPr>
          <w:rFonts w:ascii="Palatino Linotype" w:eastAsia="SimSun" w:hAnsi="Palatino Linotype"/>
          <w:kern w:val="2"/>
          <w:szCs w:val="19"/>
          <w:lang w:eastAsia="zh-CN"/>
        </w:rPr>
        <w:t xml:space="preserve">hidden sequence </w:t>
      </w:r>
      <w:del w:id="1225" w:author="Walter Chris" w:date="2020-10-04T20:05:00Z">
        <w:r w:rsidRPr="00E3236C" w:rsidDel="00603D11">
          <w:rPr>
            <w:rFonts w:ascii="Palatino Linotype" w:eastAsia="SimSun" w:hAnsi="Palatino Linotype"/>
            <w:kern w:val="2"/>
            <w:szCs w:val="19"/>
            <w:lang w:eastAsia="zh-CN"/>
          </w:rPr>
          <w:delText xml:space="preserve">with </w:delText>
        </w:r>
      </w:del>
      <w:ins w:id="1226" w:author="Walter Chris" w:date="2020-10-04T20:05:00Z">
        <w:r w:rsidR="00603D11" w:rsidRPr="00E3236C">
          <w:rPr>
            <w:rFonts w:ascii="Palatino Linotype" w:eastAsia="SimSun" w:hAnsi="Palatino Linotype"/>
            <w:kern w:val="2"/>
            <w:szCs w:val="19"/>
            <w:lang w:eastAsia="zh-CN"/>
          </w:rPr>
          <w:t xml:space="preserve">using </w:t>
        </w:r>
      </w:ins>
      <w:r w:rsidRPr="00E3236C">
        <w:rPr>
          <w:rFonts w:ascii="Palatino Linotype" w:eastAsia="SimSun" w:hAnsi="Palatino Linotype"/>
          <w:kern w:val="2"/>
          <w:szCs w:val="19"/>
          <w:lang w:eastAsia="zh-CN"/>
        </w:rPr>
        <w:t xml:space="preserve">the </w:t>
      </w:r>
      <w:del w:id="1227" w:author="Walter Chris" w:date="2020-10-04T20:05:00Z">
        <w:r w:rsidRPr="00E3236C" w:rsidDel="00603D11">
          <w:rPr>
            <w:rFonts w:ascii="Palatino Linotype" w:eastAsia="SimSun" w:hAnsi="Palatino Linotype"/>
            <w:kern w:val="2"/>
            <w:szCs w:val="19"/>
            <w:lang w:eastAsia="zh-CN"/>
          </w:rPr>
          <w:delText>forward</w:delText>
        </w:r>
      </w:del>
      <w:ins w:id="1228" w:author="Walter Chris" w:date="2020-10-04T20:05:00Z">
        <w:r w:rsidR="00603D11" w:rsidRPr="00E3236C">
          <w:rPr>
            <w:rFonts w:ascii="Palatino Linotype" w:eastAsia="SimSun" w:hAnsi="Palatino Linotype"/>
            <w:kern w:val="2"/>
            <w:szCs w:val="19"/>
            <w:lang w:eastAsia="zh-CN"/>
          </w:rPr>
          <w:t>backward</w:t>
        </w:r>
      </w:ins>
      <w:r w:rsidRPr="00E3236C">
        <w:rPr>
          <w:rFonts w:ascii="Palatino Linotype" w:eastAsia="SimSun" w:hAnsi="Palatino Linotype"/>
          <w:kern w:val="2"/>
          <w:szCs w:val="19"/>
          <w:lang w:eastAsia="zh-CN"/>
        </w:rPr>
        <w:t xml:space="preserve"> and </w:t>
      </w:r>
      <w:ins w:id="1229" w:author="Walter Chris" w:date="2020-10-04T20:05:00Z">
        <w:r w:rsidR="00603D11" w:rsidRPr="00E3236C">
          <w:rPr>
            <w:rFonts w:ascii="Palatino Linotype" w:eastAsia="SimSun" w:hAnsi="Palatino Linotype"/>
            <w:kern w:val="2"/>
            <w:szCs w:val="19"/>
            <w:lang w:eastAsia="zh-CN"/>
          </w:rPr>
          <w:t xml:space="preserve">forward </w:t>
        </w:r>
      </w:ins>
      <w:del w:id="1230" w:author="Walter Chris" w:date="2020-10-04T20:05:00Z">
        <w:r w:rsidRPr="00E3236C" w:rsidDel="00603D11">
          <w:rPr>
            <w:rFonts w:ascii="Palatino Linotype" w:eastAsia="SimSun" w:hAnsi="Palatino Linotype"/>
            <w:kern w:val="2"/>
            <w:szCs w:val="19"/>
            <w:lang w:eastAsia="zh-CN"/>
          </w:rPr>
          <w:delText xml:space="preserve">backward </w:delText>
        </w:r>
      </w:del>
      <w:r w:rsidRPr="00E3236C">
        <w:rPr>
          <w:rFonts w:ascii="Palatino Linotype" w:eastAsia="SimSun" w:hAnsi="Palatino Linotype"/>
          <w:kern w:val="2"/>
          <w:szCs w:val="19"/>
          <w:lang w:eastAsia="zh-CN"/>
        </w:rPr>
        <w:t xml:space="preserve">sequences and </w:t>
      </w:r>
      <w:del w:id="1231" w:author="Walter Chris" w:date="2020-10-04T20:05:00Z">
        <w:r w:rsidRPr="00E3236C" w:rsidDel="006C38D8">
          <w:rPr>
            <w:rFonts w:ascii="Palatino Linotype" w:eastAsia="SimSun" w:hAnsi="Palatino Linotype"/>
            <w:kern w:val="2"/>
            <w:szCs w:val="19"/>
            <w:lang w:eastAsia="zh-CN"/>
          </w:rPr>
          <w:delText xml:space="preserve">ensuring </w:delText>
        </w:r>
      </w:del>
      <w:ins w:id="1232" w:author="Walter Chris" w:date="2020-10-04T20:05:00Z">
        <w:r w:rsidR="006C38D8" w:rsidRPr="00E3236C">
          <w:rPr>
            <w:rFonts w:ascii="Palatino Linotype" w:eastAsia="SimSun" w:hAnsi="Palatino Linotype"/>
            <w:kern w:val="2"/>
            <w:szCs w:val="19"/>
            <w:lang w:eastAsia="zh-CN"/>
          </w:rPr>
          <w:t xml:space="preserve">by making sure </w:t>
        </w:r>
      </w:ins>
      <w:r w:rsidRPr="00E3236C">
        <w:rPr>
          <w:rFonts w:ascii="Palatino Linotype" w:eastAsia="SimSun" w:hAnsi="Palatino Linotype"/>
          <w:kern w:val="2"/>
          <w:szCs w:val="19"/>
          <w:lang w:eastAsia="zh-CN"/>
        </w:rPr>
        <w:t xml:space="preserve">that </w:t>
      </w:r>
      <w:del w:id="1233" w:author="Walter Chris" w:date="2020-10-04T20:05:00Z">
        <w:r w:rsidRPr="00E3236C" w:rsidDel="006C38D8">
          <w:rPr>
            <w:rFonts w:ascii="Palatino Linotype" w:eastAsia="SimSun" w:hAnsi="Palatino Linotype"/>
            <w:kern w:val="2"/>
            <w:szCs w:val="19"/>
            <w:lang w:eastAsia="zh-CN"/>
          </w:rPr>
          <w:delText xml:space="preserve">every </w:delText>
        </w:r>
      </w:del>
      <w:ins w:id="1234" w:author="Walter Chris" w:date="2020-10-04T20:05:00Z">
        <w:r w:rsidR="006C38D8" w:rsidRPr="00E3236C">
          <w:rPr>
            <w:rFonts w:ascii="Palatino Linotype" w:eastAsia="SimSun" w:hAnsi="Palatino Linotype"/>
            <w:kern w:val="2"/>
            <w:szCs w:val="19"/>
            <w:lang w:eastAsia="zh-CN"/>
          </w:rPr>
          <w:t xml:space="preserve">each </w:t>
        </w:r>
      </w:ins>
      <w:r w:rsidRPr="00E3236C">
        <w:rPr>
          <w:rFonts w:ascii="Palatino Linotype" w:eastAsia="SimSun" w:hAnsi="Palatino Linotype"/>
          <w:kern w:val="2"/>
          <w:szCs w:val="19"/>
          <w:lang w:eastAsia="zh-CN"/>
        </w:rPr>
        <w:t xml:space="preserve">hidden layer </w:t>
      </w:r>
      <w:del w:id="1235" w:author="Walter Chris" w:date="2020-10-04T20:05:00Z">
        <w:r w:rsidRPr="00E3236C" w:rsidDel="006C38D8">
          <w:rPr>
            <w:rFonts w:ascii="Palatino Linotype" w:eastAsia="SimSun" w:hAnsi="Palatino Linotype"/>
            <w:kern w:val="2"/>
            <w:szCs w:val="19"/>
            <w:lang w:eastAsia="zh-CN"/>
          </w:rPr>
          <w:delText xml:space="preserve">receives </w:delText>
        </w:r>
      </w:del>
      <w:ins w:id="1236" w:author="Walter Chris" w:date="2020-10-04T20:05:00Z">
        <w:r w:rsidR="006C38D8" w:rsidRPr="00E3236C">
          <w:rPr>
            <w:rFonts w:ascii="Palatino Linotype" w:eastAsia="SimSun" w:hAnsi="Palatino Linotype"/>
            <w:kern w:val="2"/>
            <w:szCs w:val="19"/>
            <w:lang w:eastAsia="zh-CN"/>
          </w:rPr>
          <w:t xml:space="preserve">collects </w:t>
        </w:r>
      </w:ins>
      <w:r w:rsidRPr="00E3236C">
        <w:rPr>
          <w:rFonts w:ascii="Palatino Linotype" w:eastAsia="SimSun" w:hAnsi="Palatino Linotype"/>
          <w:kern w:val="2"/>
          <w:szCs w:val="19"/>
          <w:lang w:eastAsia="zh-CN"/>
        </w:rPr>
        <w:t>input</w:t>
      </w:r>
      <w:ins w:id="1237" w:author="Walter Chris" w:date="2020-10-04T20:05:00Z">
        <w:r w:rsidR="006C38D8" w:rsidRPr="00E3236C">
          <w:rPr>
            <w:rFonts w:ascii="Palatino Linotype" w:eastAsia="SimSun" w:hAnsi="Palatino Linotype"/>
            <w:kern w:val="2"/>
            <w:szCs w:val="19"/>
            <w:lang w:eastAsia="zh-CN"/>
          </w:rPr>
          <w:t>ted elements</w:t>
        </w:r>
      </w:ins>
      <w:r w:rsidRPr="00E3236C">
        <w:rPr>
          <w:rFonts w:ascii="Palatino Linotype" w:eastAsia="SimSun" w:hAnsi="Palatino Linotype"/>
          <w:kern w:val="2"/>
          <w:szCs w:val="19"/>
          <w:lang w:eastAsia="zh-CN"/>
        </w:rPr>
        <w:t xml:space="preserve"> from </w:t>
      </w:r>
      <w:del w:id="1238" w:author="Walter Chris" w:date="2020-10-04T20:06:00Z">
        <w:r w:rsidRPr="00E3236C" w:rsidDel="006C38D8">
          <w:rPr>
            <w:rFonts w:ascii="Palatino Linotype" w:eastAsia="SimSun" w:hAnsi="Palatino Linotype"/>
            <w:kern w:val="2"/>
            <w:szCs w:val="19"/>
            <w:lang w:eastAsia="zh-CN"/>
          </w:rPr>
          <w:delText xml:space="preserve">both </w:delText>
        </w:r>
      </w:del>
      <w:r w:rsidRPr="00E3236C">
        <w:rPr>
          <w:rFonts w:ascii="Palatino Linotype" w:eastAsia="SimSun" w:hAnsi="Palatino Linotype"/>
          <w:kern w:val="2"/>
          <w:szCs w:val="19"/>
          <w:lang w:eastAsia="zh-CN"/>
        </w:rPr>
        <w:t xml:space="preserve">the forward and backward layers </w:t>
      </w:r>
      <w:del w:id="1239" w:author="Walter Chris" w:date="2020-10-04T20:06:00Z">
        <w:r w:rsidRPr="00E3236C" w:rsidDel="006C38D8">
          <w:rPr>
            <w:rFonts w:ascii="Palatino Linotype" w:eastAsia="SimSun" w:hAnsi="Palatino Linotype"/>
            <w:kern w:val="2"/>
            <w:szCs w:val="19"/>
            <w:lang w:eastAsia="zh-CN"/>
          </w:rPr>
          <w:delText xml:space="preserve">at </w:delText>
        </w:r>
      </w:del>
      <w:ins w:id="1240" w:author="Walter Chris" w:date="2020-10-04T20:06:00Z">
        <w:r w:rsidR="006C38D8" w:rsidRPr="00E3236C">
          <w:rPr>
            <w:rFonts w:ascii="Palatino Linotype" w:eastAsia="SimSun" w:hAnsi="Palatino Linotype"/>
            <w:kern w:val="2"/>
            <w:szCs w:val="19"/>
            <w:lang w:eastAsia="zh-CN"/>
          </w:rPr>
          <w:t xml:space="preserve">in </w:t>
        </w:r>
      </w:ins>
      <w:r w:rsidRPr="00E3236C">
        <w:rPr>
          <w:rFonts w:ascii="Palatino Linotype" w:eastAsia="SimSun" w:hAnsi="Palatino Linotype"/>
          <w:kern w:val="2"/>
          <w:szCs w:val="19"/>
          <w:lang w:eastAsia="zh-CN"/>
        </w:rPr>
        <w:t xml:space="preserve">the level </w:t>
      </w:r>
      <w:ins w:id="1241" w:author="Walter Chris" w:date="2020-10-04T20:06:00Z">
        <w:r w:rsidR="006C38D8" w:rsidRPr="00E3236C">
          <w:rPr>
            <w:rFonts w:ascii="Palatino Linotype" w:eastAsia="SimSun" w:hAnsi="Palatino Linotype"/>
            <w:kern w:val="2"/>
            <w:szCs w:val="19"/>
            <w:lang w:eastAsia="zh-CN"/>
          </w:rPr>
          <w:t>underneath</w:t>
        </w:r>
      </w:ins>
      <w:del w:id="1242" w:author="Walter Chris" w:date="2020-10-04T20:06:00Z">
        <w:r w:rsidRPr="00E3236C" w:rsidDel="006C38D8">
          <w:rPr>
            <w:rFonts w:ascii="Palatino Linotype" w:eastAsia="SimSun" w:hAnsi="Palatino Linotype"/>
            <w:kern w:val="2"/>
            <w:szCs w:val="19"/>
            <w:lang w:eastAsia="zh-CN"/>
          </w:rPr>
          <w:delText>below</w:delText>
        </w:r>
      </w:del>
      <w:r w:rsidRPr="00E3236C">
        <w:rPr>
          <w:rFonts w:ascii="Palatino Linotype" w:eastAsia="SimSun" w:hAnsi="Palatino Linotype"/>
          <w:kern w:val="2"/>
          <w:szCs w:val="19"/>
          <w:lang w:eastAsia="zh-CN"/>
        </w:rPr>
        <w:t xml:space="preserve">. </w:t>
      </w:r>
      <w:del w:id="1243" w:author="Walter Chris" w:date="2020-10-04T20:06:00Z">
        <w:r w:rsidRPr="00E3236C" w:rsidDel="006C38D8">
          <w:rPr>
            <w:rFonts w:ascii="Palatino Linotype" w:eastAsia="SimSun" w:hAnsi="Palatino Linotype"/>
            <w:kern w:val="2"/>
            <w:szCs w:val="19"/>
            <w:lang w:eastAsia="zh-CN"/>
          </w:rPr>
          <w:delText xml:space="preserve">If </w:delText>
        </w:r>
      </w:del>
      <w:ins w:id="1244" w:author="Walter Chris" w:date="2020-10-04T20:06:00Z">
        <w:r w:rsidR="006C38D8" w:rsidRPr="00E3236C">
          <w:rPr>
            <w:rFonts w:ascii="Palatino Linotype" w:eastAsia="SimSun" w:hAnsi="Palatino Linotype"/>
            <w:kern w:val="2"/>
            <w:szCs w:val="19"/>
            <w:lang w:eastAsia="zh-CN"/>
          </w:rPr>
          <w:t xml:space="preserve">For </w:t>
        </w:r>
      </w:ins>
      <w:r w:rsidRPr="00E3236C">
        <w:rPr>
          <w:rFonts w:ascii="Palatino Linotype" w:eastAsia="SimSun" w:hAnsi="Palatino Linotype"/>
          <w:kern w:val="2"/>
          <w:szCs w:val="19"/>
          <w:lang w:eastAsia="zh-CN"/>
        </w:rPr>
        <w:t xml:space="preserve">LSTM </w:t>
      </w:r>
      <w:del w:id="1245" w:author="Walter Chris" w:date="2020-10-04T20:06:00Z">
        <w:r w:rsidRPr="00E3236C" w:rsidDel="006C38D8">
          <w:rPr>
            <w:rFonts w:ascii="Palatino Linotype" w:eastAsia="SimSun" w:hAnsi="Palatino Linotype"/>
            <w:kern w:val="2"/>
            <w:szCs w:val="19"/>
            <w:lang w:eastAsia="zh-CN"/>
          </w:rPr>
          <w:delText xml:space="preserve">is </w:delText>
        </w:r>
      </w:del>
      <w:ins w:id="1246" w:author="Walter Chris" w:date="2020-10-04T20:06:00Z">
        <w:r w:rsidR="006C38D8" w:rsidRPr="00E3236C">
          <w:rPr>
            <w:rFonts w:ascii="Palatino Linotype" w:eastAsia="SimSun" w:hAnsi="Palatino Linotype"/>
            <w:kern w:val="2"/>
            <w:szCs w:val="19"/>
            <w:lang w:eastAsia="zh-CN"/>
          </w:rPr>
          <w:t xml:space="preserve">employed on </w:t>
        </w:r>
      </w:ins>
      <w:del w:id="1247" w:author="Walter Chris" w:date="2020-10-04T20:06:00Z">
        <w:r w:rsidRPr="00E3236C" w:rsidDel="006C38D8">
          <w:rPr>
            <w:rFonts w:ascii="Palatino Linotype" w:eastAsia="SimSun" w:hAnsi="Palatino Linotype"/>
            <w:kern w:val="2"/>
            <w:szCs w:val="19"/>
            <w:lang w:eastAsia="zh-CN"/>
          </w:rPr>
          <w:delText xml:space="preserve">used for </w:delText>
        </w:r>
      </w:del>
      <w:r w:rsidRPr="00E3236C">
        <w:rPr>
          <w:rFonts w:ascii="Palatino Linotype" w:eastAsia="SimSun" w:hAnsi="Palatino Linotype"/>
          <w:kern w:val="2"/>
          <w:szCs w:val="19"/>
          <w:lang w:eastAsia="zh-CN"/>
        </w:rPr>
        <w:t xml:space="preserve">the hidden layers, </w:t>
      </w:r>
      <w:del w:id="1248" w:author="Walter Chris" w:date="2020-10-04T20:06:00Z">
        <w:r w:rsidRPr="00E3236C" w:rsidDel="006C38D8">
          <w:rPr>
            <w:rFonts w:ascii="Palatino Linotype" w:eastAsia="SimSun" w:hAnsi="Palatino Linotype"/>
            <w:kern w:val="2"/>
            <w:szCs w:val="19"/>
            <w:lang w:eastAsia="zh-CN"/>
          </w:rPr>
          <w:delText xml:space="preserve">we get </w:delText>
        </w:r>
      </w:del>
      <w:r w:rsidRPr="00E3236C">
        <w:rPr>
          <w:rFonts w:ascii="Palatino Linotype" w:eastAsia="SimSun" w:hAnsi="Palatino Linotype"/>
          <w:kern w:val="2"/>
          <w:szCs w:val="19"/>
          <w:lang w:eastAsia="zh-CN"/>
        </w:rPr>
        <w:t xml:space="preserve">deep bidirectional LSTM </w:t>
      </w:r>
      <w:ins w:id="1249" w:author="Walter Chris" w:date="2020-10-04T20:06:00Z">
        <w:r w:rsidR="006C38D8" w:rsidRPr="00E3236C">
          <w:rPr>
            <w:rFonts w:ascii="Palatino Linotype" w:eastAsia="SimSun" w:hAnsi="Palatino Linotype"/>
            <w:kern w:val="2"/>
            <w:szCs w:val="19"/>
            <w:lang w:eastAsia="zh-CN"/>
          </w:rPr>
          <w:t xml:space="preserve">is obtained </w:t>
        </w:r>
      </w:ins>
      <w:r w:rsidRPr="00E3236C">
        <w:rPr>
          <w:rFonts w:ascii="Palatino Linotype" w:eastAsia="SimSun" w:hAnsi="Palatino Linotype"/>
          <w:kern w:val="2"/>
          <w:szCs w:val="19"/>
          <w:lang w:eastAsia="zh-CN"/>
        </w:rPr>
        <w:fldChar w:fldCharType="begin"/>
      </w:r>
      <w:r w:rsidRPr="00E3236C">
        <w:rPr>
          <w:rFonts w:ascii="Palatino Linotype" w:eastAsia="SimSun" w:hAnsi="Palatino Linotype"/>
          <w:kern w:val="2"/>
          <w:szCs w:val="19"/>
          <w:lang w:eastAsia="zh-CN"/>
        </w:rPr>
        <w:instrText xml:space="preserve"> ADDIN EN.CITE &lt;EndNote&gt;&lt;Cite&gt;&lt;Author&gt;Graves&lt;/Author&gt;&lt;Year&gt;2013&lt;/Year&gt;&lt;RecNum&gt;58&lt;/RecNum&gt;&lt;DisplayText&gt;[45]&lt;/DisplayText&gt;&lt;record&gt;&lt;rec-number&gt;58&lt;/rec-number&gt;&lt;foreign-keys&gt;&lt;key app="EN" db-id="wvsws5vr9adxabeftfipdvt4d9s5dw22fv2a"&gt;58&lt;/key&gt;&lt;/foreign-keys&gt;&lt;ref-type name="Conference Proceedings"&gt;10&lt;/ref-type&gt;&lt;contributors&gt;&lt;authors&gt;&lt;author&gt;Graves, Alex&lt;/author&gt;&lt;author&gt;Jaitly, Navdeep&lt;/author&gt;&lt;author&gt;Mohamed, Abdel-rahman&lt;/author&gt;&lt;/authors&gt;&lt;/contributors&gt;&lt;titles&gt;&lt;title&gt;Hybrid speech recognition with deep bidirectional LSTM&lt;/title&gt;&lt;secondary-title&gt;2013 IEEE workshop on automatic speech recognition and understanding&lt;/secondary-title&gt;&lt;/titles&gt;&lt;pages&gt;273-278&lt;/pages&gt;&lt;dates&gt;&lt;year&gt;2013&lt;/year&gt;&lt;/dates&gt;&lt;publisher&gt;IEEE&lt;/publisher&gt;&lt;isbn&gt;1479927562&lt;/isbn&gt;&lt;urls&gt;&lt;/urls&gt;&lt;/record&gt;&lt;/Cite&gt;&lt;/EndNote&gt;</w:instrText>
      </w:r>
      <w:r w:rsidRPr="00E3236C">
        <w:rPr>
          <w:rFonts w:ascii="Palatino Linotype" w:eastAsia="SimSun" w:hAnsi="Palatino Linotype"/>
          <w:kern w:val="2"/>
          <w:szCs w:val="19"/>
          <w:lang w:eastAsia="zh-CN"/>
        </w:rPr>
        <w:fldChar w:fldCharType="separate"/>
      </w:r>
      <w:r w:rsidRPr="00E3236C">
        <w:rPr>
          <w:rFonts w:ascii="Palatino Linotype" w:eastAsia="SimSun" w:hAnsi="Palatino Linotype"/>
          <w:kern w:val="2"/>
          <w:szCs w:val="19"/>
          <w:lang w:eastAsia="zh-CN"/>
          <w:rPrChange w:id="1250" w:author="Walter Chris" w:date="2020-10-05T12:38:00Z">
            <w:rPr>
              <w:rFonts w:ascii="Palatino Linotype" w:eastAsia="SimSun" w:hAnsi="Palatino Linotype"/>
              <w:noProof/>
              <w:kern w:val="2"/>
              <w:szCs w:val="19"/>
              <w:lang w:eastAsia="zh-CN"/>
            </w:rPr>
          </w:rPrChange>
        </w:rPr>
        <w:t>[</w:t>
      </w:r>
      <w:r w:rsidR="00520032" w:rsidRPr="00E3236C">
        <w:fldChar w:fldCharType="begin"/>
      </w:r>
      <w:r w:rsidR="00520032" w:rsidRPr="00E3236C">
        <w:instrText xml:space="preserve"> HYPERLINK \l "_ENREF_45" \o "Graves, 2013 #58" </w:instrText>
      </w:r>
      <w:r w:rsidR="00520032" w:rsidRPr="00E3236C">
        <w:fldChar w:fldCharType="separate"/>
      </w:r>
      <w:r w:rsidRPr="00E3236C">
        <w:rPr>
          <w:rFonts w:ascii="Palatino Linotype" w:eastAsia="SimSun" w:hAnsi="Palatino Linotype"/>
          <w:kern w:val="2"/>
          <w:szCs w:val="19"/>
          <w:lang w:eastAsia="zh-CN"/>
          <w:rPrChange w:id="1251" w:author="Walter Chris" w:date="2020-10-05T12:38:00Z">
            <w:rPr>
              <w:rFonts w:ascii="Palatino Linotype" w:eastAsia="SimSun" w:hAnsi="Palatino Linotype"/>
              <w:noProof/>
              <w:kern w:val="2"/>
              <w:szCs w:val="19"/>
              <w:lang w:eastAsia="zh-CN"/>
            </w:rPr>
          </w:rPrChange>
        </w:rPr>
        <w:t>45</w:t>
      </w:r>
      <w:r w:rsidR="00520032" w:rsidRPr="00E3236C">
        <w:rPr>
          <w:rFonts w:ascii="Palatino Linotype" w:eastAsia="SimSun" w:hAnsi="Palatino Linotype"/>
          <w:kern w:val="2"/>
          <w:szCs w:val="19"/>
          <w:lang w:eastAsia="zh-CN"/>
          <w:rPrChange w:id="1252" w:author="Walter Chris" w:date="2020-10-05T12:38:00Z">
            <w:rPr>
              <w:rFonts w:ascii="Palatino Linotype" w:eastAsia="SimSun" w:hAnsi="Palatino Linotype"/>
              <w:noProof/>
              <w:kern w:val="2"/>
              <w:szCs w:val="19"/>
              <w:lang w:eastAsia="zh-CN"/>
            </w:rPr>
          </w:rPrChange>
        </w:rPr>
        <w:fldChar w:fldCharType="end"/>
      </w:r>
      <w:r w:rsidRPr="00E3236C">
        <w:rPr>
          <w:rFonts w:ascii="Palatino Linotype" w:eastAsia="SimSun" w:hAnsi="Palatino Linotype"/>
          <w:kern w:val="2"/>
          <w:szCs w:val="19"/>
          <w:lang w:eastAsia="zh-CN"/>
          <w:rPrChange w:id="1253" w:author="Walter Chris" w:date="2020-10-05T12:38:00Z">
            <w:rPr>
              <w:rFonts w:ascii="Palatino Linotype" w:eastAsia="SimSun" w:hAnsi="Palatino Linotype"/>
              <w:noProof/>
              <w:kern w:val="2"/>
              <w:szCs w:val="19"/>
              <w:lang w:eastAsia="zh-CN"/>
            </w:rPr>
          </w:rPrChange>
        </w:rPr>
        <w:t>]</w:t>
      </w:r>
      <w:r w:rsidRPr="00E3236C">
        <w:rPr>
          <w:rFonts w:ascii="Palatino Linotype" w:eastAsia="SimSun" w:hAnsi="Palatino Linotype"/>
          <w:kern w:val="2"/>
          <w:szCs w:val="19"/>
          <w:lang w:eastAsia="zh-CN"/>
        </w:rPr>
        <w:fldChar w:fldCharType="end"/>
      </w:r>
      <w:r w:rsidRPr="00E3236C">
        <w:rPr>
          <w:rFonts w:ascii="Palatino Linotype" w:eastAsia="SimSun" w:hAnsi="Palatino Linotype"/>
          <w:kern w:val="2"/>
          <w:szCs w:val="19"/>
          <w:lang w:eastAsia="zh-CN"/>
        </w:rPr>
        <w:t xml:space="preserve">. Because of biLSTM’s ability of keeping previous observed data, it is very suitable for exploring relationship within long sequence data, and that’s why </w:t>
      </w:r>
      <w:del w:id="1254" w:author="Walter Chris" w:date="2020-10-04T20:07:00Z">
        <w:r w:rsidRPr="00E3236C" w:rsidDel="006C38D8">
          <w:rPr>
            <w:rFonts w:ascii="Palatino Linotype" w:eastAsia="SimSun" w:hAnsi="Palatino Linotype"/>
            <w:kern w:val="2"/>
            <w:szCs w:val="19"/>
            <w:lang w:eastAsia="zh-CN"/>
          </w:rPr>
          <w:delText xml:space="preserve">we </w:delText>
        </w:r>
      </w:del>
      <w:ins w:id="1255" w:author="Walter Chris" w:date="2020-10-04T20:07:00Z">
        <w:r w:rsidR="006C38D8" w:rsidRPr="00E3236C">
          <w:rPr>
            <w:rFonts w:ascii="Palatino Linotype" w:eastAsia="SimSun" w:hAnsi="Palatino Linotype"/>
            <w:kern w:val="2"/>
            <w:szCs w:val="19"/>
            <w:lang w:eastAsia="zh-CN"/>
          </w:rPr>
          <w:t xml:space="preserve">this study selects </w:t>
        </w:r>
      </w:ins>
      <w:del w:id="1256" w:author="Walter Chris" w:date="2020-10-04T20:07:00Z">
        <w:r w:rsidRPr="00E3236C" w:rsidDel="006C38D8">
          <w:rPr>
            <w:rFonts w:ascii="Palatino Linotype" w:eastAsia="SimSun" w:hAnsi="Palatino Linotype"/>
            <w:kern w:val="2"/>
            <w:szCs w:val="19"/>
            <w:lang w:eastAsia="zh-CN"/>
          </w:rPr>
          <w:delText xml:space="preserve">choose </w:delText>
        </w:r>
      </w:del>
      <w:r w:rsidRPr="00E3236C">
        <w:rPr>
          <w:rFonts w:ascii="Palatino Linotype" w:eastAsia="SimSun" w:hAnsi="Palatino Linotype"/>
          <w:kern w:val="2"/>
          <w:szCs w:val="19"/>
          <w:lang w:eastAsia="zh-CN"/>
        </w:rPr>
        <w:t xml:space="preserve">biLSTM to model the survival behaviors. </w:t>
      </w:r>
      <w:r w:rsidRPr="00E3236C">
        <w:rPr>
          <w:rFonts w:ascii="Palatino Linotype" w:eastAsia="Times New Roman" w:hAnsi="Palatino Linotype"/>
          <w:kern w:val="0"/>
          <w:szCs w:val="19"/>
          <w:lang w:bidi="en-US"/>
        </w:rPr>
        <w:t xml:space="preserve">The auxiliary loss added to the original objective </w:t>
      </w:r>
      <w:del w:id="1257" w:author="Walter Chris" w:date="2020-10-04T20:07:00Z">
        <w:r w:rsidRPr="00E3236C" w:rsidDel="006C38D8">
          <w:rPr>
            <w:rFonts w:ascii="Palatino Linotype" w:eastAsia="Times New Roman" w:hAnsi="Palatino Linotype"/>
            <w:kern w:val="0"/>
            <w:szCs w:val="19"/>
            <w:lang w:bidi="en-US"/>
          </w:rPr>
          <w:delText xml:space="preserve">helps </w:delText>
        </w:r>
      </w:del>
      <w:ins w:id="1258" w:author="Walter Chris" w:date="2020-10-04T20:07:00Z">
        <w:r w:rsidR="006C38D8" w:rsidRPr="00E3236C">
          <w:rPr>
            <w:rFonts w:ascii="Palatino Linotype" w:eastAsia="Times New Roman" w:hAnsi="Palatino Linotype"/>
            <w:kern w:val="0"/>
            <w:szCs w:val="19"/>
            <w:lang w:bidi="en-US"/>
          </w:rPr>
          <w:t xml:space="preserve">is conducive </w:t>
        </w:r>
      </w:ins>
      <w:r w:rsidRPr="00E3236C">
        <w:rPr>
          <w:rFonts w:ascii="Palatino Linotype" w:eastAsia="Times New Roman" w:hAnsi="Palatino Linotype"/>
          <w:kern w:val="0"/>
          <w:szCs w:val="19"/>
          <w:lang w:bidi="en-US"/>
        </w:rPr>
        <w:t xml:space="preserve">to </w:t>
      </w:r>
      <w:del w:id="1259" w:author="Walter Chris" w:date="2020-10-04T20:07:00Z">
        <w:r w:rsidRPr="00E3236C" w:rsidDel="006C38D8">
          <w:rPr>
            <w:rFonts w:ascii="Palatino Linotype" w:eastAsia="Times New Roman" w:hAnsi="Palatino Linotype"/>
            <w:kern w:val="0"/>
            <w:szCs w:val="19"/>
            <w:lang w:bidi="en-US"/>
          </w:rPr>
          <w:delText xml:space="preserve">improve </w:delText>
        </w:r>
      </w:del>
      <w:ins w:id="1260" w:author="Walter Chris" w:date="2020-10-04T20:07:00Z">
        <w:r w:rsidR="006C38D8" w:rsidRPr="00E3236C">
          <w:rPr>
            <w:rFonts w:ascii="Palatino Linotype" w:eastAsia="Times New Roman" w:hAnsi="Palatino Linotype"/>
            <w:kern w:val="0"/>
            <w:szCs w:val="19"/>
            <w:lang w:bidi="en-US"/>
          </w:rPr>
          <w:t xml:space="preserve">enhancing </w:t>
        </w:r>
      </w:ins>
      <w:r w:rsidRPr="00E3236C">
        <w:rPr>
          <w:rFonts w:ascii="Palatino Linotype" w:eastAsia="Times New Roman" w:hAnsi="Palatino Linotype"/>
          <w:kern w:val="0"/>
          <w:szCs w:val="19"/>
          <w:lang w:bidi="en-US"/>
        </w:rPr>
        <w:t xml:space="preserve">the ability of optimizing the learning </w:t>
      </w:r>
      <w:del w:id="1261" w:author="Walter Chris" w:date="2020-10-04T20:07:00Z">
        <w:r w:rsidRPr="00E3236C" w:rsidDel="006C38D8">
          <w:rPr>
            <w:rFonts w:ascii="Palatino Linotype" w:eastAsia="Times New Roman" w:hAnsi="Palatino Linotype"/>
            <w:kern w:val="0"/>
            <w:szCs w:val="19"/>
            <w:lang w:bidi="en-US"/>
          </w:rPr>
          <w:delText xml:space="preserve">process </w:delText>
        </w:r>
      </w:del>
      <w:r w:rsidRPr="00E3236C">
        <w:rPr>
          <w:rFonts w:ascii="Palatino Linotype" w:eastAsia="Times New Roman" w:hAnsi="Palatino Linotype"/>
          <w:kern w:val="0"/>
          <w:szCs w:val="19"/>
          <w:lang w:bidi="en-US"/>
        </w:rPr>
        <w:t xml:space="preserve">in biLSTM training and regularization. </w:t>
      </w:r>
    </w:p>
    <w:p w14:paraId="4F254CF5" w14:textId="0A907B83" w:rsidR="007F0184" w:rsidRPr="00E3236C" w:rsidRDefault="007D0513" w:rsidP="007F0184">
      <w:pPr>
        <w:widowControl/>
        <w:tabs>
          <w:tab w:val="left" w:pos="200"/>
        </w:tabs>
        <w:rPr>
          <w:rFonts w:ascii="Times New Roman" w:eastAsia="SimSun" w:hAnsi="Times New Roman"/>
          <w:kern w:val="2"/>
          <w:sz w:val="20"/>
          <w:lang w:eastAsia="zh-CN"/>
        </w:rPr>
      </w:pPr>
      <w:r w:rsidRPr="00E3236C">
        <w:rPr>
          <w:rFonts w:ascii="Palatino Linotype" w:eastAsia="Times New Roman" w:hAnsi="Palatino Linotype"/>
          <w:kern w:val="0"/>
          <w:szCs w:val="19"/>
          <w:lang w:bidi="en-US"/>
        </w:rPr>
        <w:t xml:space="preserve">    </w:t>
      </w:r>
      <w:del w:id="1262" w:author="Walter Chris" w:date="2020-10-02T23:46:00Z">
        <w:r w:rsidR="007F0184" w:rsidRPr="00E3236C" w:rsidDel="00123ABA">
          <w:delText>Fig.</w:delText>
        </w:r>
      </w:del>
      <w:ins w:id="1263" w:author="Walter Chris" w:date="2020-10-02T23:46:00Z">
        <w:r w:rsidR="00123ABA" w:rsidRPr="00E3236C">
          <w:t xml:space="preserve">Fig. </w:t>
        </w:r>
      </w:ins>
      <w:r w:rsidR="007F0184" w:rsidRPr="00E3236C">
        <w:t>1</w:t>
      </w:r>
      <w:r w:rsidR="007F0184" w:rsidRPr="00E3236C">
        <w:rPr>
          <w:rFonts w:ascii="Times New Roman" w:eastAsia="SimSun" w:hAnsi="Times New Roman"/>
          <w:kern w:val="2"/>
          <w:sz w:val="20"/>
          <w:lang w:eastAsia="zh-CN"/>
        </w:rPr>
        <w:t xml:space="preserve"> </w:t>
      </w:r>
      <w:del w:id="1264" w:author="Walter Chris" w:date="2020-10-04T20:06:00Z">
        <w:r w:rsidR="007F0184" w:rsidRPr="00E3236C" w:rsidDel="006C38D8">
          <w:rPr>
            <w:rFonts w:ascii="Times New Roman" w:eastAsia="SimSun" w:hAnsi="Times New Roman"/>
            <w:kern w:val="2"/>
            <w:sz w:val="20"/>
            <w:lang w:eastAsia="zh-CN"/>
          </w:rPr>
          <w:delText xml:space="preserve">shows </w:delText>
        </w:r>
      </w:del>
      <w:ins w:id="1265" w:author="Walter Chris" w:date="2020-10-04T20:06:00Z">
        <w:r w:rsidR="006C38D8" w:rsidRPr="00E3236C">
          <w:rPr>
            <w:rFonts w:ascii="Times New Roman" w:eastAsia="SimSun" w:hAnsi="Times New Roman"/>
            <w:kern w:val="2"/>
            <w:sz w:val="20"/>
            <w:lang w:eastAsia="zh-CN"/>
          </w:rPr>
          <w:t xml:space="preserve">illustrates </w:t>
        </w:r>
      </w:ins>
      <w:r w:rsidR="007F0184" w:rsidRPr="00E3236C">
        <w:rPr>
          <w:rFonts w:ascii="Times New Roman" w:eastAsia="SimSun" w:hAnsi="Times New Roman"/>
          <w:kern w:val="2"/>
          <w:sz w:val="20"/>
          <w:lang w:eastAsia="zh-CN"/>
        </w:rPr>
        <w:t xml:space="preserve">the algorithm process of </w:t>
      </w:r>
      <w:del w:id="1266" w:author="Walter Chris" w:date="2020-10-02T23:48:00Z">
        <w:r w:rsidR="007F0184" w:rsidRPr="00E3236C" w:rsidDel="00123ABA">
          <w:rPr>
            <w:rFonts w:ascii="Times New Roman" w:eastAsia="SimSun" w:hAnsi="Times New Roman"/>
            <w:kern w:val="2"/>
            <w:sz w:val="20"/>
            <w:lang w:eastAsia="zh-CN"/>
          </w:rPr>
          <w:delText xml:space="preserve">our proposed </w:delText>
        </w:r>
      </w:del>
      <w:ins w:id="1267" w:author="Walter Chris" w:date="2020-10-02T23:48:00Z">
        <w:r w:rsidR="00123ABA" w:rsidRPr="00E3236C">
          <w:rPr>
            <w:rFonts w:ascii="Times New Roman" w:eastAsia="SimSun" w:hAnsi="Times New Roman"/>
            <w:kern w:val="2"/>
            <w:sz w:val="20"/>
            <w:lang w:eastAsia="zh-CN"/>
          </w:rPr>
          <w:t xml:space="preserve">the developed </w:t>
        </w:r>
      </w:ins>
      <w:r w:rsidR="007F0184" w:rsidRPr="00E3236C">
        <w:rPr>
          <w:rFonts w:ascii="Times New Roman" w:eastAsia="SimSun" w:hAnsi="Times New Roman"/>
          <w:kern w:val="2"/>
          <w:sz w:val="20"/>
          <w:lang w:eastAsia="zh-CN"/>
        </w:rPr>
        <w:t xml:space="preserve">method. There are several stages including the gene co-expression cluster stage, main/auxiliary biLSTM network stage and the COX model stage etc. In the gene co-expression cluster stage, </w:t>
      </w:r>
      <w:del w:id="1268" w:author="Walter Chris" w:date="2020-10-04T20:16:00Z">
        <w:r w:rsidR="007F0184" w:rsidRPr="00E3236C" w:rsidDel="00156F9F">
          <w:rPr>
            <w:rFonts w:ascii="Times New Roman" w:eastAsia="SimSun" w:hAnsi="Times New Roman"/>
            <w:kern w:val="2"/>
            <w:sz w:val="20"/>
            <w:lang w:eastAsia="zh-CN"/>
          </w:rPr>
          <w:delText xml:space="preserve">mRNA data and methylation data could be reduced </w:delText>
        </w:r>
      </w:del>
      <w:r w:rsidR="007F0184" w:rsidRPr="00E3236C">
        <w:rPr>
          <w:rFonts w:ascii="Times New Roman" w:eastAsia="SimSun" w:hAnsi="Times New Roman"/>
          <w:kern w:val="2"/>
          <w:sz w:val="20"/>
          <w:lang w:eastAsia="zh-CN"/>
        </w:rPr>
        <w:t>the feature dimension</w:t>
      </w:r>
      <w:ins w:id="1269" w:author="Walter Chris" w:date="2020-10-04T20:16:00Z">
        <w:r w:rsidR="00156F9F" w:rsidRPr="00E3236C">
          <w:rPr>
            <w:rFonts w:ascii="Times New Roman" w:eastAsia="SimSun" w:hAnsi="Times New Roman"/>
            <w:kern w:val="2"/>
            <w:sz w:val="20"/>
            <w:lang w:eastAsia="zh-CN"/>
          </w:rPr>
          <w:t xml:space="preserve"> of mRNA data and methylation data could be reduced</w:t>
        </w:r>
      </w:ins>
      <w:r w:rsidR="007F0184" w:rsidRPr="00E3236C">
        <w:rPr>
          <w:rFonts w:ascii="Times New Roman" w:eastAsia="SimSun" w:hAnsi="Times New Roman"/>
          <w:kern w:val="2"/>
          <w:sz w:val="20"/>
          <w:lang w:eastAsia="zh-CN"/>
        </w:rPr>
        <w:t xml:space="preserve">. WGCNA algorithms are used to cluster genes. </w:t>
      </w:r>
      <w:del w:id="1270" w:author="Walter Chris" w:date="2020-10-04T20:12:00Z">
        <w:r w:rsidR="007F0184" w:rsidRPr="00E3236C" w:rsidDel="00D35D78">
          <w:rPr>
            <w:rFonts w:ascii="Times New Roman" w:eastAsia="SimSun" w:hAnsi="Times New Roman"/>
            <w:kern w:val="2"/>
            <w:sz w:val="20"/>
            <w:lang w:eastAsia="zh-CN"/>
          </w:rPr>
          <w:delText>So</w:delText>
        </w:r>
      </w:del>
      <w:ins w:id="1271" w:author="Walter Chris" w:date="2020-10-04T20:12:00Z">
        <w:r w:rsidR="00D35D78" w:rsidRPr="00E3236C">
          <w:rPr>
            <w:rFonts w:ascii="Times New Roman" w:eastAsia="SimSun" w:hAnsi="Times New Roman"/>
            <w:kern w:val="2"/>
            <w:sz w:val="20"/>
            <w:lang w:eastAsia="zh-CN"/>
          </w:rPr>
          <w:t>Thus</w:t>
        </w:r>
      </w:ins>
      <w:r w:rsidR="007F0184" w:rsidRPr="00E3236C">
        <w:rPr>
          <w:rFonts w:ascii="Times New Roman" w:eastAsia="SimSun" w:hAnsi="Times New Roman"/>
          <w:kern w:val="2"/>
          <w:sz w:val="20"/>
          <w:lang w:eastAsia="zh-CN"/>
        </w:rPr>
        <w:t>, mRNA and</w:t>
      </w:r>
      <w:r w:rsidR="007F0184" w:rsidRPr="00E3236C">
        <w:rPr>
          <w:rFonts w:ascii="Calibri" w:eastAsia="SimSun" w:hAnsi="Calibri"/>
          <w:kern w:val="2"/>
          <w:sz w:val="21"/>
          <w:szCs w:val="22"/>
          <w:lang w:eastAsia="zh-CN"/>
        </w:rPr>
        <w:t xml:space="preserve"> </w:t>
      </w:r>
      <w:r w:rsidR="007F0184" w:rsidRPr="00E3236C">
        <w:rPr>
          <w:rFonts w:ascii="Times New Roman" w:eastAsia="SimSun" w:hAnsi="Times New Roman"/>
          <w:kern w:val="2"/>
          <w:sz w:val="20"/>
          <w:lang w:eastAsia="zh-CN"/>
        </w:rPr>
        <w:t>methylation eigengenes are obtained respectively. The directly concatenated eigengenes of mRNA and methylation will be</w:t>
      </w:r>
      <w:del w:id="1272" w:author="Walter Chris" w:date="2020-10-02T23:45:00Z">
        <w:r w:rsidR="007F0184" w:rsidRPr="00E3236C" w:rsidDel="00580861">
          <w:rPr>
            <w:rFonts w:ascii="Times New Roman" w:eastAsia="SimSun" w:hAnsi="Times New Roman"/>
            <w:kern w:val="2"/>
            <w:sz w:val="20"/>
            <w:lang w:eastAsia="zh-CN"/>
          </w:rPr>
          <w:delText xml:space="preserve"> main task</w:delText>
        </w:r>
      </w:del>
      <w:ins w:id="1273" w:author="Walter Chris" w:date="2020-10-02T23:45:00Z">
        <w:r w:rsidR="00580861" w:rsidRPr="00E3236C">
          <w:rPr>
            <w:rFonts w:ascii="Times New Roman" w:eastAsia="SimSun" w:hAnsi="Times New Roman"/>
            <w:kern w:val="2"/>
            <w:sz w:val="20"/>
            <w:lang w:eastAsia="zh-CN"/>
          </w:rPr>
          <w:t xml:space="preserve"> primary task</w:t>
        </w:r>
      </w:ins>
      <w:r w:rsidR="007F0184" w:rsidRPr="00E3236C">
        <w:rPr>
          <w:rFonts w:ascii="Times New Roman" w:eastAsia="SimSun" w:hAnsi="Times New Roman"/>
          <w:kern w:val="2"/>
          <w:sz w:val="20"/>
          <w:lang w:eastAsia="zh-CN"/>
        </w:rPr>
        <w:t xml:space="preserve"> input features for machine learning network to train model. </w:t>
      </w:r>
      <w:del w:id="1274" w:author="Walter Chris" w:date="2020-10-04T20:14:00Z">
        <w:r w:rsidR="007F0184" w:rsidRPr="00E3236C" w:rsidDel="00AF2057">
          <w:rPr>
            <w:rFonts w:ascii="Times New Roman" w:eastAsia="SimSun" w:hAnsi="Times New Roman"/>
            <w:kern w:val="2"/>
            <w:sz w:val="20"/>
            <w:lang w:eastAsia="zh-CN"/>
          </w:rPr>
          <w:delText>Meanwhile</w:delText>
        </w:r>
      </w:del>
      <w:ins w:id="1275" w:author="Walter Chris" w:date="2020-10-04T20:14:00Z">
        <w:r w:rsidR="00AF2057" w:rsidRPr="00E3236C">
          <w:rPr>
            <w:rFonts w:ascii="Times New Roman" w:eastAsia="SimSun" w:hAnsi="Times New Roman"/>
            <w:kern w:val="2"/>
            <w:sz w:val="20"/>
            <w:lang w:eastAsia="zh-CN"/>
          </w:rPr>
          <w:t>Moreover</w:t>
        </w:r>
      </w:ins>
      <w:r w:rsidR="007F0184" w:rsidRPr="00E3236C">
        <w:rPr>
          <w:rFonts w:ascii="Times New Roman" w:eastAsia="SimSun" w:hAnsi="Times New Roman"/>
          <w:kern w:val="2"/>
          <w:sz w:val="20"/>
          <w:lang w:eastAsia="zh-CN"/>
        </w:rPr>
        <w:t>, we also use the concatenated eigengenes as auxiliary task input. In</w:t>
      </w:r>
      <w:del w:id="1276" w:author="Walter Chris" w:date="2020-10-02T23:45:00Z">
        <w:r w:rsidR="007F0184" w:rsidRPr="00E3236C" w:rsidDel="00580861">
          <w:rPr>
            <w:rFonts w:ascii="Times New Roman" w:eastAsia="SimSun" w:hAnsi="Times New Roman"/>
            <w:kern w:val="2"/>
            <w:sz w:val="20"/>
            <w:lang w:eastAsia="zh-CN"/>
          </w:rPr>
          <w:delText xml:space="preserve"> main task</w:delText>
        </w:r>
      </w:del>
      <w:ins w:id="1277" w:author="Walter Chris" w:date="2020-10-02T23:45:00Z">
        <w:r w:rsidR="00580861" w:rsidRPr="00E3236C">
          <w:rPr>
            <w:rFonts w:ascii="Times New Roman" w:eastAsia="SimSun" w:hAnsi="Times New Roman"/>
            <w:kern w:val="2"/>
            <w:sz w:val="20"/>
            <w:lang w:eastAsia="zh-CN"/>
          </w:rPr>
          <w:t xml:space="preserve"> primary task</w:t>
        </w:r>
      </w:ins>
      <w:r w:rsidR="007F0184" w:rsidRPr="00E3236C">
        <w:rPr>
          <w:rFonts w:ascii="Times New Roman" w:eastAsia="SimSun" w:hAnsi="Times New Roman"/>
          <w:kern w:val="2"/>
          <w:sz w:val="20"/>
          <w:lang w:eastAsia="zh-CN"/>
        </w:rPr>
        <w:t xml:space="preserve">, Multiple biLSTM layers, TimeDistributed layers, dropout layers, and full Connected layer are used to predict </w:t>
      </w:r>
      <w:del w:id="1278" w:author="Walter Chris" w:date="2020-10-04T19:46:00Z">
        <w:r w:rsidR="007F0184" w:rsidRPr="00E3236C" w:rsidDel="00AB3D53">
          <w:rPr>
            <w:rFonts w:ascii="Times New Roman" w:eastAsia="SimSun" w:hAnsi="Times New Roman"/>
            <w:kern w:val="2"/>
            <w:sz w:val="20"/>
            <w:lang w:eastAsia="zh-CN"/>
          </w:rPr>
          <w:delText>patient</w:delText>
        </w:r>
      </w:del>
      <w:ins w:id="1279" w:author="Walter Chris" w:date="2020-10-04T19:46:00Z">
        <w:r w:rsidR="00AB3D53" w:rsidRPr="00E3236C">
          <w:rPr>
            <w:rFonts w:ascii="Times New Roman" w:eastAsia="SimSun" w:hAnsi="Times New Roman"/>
            <w:kern w:val="2"/>
            <w:sz w:val="20"/>
            <w:lang w:eastAsia="zh-CN"/>
          </w:rPr>
          <w:t>case</w:t>
        </w:r>
      </w:ins>
      <w:r w:rsidR="007F0184" w:rsidRPr="00E3236C">
        <w:rPr>
          <w:rFonts w:ascii="Times New Roman" w:eastAsia="SimSun" w:hAnsi="Times New Roman"/>
          <w:kern w:val="2"/>
          <w:sz w:val="20"/>
          <w:lang w:eastAsia="zh-CN"/>
        </w:rPr>
        <w:t xml:space="preserve"> survival risk with proposed ordinal loss function, and then the main loss (i.e., </w:t>
      </w:r>
      <w:r w:rsidR="007F0184" w:rsidRPr="00E3236C">
        <w:rPr>
          <w:rFonts w:ascii="Times New Roman" w:eastAsia="SimSun" w:hAnsi="Times New Roman"/>
          <w:i/>
          <w:kern w:val="2"/>
          <w:sz w:val="20"/>
          <w:lang w:eastAsia="zh-CN"/>
        </w:rPr>
        <w:t>L</w:t>
      </w:r>
      <w:r w:rsidR="007F0184" w:rsidRPr="00E3236C">
        <w:rPr>
          <w:rFonts w:ascii="Times New Roman" w:eastAsia="SimSun" w:hAnsi="Times New Roman"/>
          <w:i/>
          <w:kern w:val="2"/>
          <w:sz w:val="20"/>
          <w:vertAlign w:val="subscript"/>
          <w:lang w:eastAsia="zh-CN"/>
        </w:rPr>
        <w:t>main</w:t>
      </w:r>
      <w:r w:rsidR="007F0184" w:rsidRPr="00E3236C">
        <w:rPr>
          <w:rFonts w:ascii="Times New Roman" w:eastAsia="SimSun" w:hAnsi="Times New Roman"/>
          <w:kern w:val="2"/>
          <w:sz w:val="20"/>
          <w:lang w:eastAsia="zh-CN"/>
        </w:rPr>
        <w:t xml:space="preserve">) is obtained. In auxiliary task, </w:t>
      </w:r>
      <w:del w:id="1280" w:author="Walter Chris" w:date="2020-10-04T20:20:00Z">
        <w:r w:rsidR="007F0184" w:rsidRPr="00E3236C" w:rsidDel="0076621E">
          <w:rPr>
            <w:rFonts w:ascii="Times New Roman" w:eastAsia="SimSun" w:hAnsi="Times New Roman"/>
            <w:kern w:val="2"/>
            <w:sz w:val="20"/>
            <w:lang w:eastAsia="zh-CN"/>
          </w:rPr>
          <w:delText xml:space="preserve">we use </w:delText>
        </w:r>
      </w:del>
      <w:ins w:id="1281" w:author="Walter Chris" w:date="2020-10-04T20:20:00Z">
        <w:r w:rsidR="0076621E" w:rsidRPr="00E3236C">
          <w:rPr>
            <w:rFonts w:ascii="Times New Roman" w:eastAsia="SimSun" w:hAnsi="Times New Roman"/>
            <w:kern w:val="2"/>
            <w:sz w:val="20"/>
            <w:lang w:eastAsia="zh-CN"/>
          </w:rPr>
          <w:t xml:space="preserve">the present study employs </w:t>
        </w:r>
      </w:ins>
      <w:r w:rsidR="007F0184" w:rsidRPr="00E3236C">
        <w:rPr>
          <w:rFonts w:ascii="Times New Roman" w:eastAsia="SimSun" w:hAnsi="Times New Roman"/>
          <w:kern w:val="2"/>
          <w:sz w:val="20"/>
          <w:lang w:eastAsia="zh-CN"/>
        </w:rPr>
        <w:t xml:space="preserve">one auxiliary biLSTM layer and a full connected layer to obtain the auxiliary loss (i.e., </w:t>
      </w:r>
      <w:r w:rsidR="007F0184" w:rsidRPr="00E3236C">
        <w:rPr>
          <w:rFonts w:ascii="Times New Roman" w:eastAsia="SimSun" w:hAnsi="Times New Roman"/>
          <w:i/>
          <w:kern w:val="2"/>
          <w:sz w:val="20"/>
          <w:lang w:eastAsia="zh-CN"/>
        </w:rPr>
        <w:t>L</w:t>
      </w:r>
      <w:r w:rsidR="007F0184" w:rsidRPr="00E3236C">
        <w:rPr>
          <w:rFonts w:ascii="Times New Roman" w:eastAsia="SimSun" w:hAnsi="Times New Roman"/>
          <w:i/>
          <w:kern w:val="2"/>
          <w:sz w:val="20"/>
          <w:vertAlign w:val="subscript"/>
          <w:lang w:eastAsia="zh-CN"/>
        </w:rPr>
        <w:t>aux</w:t>
      </w:r>
      <w:r w:rsidR="007F0184" w:rsidRPr="00E3236C">
        <w:rPr>
          <w:rFonts w:ascii="Times New Roman" w:eastAsia="SimSun" w:hAnsi="Times New Roman"/>
          <w:kern w:val="2"/>
          <w:sz w:val="20"/>
          <w:lang w:eastAsia="zh-CN"/>
        </w:rPr>
        <w:t>). We can combine the main loss with the loss from the auxiliary tasks as:</w:t>
      </w:r>
      <w:r w:rsidR="007F0184" w:rsidRPr="00E3236C">
        <w:rPr>
          <w:rFonts w:ascii="Times New Roman" w:eastAsia="SimSun" w:hAnsi="Times New Roman"/>
          <w:b/>
          <w:bCs/>
          <w:i/>
          <w:iCs/>
          <w:color w:val="000000"/>
          <w:kern w:val="24"/>
          <w:sz w:val="24"/>
          <w:szCs w:val="24"/>
          <w:lang w:eastAsia="zh-CN"/>
        </w:rPr>
        <w:t xml:space="preserve"> </w:t>
      </w:r>
      <w:r w:rsidR="007F0184" w:rsidRPr="00E3236C">
        <w:rPr>
          <w:rFonts w:ascii="Times New Roman" w:eastAsia="SimSun" w:hAnsi="Times New Roman"/>
          <w:i/>
          <w:iCs/>
          <w:kern w:val="2"/>
          <w:sz w:val="20"/>
          <w:lang w:eastAsia="zh-CN"/>
        </w:rPr>
        <w:t>L</w:t>
      </w:r>
      <w:r w:rsidR="007F0184" w:rsidRPr="00E3236C">
        <w:rPr>
          <w:rFonts w:ascii="Times New Roman" w:eastAsia="SimSun" w:hAnsi="Times New Roman"/>
          <w:kern w:val="2"/>
          <w:sz w:val="20"/>
          <w:vertAlign w:val="subscript"/>
          <w:lang w:eastAsia="zh-CN"/>
        </w:rPr>
        <w:t>main</w:t>
      </w:r>
      <w:r w:rsidR="007F0184" w:rsidRPr="00E3236C">
        <w:rPr>
          <w:rFonts w:ascii="Times New Roman" w:eastAsia="SimSun" w:hAnsi="Times New Roman"/>
          <w:kern w:val="2"/>
          <w:sz w:val="20"/>
          <w:lang w:eastAsia="zh-CN"/>
        </w:rPr>
        <w:t>+</w:t>
      </w:r>
      <w:r w:rsidR="007F0184" w:rsidRPr="00E3236C">
        <w:rPr>
          <w:rFonts w:ascii="Times New Roman" w:eastAsia="SimSun" w:hAnsi="Times New Roman"/>
          <w:kern w:val="2"/>
          <w:sz w:val="20"/>
          <w:lang w:eastAsia="zh-CN"/>
          <w:rPrChange w:id="1282" w:author="Walter Chris" w:date="2020-10-05T12:38:00Z">
            <w:rPr>
              <w:rFonts w:ascii="Times New Roman" w:eastAsia="SimSun" w:hAnsi="Times New Roman"/>
              <w:kern w:val="2"/>
              <w:sz w:val="20"/>
              <w:lang w:val="el-GR" w:eastAsia="zh-CN"/>
            </w:rPr>
          </w:rPrChange>
        </w:rPr>
        <w:t>λ</w:t>
      </w:r>
      <w:r w:rsidR="007F0184" w:rsidRPr="00E3236C">
        <w:rPr>
          <w:rFonts w:ascii="Times New Roman" w:eastAsia="SimSun" w:hAnsi="Times New Roman"/>
          <w:i/>
          <w:iCs/>
          <w:kern w:val="2"/>
          <w:sz w:val="20"/>
          <w:vertAlign w:val="subscript"/>
          <w:lang w:eastAsia="zh-CN"/>
        </w:rPr>
        <w:t xml:space="preserve"> </w:t>
      </w:r>
      <w:r w:rsidR="007F0184" w:rsidRPr="00E3236C">
        <w:rPr>
          <w:rFonts w:ascii="Times New Roman" w:eastAsia="SimSun" w:hAnsi="Times New Roman"/>
          <w:i/>
          <w:iCs/>
          <w:kern w:val="2"/>
          <w:sz w:val="20"/>
          <w:lang w:eastAsia="zh-CN"/>
        </w:rPr>
        <w:t>L</w:t>
      </w:r>
      <w:r w:rsidR="007F0184" w:rsidRPr="00E3236C">
        <w:rPr>
          <w:rFonts w:ascii="Times New Roman" w:eastAsia="SimSun" w:hAnsi="Times New Roman"/>
          <w:kern w:val="2"/>
          <w:sz w:val="20"/>
          <w:vertAlign w:val="subscript"/>
          <w:lang w:eastAsia="zh-CN"/>
        </w:rPr>
        <w:t>aux</w:t>
      </w:r>
      <w:r w:rsidR="007F0184" w:rsidRPr="00E3236C">
        <w:rPr>
          <w:rFonts w:ascii="Times New Roman" w:eastAsia="SimSun" w:hAnsi="Times New Roman"/>
          <w:kern w:val="2"/>
          <w:sz w:val="20"/>
          <w:lang w:eastAsia="zh-CN"/>
        </w:rPr>
        <w:t xml:space="preserve">. </w:t>
      </w:r>
      <w:del w:id="1283" w:author="Walter Chris" w:date="2020-10-04T20:20:00Z">
        <w:r w:rsidR="007F0184" w:rsidRPr="00E3236C" w:rsidDel="0076621E">
          <w:rPr>
            <w:rFonts w:ascii="Times New Roman" w:eastAsia="SimSun" w:hAnsi="Times New Roman"/>
            <w:kern w:val="2"/>
            <w:sz w:val="20"/>
            <w:lang w:eastAsia="zh-CN"/>
          </w:rPr>
          <w:delText xml:space="preserve">We use </w:delText>
        </w:r>
      </w:del>
      <w:ins w:id="1284" w:author="Walter Chris" w:date="2020-10-04T20:20:00Z">
        <w:r w:rsidR="0076621E" w:rsidRPr="00E3236C">
          <w:rPr>
            <w:rFonts w:ascii="Times New Roman" w:eastAsia="SimSun" w:hAnsi="Times New Roman"/>
            <w:kern w:val="2"/>
            <w:sz w:val="20"/>
            <w:lang w:eastAsia="zh-CN"/>
          </w:rPr>
          <w:t xml:space="preserve">The present study employs </w:t>
        </w:r>
      </w:ins>
      <w:r w:rsidR="007F0184" w:rsidRPr="00E3236C">
        <w:rPr>
          <w:rFonts w:ascii="Times New Roman" w:eastAsia="SimSun" w:hAnsi="Times New Roman"/>
          <w:kern w:val="2"/>
          <w:sz w:val="20"/>
          <w:lang w:eastAsia="zh-CN"/>
        </w:rPr>
        <w:t>a proposed adaptive optimization iteration method to tune the weight (</w:t>
      </w:r>
      <w:r w:rsidR="007F0184" w:rsidRPr="00E3236C">
        <w:rPr>
          <w:rFonts w:ascii="Times New Roman" w:eastAsia="SimSun" w:hAnsi="Times New Roman"/>
          <w:kern w:val="2"/>
          <w:sz w:val="20"/>
          <w:lang w:eastAsia="zh-CN"/>
          <w:rPrChange w:id="1285" w:author="Walter Chris" w:date="2020-10-05T12:38:00Z">
            <w:rPr>
              <w:rFonts w:ascii="Times New Roman" w:eastAsia="SimSun" w:hAnsi="Times New Roman"/>
              <w:kern w:val="2"/>
              <w:sz w:val="20"/>
              <w:lang w:val="el-GR" w:eastAsia="zh-CN"/>
            </w:rPr>
          </w:rPrChange>
        </w:rPr>
        <w:t xml:space="preserve">λ) </w:t>
      </w:r>
      <w:r w:rsidR="007F0184" w:rsidRPr="00E3236C">
        <w:rPr>
          <w:rFonts w:ascii="Times New Roman" w:eastAsia="SimSun" w:hAnsi="Times New Roman"/>
          <w:kern w:val="2"/>
          <w:sz w:val="20"/>
          <w:lang w:eastAsia="zh-CN"/>
        </w:rPr>
        <w:t xml:space="preserve">of auxiliary loss. </w:t>
      </w:r>
      <w:del w:id="1286" w:author="Walter Chris" w:date="2020-10-04T20:11:00Z">
        <w:r w:rsidR="007F0184" w:rsidRPr="00E3236C" w:rsidDel="000A0040">
          <w:rPr>
            <w:rFonts w:ascii="Times New Roman" w:eastAsia="SimSun" w:hAnsi="Times New Roman"/>
            <w:kern w:val="2"/>
            <w:sz w:val="20"/>
            <w:lang w:eastAsia="zh-CN"/>
          </w:rPr>
          <w:delText>Finally</w:delText>
        </w:r>
      </w:del>
      <w:ins w:id="1287" w:author="Walter Chris" w:date="2020-10-04T20:11:00Z">
        <w:r w:rsidR="000A0040" w:rsidRPr="00E3236C">
          <w:rPr>
            <w:rFonts w:ascii="Times New Roman" w:eastAsia="SimSun" w:hAnsi="Times New Roman"/>
            <w:kern w:val="2"/>
            <w:sz w:val="20"/>
            <w:lang w:eastAsia="zh-CN"/>
          </w:rPr>
          <w:t>Lastly</w:t>
        </w:r>
      </w:ins>
      <w:r w:rsidR="007F0184" w:rsidRPr="00E3236C">
        <w:rPr>
          <w:rFonts w:ascii="Times New Roman" w:eastAsia="SimSun" w:hAnsi="Times New Roman"/>
          <w:kern w:val="2"/>
          <w:sz w:val="20"/>
          <w:lang w:eastAsia="zh-CN"/>
        </w:rPr>
        <w:t xml:space="preserve">, through iterative training, the deep cox proportional hazard model is built for survival analysis to ensure that the ordinal relationship among the survival time of different </w:t>
      </w:r>
      <w:del w:id="1288" w:author="Walter Chris" w:date="2020-10-04T19:46:00Z">
        <w:r w:rsidR="007F0184" w:rsidRPr="00E3236C" w:rsidDel="00AB3D53">
          <w:rPr>
            <w:rFonts w:ascii="Times New Roman" w:eastAsia="SimSun" w:hAnsi="Times New Roman"/>
            <w:kern w:val="2"/>
            <w:sz w:val="20"/>
            <w:lang w:eastAsia="zh-CN"/>
          </w:rPr>
          <w:delText>patients</w:delText>
        </w:r>
      </w:del>
      <w:ins w:id="1289" w:author="Walter Chris" w:date="2020-10-04T19:46:00Z">
        <w:r w:rsidR="00AB3D53" w:rsidRPr="00E3236C">
          <w:rPr>
            <w:rFonts w:ascii="Times New Roman" w:eastAsia="SimSun" w:hAnsi="Times New Roman"/>
            <w:kern w:val="2"/>
            <w:sz w:val="20"/>
            <w:lang w:eastAsia="zh-CN"/>
          </w:rPr>
          <w:t>cases</w:t>
        </w:r>
      </w:ins>
      <w:r w:rsidR="007F0184" w:rsidRPr="00E3236C">
        <w:rPr>
          <w:rFonts w:ascii="Times New Roman" w:eastAsia="SimSun" w:hAnsi="Times New Roman"/>
          <w:kern w:val="2"/>
          <w:sz w:val="20"/>
          <w:lang w:eastAsia="zh-CN"/>
        </w:rPr>
        <w:t xml:space="preserve"> can be preserved.</w:t>
      </w:r>
    </w:p>
    <w:p w14:paraId="7EC17A95" w14:textId="65063F80" w:rsidR="007F0184" w:rsidRPr="00E3236C" w:rsidRDefault="007F0184" w:rsidP="007F0184">
      <w:pPr>
        <w:widowControl/>
        <w:tabs>
          <w:tab w:val="left" w:pos="200"/>
        </w:tabs>
        <w:rPr>
          <w:rFonts w:ascii="Palatino Linotype" w:eastAsia="Times New Roman" w:hAnsi="Palatino Linotype"/>
          <w:kern w:val="0"/>
          <w:szCs w:val="19"/>
          <w:lang w:bidi="en-US"/>
        </w:rPr>
      </w:pPr>
    </w:p>
    <w:p w14:paraId="698A72E7" w14:textId="7358F381" w:rsidR="007F0184" w:rsidRPr="00E3236C" w:rsidRDefault="007F0184" w:rsidP="007F0184">
      <w:pPr>
        <w:widowControl/>
        <w:tabs>
          <w:tab w:val="left" w:pos="200"/>
        </w:tabs>
        <w:spacing w:line="240" w:lineRule="auto"/>
        <w:rPr>
          <w:rFonts w:ascii="Palatino Linotype" w:eastAsia="Times New Roman" w:hAnsi="Palatino Linotype"/>
          <w:kern w:val="0"/>
          <w:szCs w:val="19"/>
          <w:lang w:bidi="en-US"/>
        </w:rPr>
      </w:pPr>
    </w:p>
    <w:p w14:paraId="62F7503D" w14:textId="73E0EC0E" w:rsidR="007D1F55" w:rsidRPr="00E3236C" w:rsidRDefault="007D1F55" w:rsidP="007D1F55">
      <w:pPr>
        <w:pStyle w:val="PARAGRAPHnoindent"/>
      </w:pPr>
    </w:p>
    <w:p w14:paraId="11C1158C" w14:textId="4686DC51" w:rsidR="00E83B99" w:rsidRPr="00E3236C" w:rsidRDefault="007F0184" w:rsidP="007F0184">
      <w:pPr>
        <w:pStyle w:val="PARAGRAPH"/>
        <w:spacing w:line="720" w:lineRule="auto"/>
        <w:ind w:firstLine="245"/>
      </w:pPr>
      <w:del w:id="1290" w:author="Walter Chris" w:date="2020-10-02T23:46:00Z">
        <w:r w:rsidRPr="00E3236C" w:rsidDel="00123ABA">
          <w:rPr>
            <w:rFonts w:ascii="Helvetica" w:hAnsi="Helvetica"/>
            <w:sz w:val="16"/>
            <w:szCs w:val="16"/>
          </w:rPr>
          <w:delText>Fig.</w:delText>
        </w:r>
      </w:del>
      <w:ins w:id="1291" w:author="Walter Chris" w:date="2020-10-02T23:46:00Z">
        <w:r w:rsidR="00123ABA" w:rsidRPr="00E3236C">
          <w:rPr>
            <w:rFonts w:ascii="Helvetica" w:hAnsi="Helvetica"/>
            <w:sz w:val="16"/>
            <w:szCs w:val="16"/>
          </w:rPr>
          <w:t xml:space="preserve">Fig. </w:t>
        </w:r>
      </w:ins>
      <w:r w:rsidRPr="00E3236C">
        <w:rPr>
          <w:rFonts w:ascii="Helvetica" w:hAnsi="Helvetica"/>
          <w:sz w:val="16"/>
          <w:szCs w:val="16"/>
        </w:rPr>
        <w:t>1. Illustration of the proposed model and framework</w:t>
      </w:r>
    </w:p>
    <w:p w14:paraId="0EDEF709" w14:textId="7A0D551C" w:rsidR="002A73A0" w:rsidRPr="00E3236C" w:rsidRDefault="007F0184" w:rsidP="002A73A0">
      <w:pPr>
        <w:pStyle w:val="Heading1"/>
        <w:rPr>
          <w:lang w:eastAsia="zh-CN"/>
        </w:rPr>
      </w:pPr>
      <w:r w:rsidRPr="00E3236C">
        <w:t xml:space="preserve">  </w:t>
      </w:r>
      <w:r w:rsidR="00755520" w:rsidRPr="00E3236C">
        <w:rPr>
          <w:lang w:eastAsia="zh-CN"/>
        </w:rPr>
        <w:t>4</w:t>
      </w:r>
      <w:r w:rsidR="002A73A0" w:rsidRPr="00E3236C">
        <w:rPr>
          <w:lang w:eastAsia="zh-CN"/>
        </w:rPr>
        <w:t xml:space="preserve"> Experimental results and discussions</w:t>
      </w:r>
    </w:p>
    <w:p w14:paraId="697F39DE" w14:textId="3055FF78" w:rsidR="002A73A0" w:rsidRPr="00E3236C" w:rsidRDefault="002A73A0" w:rsidP="002A73A0">
      <w:pPr>
        <w:pStyle w:val="Text"/>
        <w:spacing w:line="230" w:lineRule="exact"/>
        <w:ind w:firstLine="0"/>
        <w:rPr>
          <w:rFonts w:ascii="Palatino Linotype" w:eastAsia="SimSun" w:hAnsi="Palatino Linotype"/>
          <w:kern w:val="2"/>
          <w:sz w:val="19"/>
          <w:szCs w:val="19"/>
          <w:lang w:eastAsia="zh-CN"/>
        </w:rPr>
      </w:pPr>
      <w:r w:rsidRPr="00E3236C">
        <w:rPr>
          <w:rFonts w:ascii="Palatino Linotype" w:hAnsi="Palatino Linotype"/>
          <w:sz w:val="19"/>
          <w:szCs w:val="19"/>
          <w:lang w:eastAsia="zh-CN"/>
        </w:rPr>
        <w:t xml:space="preserve">In this part, </w:t>
      </w:r>
      <w:r w:rsidRPr="00E3236C">
        <w:rPr>
          <w:rFonts w:ascii="Palatino Linotype" w:eastAsia="SimSun" w:hAnsi="Palatino Linotype"/>
          <w:kern w:val="2"/>
          <w:sz w:val="19"/>
          <w:szCs w:val="19"/>
          <w:lang w:eastAsia="zh-CN"/>
        </w:rPr>
        <w:t xml:space="preserve">we assess the performance of </w:t>
      </w:r>
      <w:del w:id="1292" w:author="Walter Chris" w:date="2020-10-04T19:19:00Z">
        <w:r w:rsidRPr="00E3236C" w:rsidDel="00CE0415">
          <w:rPr>
            <w:rFonts w:ascii="Palatino Linotype" w:eastAsia="SimSun" w:hAnsi="Palatino Linotype"/>
            <w:kern w:val="2"/>
            <w:sz w:val="19"/>
            <w:szCs w:val="19"/>
            <w:lang w:eastAsia="zh-CN"/>
          </w:rPr>
          <w:delText>the proposed method</w:delText>
        </w:r>
      </w:del>
      <w:ins w:id="1293" w:author="Walter Chris" w:date="2020-10-04T19:19:00Z">
        <w:r w:rsidR="00CE0415" w:rsidRPr="00E3236C">
          <w:rPr>
            <w:rFonts w:ascii="Palatino Linotype" w:eastAsia="SimSun" w:hAnsi="Palatino Linotype"/>
            <w:kern w:val="2"/>
            <w:sz w:val="19"/>
            <w:szCs w:val="19"/>
            <w:lang w:eastAsia="zh-CN"/>
          </w:rPr>
          <w:t>the developed approach</w:t>
        </w:r>
      </w:ins>
      <w:r w:rsidRPr="00E3236C">
        <w:rPr>
          <w:rFonts w:ascii="Palatino Linotype" w:eastAsia="SimSun" w:hAnsi="Palatino Linotype"/>
          <w:kern w:val="2"/>
          <w:sz w:val="19"/>
          <w:szCs w:val="19"/>
          <w:lang w:eastAsia="zh-CN"/>
        </w:rPr>
        <w:t xml:space="preserve"> and carry out experiments on the training set through 10-fold cross validation. </w:t>
      </w:r>
      <w:del w:id="1294" w:author="Walter Chris" w:date="2020-10-04T20:12:00Z">
        <w:r w:rsidRPr="00E3236C" w:rsidDel="00DF2385">
          <w:rPr>
            <w:rFonts w:ascii="Palatino Linotype" w:eastAsia="SimSun" w:hAnsi="Palatino Linotype"/>
            <w:kern w:val="2"/>
            <w:sz w:val="19"/>
            <w:szCs w:val="19"/>
            <w:lang w:eastAsia="zh-CN"/>
          </w:rPr>
          <w:delText>Specifically</w:delText>
        </w:r>
      </w:del>
      <w:ins w:id="1295" w:author="Walter Chris" w:date="2020-10-04T20:12:00Z">
        <w:r w:rsidR="00DF2385" w:rsidRPr="00E3236C">
          <w:rPr>
            <w:rFonts w:ascii="Palatino Linotype" w:eastAsia="SimSun" w:hAnsi="Palatino Linotype"/>
            <w:kern w:val="2"/>
            <w:sz w:val="19"/>
            <w:szCs w:val="19"/>
            <w:lang w:eastAsia="zh-CN"/>
          </w:rPr>
          <w:t>To be specific</w:t>
        </w:r>
      </w:ins>
      <w:r w:rsidRPr="00E3236C">
        <w:rPr>
          <w:rFonts w:ascii="Palatino Linotype" w:eastAsia="SimSun" w:hAnsi="Palatino Linotype"/>
          <w:kern w:val="2"/>
          <w:sz w:val="19"/>
          <w:szCs w:val="19"/>
          <w:lang w:eastAsia="zh-CN"/>
        </w:rPr>
        <w:t xml:space="preserve">, </w:t>
      </w:r>
      <w:del w:id="1296" w:author="Walter Chris" w:date="2020-10-04T20:13:00Z">
        <w:r w:rsidRPr="00E3236C" w:rsidDel="00DF2385">
          <w:rPr>
            <w:rFonts w:ascii="Palatino Linotype" w:eastAsia="SimSun" w:hAnsi="Palatino Linotype"/>
            <w:kern w:val="2"/>
            <w:sz w:val="19"/>
            <w:szCs w:val="19"/>
            <w:lang w:eastAsia="zh-CN"/>
          </w:rPr>
          <w:delText xml:space="preserve">we firstly use </w:delText>
        </w:r>
      </w:del>
      <w:ins w:id="1297" w:author="Walter Chris" w:date="2020-10-04T20:13:00Z">
        <w:r w:rsidR="00DF2385" w:rsidRPr="00E3236C">
          <w:rPr>
            <w:rFonts w:ascii="Palatino Linotype" w:eastAsia="SimSun" w:hAnsi="Palatino Linotype"/>
            <w:kern w:val="2"/>
            <w:sz w:val="19"/>
            <w:szCs w:val="19"/>
            <w:lang w:eastAsia="zh-CN"/>
          </w:rPr>
          <w:t xml:space="preserve">this study first adopts </w:t>
        </w:r>
      </w:ins>
      <w:r w:rsidRPr="00E3236C">
        <w:rPr>
          <w:rFonts w:ascii="Palatino Linotype" w:eastAsia="SimSun" w:hAnsi="Palatino Linotype"/>
          <w:kern w:val="2"/>
          <w:sz w:val="19"/>
          <w:szCs w:val="19"/>
          <w:lang w:eastAsia="zh-CN"/>
        </w:rPr>
        <w:t>WGCNA algorithms to cluster genes and obtain methylation eigengenes and mRNA</w:t>
      </w:r>
      <w:r w:rsidRPr="00E3236C" w:rsidDel="0001058C">
        <w:rPr>
          <w:rFonts w:ascii="Palatino Linotype" w:eastAsia="SimSun" w:hAnsi="Palatino Linotype"/>
          <w:kern w:val="2"/>
          <w:sz w:val="19"/>
          <w:szCs w:val="19"/>
          <w:lang w:eastAsia="zh-CN"/>
        </w:rPr>
        <w:t xml:space="preserve"> </w:t>
      </w:r>
      <w:r w:rsidRPr="00E3236C">
        <w:rPr>
          <w:rFonts w:ascii="Palatino Linotype" w:eastAsia="SimSun" w:hAnsi="Palatino Linotype"/>
          <w:kern w:val="2"/>
          <w:sz w:val="19"/>
          <w:szCs w:val="19"/>
          <w:lang w:eastAsia="zh-CN"/>
        </w:rPr>
        <w:t xml:space="preserve">eigengenes. </w:t>
      </w:r>
      <w:del w:id="1298" w:author="Walter Chris" w:date="2020-10-04T20:14:00Z">
        <w:r w:rsidRPr="00E3236C" w:rsidDel="00AF2057">
          <w:rPr>
            <w:rFonts w:ascii="Palatino Linotype" w:eastAsia="SimSun" w:hAnsi="Palatino Linotype"/>
            <w:kern w:val="2"/>
            <w:sz w:val="19"/>
            <w:szCs w:val="19"/>
            <w:lang w:eastAsia="zh-CN"/>
          </w:rPr>
          <w:delText>Meanwhile</w:delText>
        </w:r>
      </w:del>
      <w:ins w:id="1299" w:author="Walter Chris" w:date="2020-10-04T20:14:00Z">
        <w:r w:rsidR="00AF2057" w:rsidRPr="00E3236C">
          <w:rPr>
            <w:rFonts w:ascii="Palatino Linotype" w:eastAsia="SimSun" w:hAnsi="Palatino Linotype"/>
            <w:kern w:val="2"/>
            <w:sz w:val="19"/>
            <w:szCs w:val="19"/>
            <w:lang w:eastAsia="zh-CN"/>
          </w:rPr>
          <w:t>Moreover</w:t>
        </w:r>
      </w:ins>
      <w:r w:rsidRPr="00E3236C">
        <w:rPr>
          <w:rFonts w:ascii="Palatino Linotype" w:eastAsia="SimSun" w:hAnsi="Palatino Linotype"/>
          <w:kern w:val="2"/>
          <w:sz w:val="19"/>
          <w:szCs w:val="19"/>
          <w:lang w:eastAsia="zh-CN"/>
        </w:rPr>
        <w:t xml:space="preserve">, we also use DA algorithm and lmQCM method to reduce the gene dimensions. We test </w:t>
      </w:r>
      <w:del w:id="1300" w:author="Walter Chris" w:date="2020-10-04T14:15:00Z">
        <w:r w:rsidRPr="00E3236C" w:rsidDel="004B3170">
          <w:rPr>
            <w:rFonts w:ascii="Palatino Linotype" w:eastAsia="SimSun" w:hAnsi="Palatino Linotype"/>
            <w:kern w:val="2"/>
            <w:sz w:val="19"/>
            <w:szCs w:val="19"/>
            <w:lang w:eastAsia="zh-CN"/>
          </w:rPr>
          <w:delText xml:space="preserve">these </w:delText>
        </w:r>
      </w:del>
      <w:ins w:id="1301" w:author="Walter Chris" w:date="2020-10-04T14:15:00Z">
        <w:r w:rsidR="004B3170" w:rsidRPr="00E3236C">
          <w:rPr>
            <w:rFonts w:ascii="Palatino Linotype" w:eastAsia="SimSun" w:hAnsi="Palatino Linotype"/>
            <w:kern w:val="2"/>
            <w:sz w:val="19"/>
            <w:szCs w:val="19"/>
            <w:lang w:eastAsia="zh-CN"/>
          </w:rPr>
          <w:t xml:space="preserve">the mentioned </w:t>
        </w:r>
      </w:ins>
      <w:del w:id="1302" w:author="Walter Chris" w:date="2020-10-04T20:15:00Z">
        <w:r w:rsidRPr="00E3236C" w:rsidDel="00156F9F">
          <w:rPr>
            <w:rFonts w:ascii="Palatino Linotype" w:eastAsia="SimSun" w:hAnsi="Palatino Linotype"/>
            <w:kern w:val="2"/>
            <w:sz w:val="19"/>
            <w:szCs w:val="19"/>
            <w:lang w:eastAsia="zh-CN"/>
          </w:rPr>
          <w:delText>methods</w:delText>
        </w:r>
      </w:del>
      <w:ins w:id="1303" w:author="Walter Chris" w:date="2020-10-04T20:15:00Z">
        <w:r w:rsidR="00156F9F" w:rsidRPr="00E3236C">
          <w:rPr>
            <w:rFonts w:ascii="Palatino Linotype" w:eastAsia="SimSun" w:hAnsi="Palatino Linotype"/>
            <w:kern w:val="2"/>
            <w:sz w:val="19"/>
            <w:szCs w:val="19"/>
            <w:lang w:eastAsia="zh-CN"/>
          </w:rPr>
          <w:t>approaches</w:t>
        </w:r>
      </w:ins>
      <w:r w:rsidRPr="00E3236C">
        <w:rPr>
          <w:rFonts w:ascii="Palatino Linotype" w:eastAsia="SimSun" w:hAnsi="Palatino Linotype"/>
          <w:kern w:val="2"/>
          <w:sz w:val="19"/>
          <w:szCs w:val="19"/>
          <w:lang w:eastAsia="zh-CN"/>
        </w:rPr>
        <w:t xml:space="preserve"> and compare the</w:t>
      </w:r>
      <w:ins w:id="1304" w:author="Walter Chris" w:date="2020-10-05T12:42:00Z">
        <w:r w:rsidR="00E3236C">
          <w:rPr>
            <w:rFonts w:ascii="Palatino Linotype" w:eastAsia="SimSun" w:hAnsi="Palatino Linotype"/>
            <w:kern w:val="2"/>
            <w:sz w:val="19"/>
            <w:szCs w:val="19"/>
            <w:lang w:eastAsia="zh-CN"/>
          </w:rPr>
          <w:t xml:space="preserve"> respective</w:t>
        </w:r>
      </w:ins>
      <w:r w:rsidRPr="00E3236C">
        <w:rPr>
          <w:rFonts w:ascii="Palatino Linotype" w:eastAsia="SimSun" w:hAnsi="Palatino Linotype"/>
          <w:kern w:val="2"/>
          <w:sz w:val="19"/>
          <w:szCs w:val="19"/>
          <w:lang w:eastAsia="zh-CN"/>
        </w:rPr>
        <w:t xml:space="preserve"> </w:t>
      </w:r>
      <w:del w:id="1305" w:author="Walter Chris" w:date="2020-10-05T12:42:00Z">
        <w:r w:rsidRPr="00E3236C" w:rsidDel="00E3236C">
          <w:rPr>
            <w:rFonts w:ascii="Palatino Linotype" w:eastAsia="SimSun" w:hAnsi="Palatino Linotype"/>
            <w:kern w:val="2"/>
            <w:sz w:val="19"/>
            <w:szCs w:val="19"/>
            <w:lang w:eastAsia="zh-CN"/>
          </w:rPr>
          <w:delText>effectivenes</w:delText>
        </w:r>
      </w:del>
      <w:ins w:id="1306" w:author="Walter Chris" w:date="2020-10-05T12:42:00Z">
        <w:r w:rsidR="00E3236C" w:rsidRPr="00E3236C">
          <w:rPr>
            <w:rFonts w:ascii="Palatino Linotype" w:eastAsia="SimSun" w:hAnsi="Palatino Linotype"/>
            <w:kern w:val="2"/>
            <w:sz w:val="19"/>
            <w:szCs w:val="19"/>
            <w:lang w:eastAsia="zh-CN"/>
          </w:rPr>
          <w:t>effectiveness</w:t>
        </w:r>
      </w:ins>
      <w:del w:id="1307" w:author="Walter Chris" w:date="2020-10-05T12:42:00Z">
        <w:r w:rsidRPr="00E3236C" w:rsidDel="00E3236C">
          <w:rPr>
            <w:rFonts w:ascii="Palatino Linotype" w:eastAsia="SimSun" w:hAnsi="Palatino Linotype"/>
            <w:kern w:val="2"/>
            <w:sz w:val="19"/>
            <w:szCs w:val="19"/>
            <w:lang w:eastAsia="zh-CN"/>
          </w:rPr>
          <w:delText>s of every one</w:delText>
        </w:r>
      </w:del>
      <w:r w:rsidRPr="00E3236C">
        <w:rPr>
          <w:rFonts w:ascii="Palatino Linotype" w:eastAsia="SimSun" w:hAnsi="Palatino Linotype"/>
          <w:kern w:val="2"/>
          <w:sz w:val="19"/>
          <w:szCs w:val="19"/>
          <w:lang w:eastAsia="zh-CN"/>
        </w:rPr>
        <w:t xml:space="preserve">. By comparing the effects, </w:t>
      </w:r>
      <w:del w:id="1308" w:author="Walter Chris" w:date="2020-10-04T20:14:00Z">
        <w:r w:rsidRPr="00E3236C" w:rsidDel="00AF2057">
          <w:rPr>
            <w:rFonts w:ascii="Palatino Linotype" w:eastAsia="SimSun" w:hAnsi="Palatino Linotype"/>
            <w:kern w:val="2"/>
            <w:sz w:val="19"/>
            <w:szCs w:val="19"/>
            <w:lang w:eastAsia="zh-CN"/>
          </w:rPr>
          <w:delText xml:space="preserve">we choose </w:delText>
        </w:r>
      </w:del>
      <w:r w:rsidRPr="00E3236C">
        <w:rPr>
          <w:rFonts w:ascii="Palatino Linotype" w:eastAsia="SimSun" w:hAnsi="Palatino Linotype"/>
          <w:kern w:val="2"/>
          <w:sz w:val="19"/>
          <w:szCs w:val="19"/>
          <w:lang w:eastAsia="zh-CN"/>
        </w:rPr>
        <w:t>WGCNA method</w:t>
      </w:r>
      <w:ins w:id="1309" w:author="Walter Chris" w:date="2020-10-04T20:14:00Z">
        <w:r w:rsidR="00AF2057" w:rsidRPr="00E3236C">
          <w:rPr>
            <w:rFonts w:ascii="Palatino Linotype" w:eastAsia="SimSun" w:hAnsi="Palatino Linotype"/>
            <w:kern w:val="2"/>
            <w:sz w:val="19"/>
            <w:szCs w:val="19"/>
            <w:lang w:eastAsia="zh-CN"/>
          </w:rPr>
          <w:t xml:space="preserve"> is selected</w:t>
        </w:r>
      </w:ins>
      <w:r w:rsidRPr="00E3236C">
        <w:rPr>
          <w:rFonts w:ascii="Palatino Linotype" w:eastAsia="SimSun" w:hAnsi="Palatino Linotype"/>
          <w:kern w:val="2"/>
          <w:sz w:val="19"/>
          <w:szCs w:val="19"/>
          <w:lang w:eastAsia="zh-CN"/>
        </w:rPr>
        <w:t>.</w:t>
      </w:r>
      <w:ins w:id="1310" w:author="Walter Chris" w:date="2020-10-04T20:14:00Z">
        <w:r w:rsidR="00AF2057" w:rsidRPr="00E3236C">
          <w:rPr>
            <w:rFonts w:ascii="Palatino Linotype" w:eastAsia="SimSun" w:hAnsi="Palatino Linotype"/>
            <w:kern w:val="2"/>
            <w:sz w:val="19"/>
            <w:szCs w:val="19"/>
            <w:lang w:eastAsia="zh-CN"/>
          </w:rPr>
          <w:t xml:space="preserve"> Subsequently,</w:t>
        </w:r>
      </w:ins>
      <w:r w:rsidRPr="00E3236C">
        <w:rPr>
          <w:rFonts w:ascii="Palatino Linotype" w:eastAsia="SimSun" w:hAnsi="Palatino Linotype"/>
          <w:kern w:val="2"/>
          <w:sz w:val="19"/>
          <w:szCs w:val="19"/>
          <w:lang w:eastAsia="zh-CN"/>
        </w:rPr>
        <w:t xml:space="preserve"> </w:t>
      </w:r>
      <w:del w:id="1311" w:author="Walter Chris" w:date="2020-10-04T20:14:00Z">
        <w:r w:rsidRPr="00E3236C" w:rsidDel="00AF2057">
          <w:rPr>
            <w:rFonts w:ascii="Palatino Linotype" w:eastAsia="SimSun" w:hAnsi="Palatino Linotype"/>
            <w:kern w:val="2"/>
            <w:sz w:val="19"/>
            <w:szCs w:val="19"/>
            <w:lang w:eastAsia="zh-CN"/>
          </w:rPr>
          <w:delText xml:space="preserve">Then </w:delText>
        </w:r>
      </w:del>
      <w:r w:rsidRPr="00E3236C">
        <w:rPr>
          <w:rFonts w:ascii="Palatino Linotype" w:eastAsia="SimSun" w:hAnsi="Palatino Linotype"/>
          <w:kern w:val="2"/>
          <w:sz w:val="19"/>
          <w:szCs w:val="19"/>
          <w:lang w:eastAsia="zh-CN"/>
        </w:rPr>
        <w:t xml:space="preserve">the Cox proportional hazards model is built on the clustered eigengene features in the training set. After that, we compare the performance of integrated feature and single features, and compare </w:t>
      </w:r>
      <w:del w:id="1312" w:author="Walter Chris" w:date="2020-10-04T19:19:00Z">
        <w:r w:rsidRPr="00E3236C" w:rsidDel="00CE0415">
          <w:rPr>
            <w:rFonts w:ascii="Palatino Linotype" w:eastAsia="SimSun" w:hAnsi="Palatino Linotype"/>
            <w:kern w:val="2"/>
            <w:sz w:val="19"/>
            <w:szCs w:val="19"/>
            <w:lang w:eastAsia="zh-CN"/>
          </w:rPr>
          <w:delText>the proposed method</w:delText>
        </w:r>
      </w:del>
      <w:ins w:id="1313" w:author="Walter Chris" w:date="2020-10-04T19:19:00Z">
        <w:r w:rsidR="00CE0415" w:rsidRPr="00E3236C">
          <w:rPr>
            <w:rFonts w:ascii="Palatino Linotype" w:eastAsia="SimSun" w:hAnsi="Palatino Linotype"/>
            <w:kern w:val="2"/>
            <w:sz w:val="19"/>
            <w:szCs w:val="19"/>
            <w:lang w:eastAsia="zh-CN"/>
          </w:rPr>
          <w:t>the developed approach</w:t>
        </w:r>
      </w:ins>
      <w:r w:rsidRPr="00E3236C">
        <w:rPr>
          <w:rFonts w:ascii="Palatino Linotype" w:eastAsia="SimSun" w:hAnsi="Palatino Linotype"/>
          <w:kern w:val="2"/>
          <w:sz w:val="19"/>
          <w:szCs w:val="19"/>
          <w:lang w:eastAsia="zh-CN"/>
        </w:rPr>
        <w:t xml:space="preserve"> with only</w:t>
      </w:r>
      <w:del w:id="1314" w:author="Walter Chris" w:date="2020-10-02T23:45:00Z">
        <w:r w:rsidRPr="00E3236C" w:rsidDel="00580861">
          <w:rPr>
            <w:rFonts w:ascii="Palatino Linotype" w:eastAsia="SimSun" w:hAnsi="Palatino Linotype"/>
            <w:kern w:val="2"/>
            <w:sz w:val="19"/>
            <w:szCs w:val="19"/>
            <w:lang w:eastAsia="zh-CN"/>
          </w:rPr>
          <w:delText xml:space="preserve"> main task</w:delText>
        </w:r>
      </w:del>
      <w:ins w:id="1315" w:author="Walter Chris" w:date="2020-10-02T23:45:00Z">
        <w:r w:rsidR="00580861" w:rsidRPr="00E3236C">
          <w:rPr>
            <w:rFonts w:ascii="Palatino Linotype" w:eastAsia="SimSun" w:hAnsi="Palatino Linotype"/>
            <w:kern w:val="2"/>
            <w:sz w:val="19"/>
            <w:szCs w:val="19"/>
            <w:lang w:eastAsia="zh-CN"/>
          </w:rPr>
          <w:t xml:space="preserve"> primary task</w:t>
        </w:r>
      </w:ins>
      <w:r w:rsidRPr="00E3236C">
        <w:rPr>
          <w:rFonts w:ascii="Palatino Linotype" w:eastAsia="SimSun" w:hAnsi="Palatino Linotype"/>
          <w:kern w:val="2"/>
          <w:sz w:val="19"/>
          <w:szCs w:val="19"/>
          <w:lang w:eastAsia="zh-CN"/>
        </w:rPr>
        <w:t xml:space="preserve"> loss method. </w:t>
      </w:r>
      <w:del w:id="1316" w:author="Walter Chris" w:date="2020-10-04T20:12:00Z">
        <w:r w:rsidRPr="00E3236C" w:rsidDel="00D35D78">
          <w:rPr>
            <w:rFonts w:ascii="Palatino Linotype" w:eastAsia="SimSun" w:hAnsi="Palatino Linotype"/>
            <w:kern w:val="2"/>
            <w:sz w:val="19"/>
            <w:szCs w:val="19"/>
            <w:lang w:eastAsia="zh-CN"/>
          </w:rPr>
          <w:delText>In order to</w:delText>
        </w:r>
      </w:del>
      <w:ins w:id="1317" w:author="Walter Chris" w:date="2020-10-04T20:12:00Z">
        <w:r w:rsidR="00D35D78" w:rsidRPr="00E3236C">
          <w:rPr>
            <w:rFonts w:ascii="Palatino Linotype" w:eastAsia="SimSun" w:hAnsi="Palatino Linotype"/>
            <w:kern w:val="2"/>
            <w:sz w:val="19"/>
            <w:szCs w:val="19"/>
            <w:lang w:eastAsia="zh-CN"/>
          </w:rPr>
          <w:t>To</w:t>
        </w:r>
      </w:ins>
      <w:r w:rsidRPr="00E3236C">
        <w:rPr>
          <w:rFonts w:ascii="Palatino Linotype" w:eastAsia="SimSun" w:hAnsi="Palatino Linotype"/>
          <w:kern w:val="2"/>
          <w:sz w:val="19"/>
          <w:szCs w:val="19"/>
          <w:lang w:eastAsia="zh-CN"/>
        </w:rPr>
        <w:t xml:space="preserve"> demonstrate the effectiveness of </w:t>
      </w:r>
      <w:del w:id="1318" w:author="Walter Chris" w:date="2020-10-02T23:48:00Z">
        <w:r w:rsidRPr="00E3236C" w:rsidDel="00123ABA">
          <w:rPr>
            <w:rFonts w:ascii="Palatino Linotype" w:eastAsia="SimSun" w:hAnsi="Palatino Linotype"/>
            <w:kern w:val="2"/>
            <w:sz w:val="19"/>
            <w:szCs w:val="19"/>
            <w:lang w:eastAsia="zh-CN"/>
          </w:rPr>
          <w:delText xml:space="preserve">our proposed </w:delText>
        </w:r>
      </w:del>
      <w:ins w:id="1319" w:author="Walter Chris" w:date="2020-10-02T23:48:00Z">
        <w:r w:rsidR="00123ABA" w:rsidRPr="00E3236C">
          <w:rPr>
            <w:rFonts w:ascii="Palatino Linotype" w:eastAsia="SimSun" w:hAnsi="Palatino Linotype"/>
            <w:kern w:val="2"/>
            <w:sz w:val="19"/>
            <w:szCs w:val="19"/>
            <w:lang w:eastAsia="zh-CN"/>
          </w:rPr>
          <w:t xml:space="preserve">the developed </w:t>
        </w:r>
      </w:ins>
      <w:r w:rsidRPr="00E3236C">
        <w:rPr>
          <w:rFonts w:ascii="Palatino Linotype" w:eastAsia="SimSun" w:hAnsi="Palatino Linotype"/>
          <w:kern w:val="2"/>
          <w:sz w:val="19"/>
          <w:szCs w:val="19"/>
          <w:lang w:eastAsia="zh-CN"/>
        </w:rPr>
        <w:t xml:space="preserve">method, we also compare with other five machine learning </w:t>
      </w:r>
      <w:del w:id="1320" w:author="Walter Chris" w:date="2020-10-04T20:15:00Z">
        <w:r w:rsidRPr="00E3236C" w:rsidDel="00156F9F">
          <w:rPr>
            <w:rFonts w:ascii="Palatino Linotype" w:eastAsia="SimSun" w:hAnsi="Palatino Linotype"/>
            <w:kern w:val="2"/>
            <w:sz w:val="19"/>
            <w:szCs w:val="19"/>
            <w:lang w:eastAsia="zh-CN"/>
          </w:rPr>
          <w:delText>methods</w:delText>
        </w:r>
      </w:del>
      <w:ins w:id="1321" w:author="Walter Chris" w:date="2020-10-04T20:15:00Z">
        <w:r w:rsidR="00156F9F" w:rsidRPr="00E3236C">
          <w:rPr>
            <w:rFonts w:ascii="Palatino Linotype" w:eastAsia="SimSun" w:hAnsi="Palatino Linotype"/>
            <w:kern w:val="2"/>
            <w:sz w:val="19"/>
            <w:szCs w:val="19"/>
            <w:lang w:eastAsia="zh-CN"/>
          </w:rPr>
          <w:t>approaches</w:t>
        </w:r>
      </w:ins>
      <w:r w:rsidRPr="00E3236C">
        <w:rPr>
          <w:rFonts w:ascii="Palatino Linotype" w:eastAsia="SimSun" w:hAnsi="Palatino Linotype"/>
          <w:kern w:val="2"/>
          <w:sz w:val="19"/>
          <w:szCs w:val="19"/>
          <w:lang w:eastAsia="zh-CN"/>
        </w:rPr>
        <w:t xml:space="preserve">. For survival stratification prediction, the median risk score predicted by the cox proportional hazards model </w:t>
      </w:r>
      <w:del w:id="1322" w:author="Walter Chris" w:date="2020-10-04T20:11:00Z">
        <w:r w:rsidRPr="00E3236C" w:rsidDel="00D35D78">
          <w:rPr>
            <w:rFonts w:ascii="Palatino Linotype" w:eastAsia="SimSun" w:hAnsi="Palatino Linotype"/>
            <w:kern w:val="2"/>
            <w:sz w:val="19"/>
            <w:szCs w:val="19"/>
            <w:lang w:eastAsia="zh-CN"/>
          </w:rPr>
          <w:delText>is used</w:delText>
        </w:r>
      </w:del>
      <w:ins w:id="1323" w:author="Walter Chris" w:date="2020-10-04T20:11:00Z">
        <w:r w:rsidR="00D35D78" w:rsidRPr="00E3236C">
          <w:rPr>
            <w:rFonts w:ascii="Palatino Linotype" w:eastAsia="SimSun" w:hAnsi="Palatino Linotype"/>
            <w:kern w:val="2"/>
            <w:sz w:val="19"/>
            <w:szCs w:val="19"/>
            <w:lang w:eastAsia="zh-CN"/>
          </w:rPr>
          <w:t>acts</w:t>
        </w:r>
      </w:ins>
      <w:r w:rsidRPr="00E3236C">
        <w:rPr>
          <w:rFonts w:ascii="Palatino Linotype" w:eastAsia="SimSun" w:hAnsi="Palatino Linotype"/>
          <w:kern w:val="2"/>
          <w:sz w:val="19"/>
          <w:szCs w:val="19"/>
          <w:lang w:eastAsia="zh-CN"/>
        </w:rPr>
        <w:t xml:space="preserve"> as a threshold </w:t>
      </w:r>
      <w:del w:id="1324" w:author="Walter Chris" w:date="2020-10-04T20:12:00Z">
        <w:r w:rsidRPr="00E3236C" w:rsidDel="00D35D78">
          <w:rPr>
            <w:rFonts w:ascii="Palatino Linotype" w:eastAsia="SimSun" w:hAnsi="Palatino Linotype"/>
            <w:kern w:val="2"/>
            <w:sz w:val="19"/>
            <w:szCs w:val="19"/>
            <w:lang w:eastAsia="zh-CN"/>
          </w:rPr>
          <w:delText xml:space="preserve">to </w:delText>
        </w:r>
      </w:del>
      <w:ins w:id="1325" w:author="Walter Chris" w:date="2020-10-04T20:12:00Z">
        <w:r w:rsidR="00D35D78" w:rsidRPr="00E3236C">
          <w:rPr>
            <w:rFonts w:ascii="Palatino Linotype" w:eastAsia="SimSun" w:hAnsi="Palatino Linotype"/>
            <w:kern w:val="2"/>
            <w:sz w:val="19"/>
            <w:szCs w:val="19"/>
            <w:lang w:eastAsia="zh-CN"/>
          </w:rPr>
          <w:t xml:space="preserve">for </w:t>
        </w:r>
      </w:ins>
      <w:r w:rsidRPr="00E3236C">
        <w:rPr>
          <w:rFonts w:ascii="Palatino Linotype" w:eastAsia="SimSun" w:hAnsi="Palatino Linotype"/>
          <w:kern w:val="2"/>
          <w:sz w:val="19"/>
          <w:szCs w:val="19"/>
          <w:lang w:eastAsia="zh-CN"/>
        </w:rPr>
        <w:t>split</w:t>
      </w:r>
      <w:ins w:id="1326" w:author="Walter Chris" w:date="2020-10-04T20:12:00Z">
        <w:r w:rsidR="00D35D78" w:rsidRPr="00E3236C">
          <w:rPr>
            <w:rFonts w:ascii="Palatino Linotype" w:eastAsia="SimSun" w:hAnsi="Palatino Linotype"/>
            <w:kern w:val="2"/>
            <w:sz w:val="19"/>
            <w:szCs w:val="19"/>
            <w:lang w:eastAsia="zh-CN"/>
          </w:rPr>
          <w:t>ing</w:t>
        </w:r>
      </w:ins>
      <w:r w:rsidRPr="00E3236C">
        <w:rPr>
          <w:rFonts w:ascii="Palatino Linotype" w:eastAsia="SimSun" w:hAnsi="Palatino Linotype"/>
          <w:kern w:val="2"/>
          <w:sz w:val="19"/>
          <w:szCs w:val="19"/>
          <w:lang w:eastAsia="zh-CN"/>
        </w:rPr>
        <w:t xml:space="preserve"> </w:t>
      </w:r>
      <w:del w:id="1327" w:author="Walter Chris" w:date="2020-10-04T19:46:00Z">
        <w:r w:rsidRPr="00E3236C" w:rsidDel="00AB3D53">
          <w:rPr>
            <w:rFonts w:ascii="Palatino Linotype" w:eastAsia="SimSun" w:hAnsi="Palatino Linotype"/>
            <w:kern w:val="2"/>
            <w:sz w:val="19"/>
            <w:szCs w:val="19"/>
            <w:lang w:eastAsia="zh-CN"/>
          </w:rPr>
          <w:delText>patients</w:delText>
        </w:r>
      </w:del>
      <w:ins w:id="1328" w:author="Walter Chris" w:date="2020-10-04T19:46:00Z">
        <w:r w:rsidR="00AB3D53" w:rsidRPr="00E3236C">
          <w:rPr>
            <w:rFonts w:ascii="Palatino Linotype" w:eastAsia="SimSun" w:hAnsi="Palatino Linotype"/>
            <w:kern w:val="2"/>
            <w:sz w:val="19"/>
            <w:szCs w:val="19"/>
            <w:lang w:eastAsia="zh-CN"/>
          </w:rPr>
          <w:t>cases</w:t>
        </w:r>
      </w:ins>
      <w:r w:rsidRPr="00E3236C">
        <w:rPr>
          <w:rFonts w:ascii="Palatino Linotype" w:eastAsia="SimSun" w:hAnsi="Palatino Linotype"/>
          <w:kern w:val="2"/>
          <w:sz w:val="19"/>
          <w:szCs w:val="19"/>
          <w:lang w:eastAsia="zh-CN"/>
        </w:rPr>
        <w:t xml:space="preserve"> </w:t>
      </w:r>
      <w:del w:id="1329" w:author="Walter Chris" w:date="2020-10-04T20:12:00Z">
        <w:r w:rsidRPr="00E3236C" w:rsidDel="00D35D78">
          <w:rPr>
            <w:rFonts w:ascii="Palatino Linotype" w:eastAsia="SimSun" w:hAnsi="Palatino Linotype"/>
            <w:kern w:val="2"/>
            <w:sz w:val="19"/>
            <w:szCs w:val="19"/>
            <w:lang w:eastAsia="zh-CN"/>
          </w:rPr>
          <w:delText>in</w:delText>
        </w:r>
      </w:del>
      <w:r w:rsidRPr="00E3236C">
        <w:rPr>
          <w:rFonts w:ascii="Palatino Linotype" w:eastAsia="SimSun" w:hAnsi="Palatino Linotype"/>
          <w:kern w:val="2"/>
          <w:sz w:val="19"/>
          <w:szCs w:val="19"/>
          <w:lang w:eastAsia="zh-CN"/>
        </w:rPr>
        <w:t xml:space="preserve">to low-risk and high-risk groups. </w:t>
      </w:r>
      <w:del w:id="1330" w:author="Walter Chris" w:date="2020-10-04T20:11:00Z">
        <w:r w:rsidRPr="00E3236C" w:rsidDel="000A0040">
          <w:rPr>
            <w:rFonts w:ascii="Palatino Linotype" w:eastAsia="SimSun" w:hAnsi="Palatino Linotype"/>
            <w:kern w:val="2"/>
            <w:sz w:val="19"/>
            <w:szCs w:val="19"/>
            <w:lang w:eastAsia="zh-CN"/>
          </w:rPr>
          <w:delText>Finally</w:delText>
        </w:r>
      </w:del>
      <w:ins w:id="1331" w:author="Walter Chris" w:date="2020-10-04T20:11:00Z">
        <w:r w:rsidR="000A0040" w:rsidRPr="00E3236C">
          <w:rPr>
            <w:rFonts w:ascii="Palatino Linotype" w:eastAsia="SimSun" w:hAnsi="Palatino Linotype"/>
            <w:kern w:val="2"/>
            <w:sz w:val="19"/>
            <w:szCs w:val="19"/>
            <w:lang w:eastAsia="zh-CN"/>
          </w:rPr>
          <w:t>Lastly</w:t>
        </w:r>
      </w:ins>
      <w:r w:rsidRPr="00E3236C">
        <w:rPr>
          <w:rFonts w:ascii="Palatino Linotype" w:eastAsia="SimSun" w:hAnsi="Palatino Linotype"/>
          <w:kern w:val="2"/>
          <w:sz w:val="19"/>
          <w:szCs w:val="19"/>
          <w:lang w:eastAsia="zh-CN"/>
        </w:rPr>
        <w:t xml:space="preserve">, </w:t>
      </w:r>
      <w:del w:id="1332" w:author="Walter Chris" w:date="2020-10-04T20:15:00Z">
        <w:r w:rsidRPr="00E3236C" w:rsidDel="00AF2057">
          <w:rPr>
            <w:rFonts w:ascii="Palatino Linotype" w:eastAsia="SimSun" w:hAnsi="Palatino Linotype"/>
            <w:kern w:val="2"/>
            <w:sz w:val="19"/>
            <w:szCs w:val="19"/>
            <w:lang w:eastAsia="zh-CN"/>
          </w:rPr>
          <w:delText xml:space="preserve">we </w:delText>
        </w:r>
      </w:del>
      <w:ins w:id="1333" w:author="Walter Chris" w:date="2020-10-04T20:15:00Z">
        <w:r w:rsidR="00AF2057" w:rsidRPr="00E3236C">
          <w:rPr>
            <w:rFonts w:ascii="Palatino Linotype" w:eastAsia="SimSun" w:hAnsi="Palatino Linotype"/>
            <w:kern w:val="2"/>
            <w:sz w:val="19"/>
            <w:szCs w:val="19"/>
            <w:lang w:eastAsia="zh-CN"/>
          </w:rPr>
          <w:t xml:space="preserve">this study </w:t>
        </w:r>
      </w:ins>
      <w:r w:rsidRPr="00E3236C">
        <w:rPr>
          <w:rFonts w:ascii="Palatino Linotype" w:eastAsia="SimSun" w:hAnsi="Palatino Linotype"/>
          <w:kern w:val="2"/>
          <w:sz w:val="19"/>
          <w:szCs w:val="19"/>
          <w:lang w:eastAsia="zh-CN"/>
        </w:rPr>
        <w:t>test</w:t>
      </w:r>
      <w:ins w:id="1334" w:author="Walter Chris" w:date="2020-10-04T20:15:00Z">
        <w:r w:rsidR="00AF2057" w:rsidRPr="00E3236C">
          <w:rPr>
            <w:rFonts w:ascii="Palatino Linotype" w:eastAsia="SimSun" w:hAnsi="Palatino Linotype"/>
            <w:kern w:val="2"/>
            <w:sz w:val="19"/>
            <w:szCs w:val="19"/>
            <w:lang w:eastAsia="zh-CN"/>
          </w:rPr>
          <w:t>s</w:t>
        </w:r>
      </w:ins>
      <w:r w:rsidRPr="00E3236C">
        <w:rPr>
          <w:rFonts w:ascii="Palatino Linotype" w:eastAsia="SimSun" w:hAnsi="Palatino Linotype"/>
          <w:kern w:val="2"/>
          <w:sz w:val="19"/>
          <w:szCs w:val="19"/>
          <w:lang w:eastAsia="zh-CN"/>
        </w:rPr>
        <w:t xml:space="preserve"> </w:t>
      </w:r>
      <w:del w:id="1335" w:author="Walter Chris" w:date="2020-10-04T20:14:00Z">
        <w:r w:rsidRPr="00E3236C" w:rsidDel="00AF2057">
          <w:rPr>
            <w:rFonts w:ascii="Palatino Linotype" w:eastAsia="SimSun" w:hAnsi="Palatino Linotype"/>
            <w:kern w:val="2"/>
            <w:sz w:val="19"/>
            <w:szCs w:val="19"/>
            <w:lang w:eastAsia="zh-CN"/>
          </w:rPr>
          <w:delText xml:space="preserve">if </w:delText>
        </w:r>
      </w:del>
      <w:ins w:id="1336" w:author="Walter Chris" w:date="2020-10-04T20:14:00Z">
        <w:r w:rsidR="00AF2057" w:rsidRPr="00E3236C">
          <w:rPr>
            <w:rFonts w:ascii="Palatino Linotype" w:eastAsia="SimSun" w:hAnsi="Palatino Linotype"/>
            <w:kern w:val="2"/>
            <w:sz w:val="19"/>
            <w:szCs w:val="19"/>
            <w:lang w:eastAsia="zh-CN"/>
          </w:rPr>
          <w:t xml:space="preserve">whether </w:t>
        </w:r>
      </w:ins>
      <w:del w:id="1337" w:author="Walter Chris" w:date="2020-10-04T14:15:00Z">
        <w:r w:rsidRPr="00E3236C" w:rsidDel="004B3170">
          <w:rPr>
            <w:rFonts w:ascii="Palatino Linotype" w:eastAsia="SimSun" w:hAnsi="Palatino Linotype"/>
            <w:kern w:val="2"/>
            <w:sz w:val="19"/>
            <w:szCs w:val="19"/>
            <w:lang w:eastAsia="zh-CN"/>
          </w:rPr>
          <w:delText xml:space="preserve">these </w:delText>
        </w:r>
      </w:del>
      <w:ins w:id="1338" w:author="Walter Chris" w:date="2020-10-04T14:15:00Z">
        <w:r w:rsidR="004B3170" w:rsidRPr="00E3236C">
          <w:rPr>
            <w:rFonts w:ascii="Palatino Linotype" w:eastAsia="SimSun" w:hAnsi="Palatino Linotype"/>
            <w:kern w:val="2"/>
            <w:sz w:val="19"/>
            <w:szCs w:val="19"/>
            <w:lang w:eastAsia="zh-CN"/>
          </w:rPr>
          <w:t xml:space="preserve">the mentioned </w:t>
        </w:r>
      </w:ins>
      <w:r w:rsidRPr="00E3236C">
        <w:rPr>
          <w:rFonts w:ascii="Palatino Linotype" w:eastAsia="SimSun" w:hAnsi="Palatino Linotype"/>
          <w:kern w:val="2"/>
          <w:sz w:val="19"/>
          <w:szCs w:val="19"/>
          <w:lang w:eastAsia="zh-CN"/>
        </w:rPr>
        <w:t xml:space="preserve">two groups </w:t>
      </w:r>
      <w:del w:id="1339" w:author="Walter Chris" w:date="2020-10-04T20:14:00Z">
        <w:r w:rsidRPr="00E3236C" w:rsidDel="00AF2057">
          <w:rPr>
            <w:rFonts w:ascii="Palatino Linotype" w:eastAsia="SimSun" w:hAnsi="Palatino Linotype"/>
            <w:kern w:val="2"/>
            <w:sz w:val="19"/>
            <w:szCs w:val="19"/>
            <w:lang w:eastAsia="zh-CN"/>
          </w:rPr>
          <w:delText xml:space="preserve">have </w:delText>
        </w:r>
      </w:del>
      <w:ins w:id="1340" w:author="Walter Chris" w:date="2020-10-04T20:14:00Z">
        <w:r w:rsidR="00AF2057" w:rsidRPr="00E3236C">
          <w:rPr>
            <w:rFonts w:ascii="Palatino Linotype" w:eastAsia="SimSun" w:hAnsi="Palatino Linotype"/>
            <w:kern w:val="2"/>
            <w:sz w:val="19"/>
            <w:szCs w:val="19"/>
            <w:lang w:eastAsia="zh-CN"/>
          </w:rPr>
          <w:t xml:space="preserve">achieve </w:t>
        </w:r>
      </w:ins>
      <w:del w:id="1341" w:author="Walter Chris" w:date="2020-10-04T20:15:00Z">
        <w:r w:rsidRPr="00E3236C" w:rsidDel="00AF2057">
          <w:rPr>
            <w:rFonts w:ascii="Palatino Linotype" w:eastAsia="SimSun" w:hAnsi="Palatino Linotype"/>
            <w:kern w:val="2"/>
            <w:sz w:val="19"/>
            <w:szCs w:val="19"/>
            <w:lang w:eastAsia="zh-CN"/>
          </w:rPr>
          <w:delText xml:space="preserve">distinct </w:delText>
        </w:r>
      </w:del>
      <w:ins w:id="1342" w:author="Walter Chris" w:date="2020-10-04T20:15:00Z">
        <w:r w:rsidR="00AF2057" w:rsidRPr="00E3236C">
          <w:rPr>
            <w:rFonts w:ascii="Palatino Linotype" w:eastAsia="SimSun" w:hAnsi="Palatino Linotype"/>
            <w:kern w:val="2"/>
            <w:sz w:val="19"/>
            <w:szCs w:val="19"/>
            <w:lang w:eastAsia="zh-CN"/>
          </w:rPr>
          <w:t xml:space="preserve">obvious </w:t>
        </w:r>
      </w:ins>
      <w:r w:rsidRPr="00E3236C">
        <w:rPr>
          <w:rFonts w:ascii="Palatino Linotype" w:eastAsia="SimSun" w:hAnsi="Palatino Linotype"/>
          <w:kern w:val="2"/>
          <w:sz w:val="19"/>
          <w:szCs w:val="19"/>
          <w:lang w:eastAsia="zh-CN"/>
        </w:rPr>
        <w:t xml:space="preserve">survival outcomes </w:t>
      </w:r>
      <w:del w:id="1343" w:author="Walter Chris" w:date="2020-10-04T20:15:00Z">
        <w:r w:rsidRPr="00E3236C" w:rsidDel="00AF2057">
          <w:rPr>
            <w:rFonts w:ascii="Palatino Linotype" w:eastAsia="SimSun" w:hAnsi="Palatino Linotype"/>
            <w:kern w:val="2"/>
            <w:sz w:val="19"/>
            <w:szCs w:val="19"/>
            <w:lang w:eastAsia="zh-CN"/>
          </w:rPr>
          <w:delText xml:space="preserve">using </w:delText>
        </w:r>
      </w:del>
      <w:ins w:id="1344" w:author="Walter Chris" w:date="2020-10-04T20:15:00Z">
        <w:r w:rsidR="00AF2057" w:rsidRPr="00E3236C">
          <w:rPr>
            <w:rFonts w:ascii="Palatino Linotype" w:eastAsia="SimSun" w:hAnsi="Palatino Linotype"/>
            <w:kern w:val="2"/>
            <w:sz w:val="19"/>
            <w:szCs w:val="19"/>
            <w:lang w:eastAsia="zh-CN"/>
          </w:rPr>
          <w:t xml:space="preserve">by </w:t>
        </w:r>
      </w:ins>
      <w:r w:rsidRPr="00E3236C">
        <w:rPr>
          <w:rFonts w:ascii="Palatino Linotype" w:eastAsia="SimSun" w:hAnsi="Palatino Linotype"/>
          <w:kern w:val="2"/>
          <w:sz w:val="19"/>
          <w:szCs w:val="19"/>
          <w:lang w:eastAsia="zh-CN"/>
        </w:rPr>
        <w:t xml:space="preserve">Kaplan-Meier estimator and rank test. The survival curves are drawn by applying different </w:t>
      </w:r>
      <w:del w:id="1345" w:author="Walter Chris" w:date="2020-10-04T20:15:00Z">
        <w:r w:rsidRPr="00E3236C" w:rsidDel="00156F9F">
          <w:rPr>
            <w:rFonts w:ascii="Palatino Linotype" w:eastAsia="SimSun" w:hAnsi="Palatino Linotype"/>
            <w:kern w:val="2"/>
            <w:sz w:val="19"/>
            <w:szCs w:val="19"/>
            <w:lang w:eastAsia="zh-CN"/>
          </w:rPr>
          <w:delText>methods</w:delText>
        </w:r>
      </w:del>
      <w:ins w:id="1346" w:author="Walter Chris" w:date="2020-10-04T20:15:00Z">
        <w:r w:rsidR="00156F9F" w:rsidRPr="00E3236C">
          <w:rPr>
            <w:rFonts w:ascii="Palatino Linotype" w:eastAsia="SimSun" w:hAnsi="Palatino Linotype"/>
            <w:kern w:val="2"/>
            <w:sz w:val="19"/>
            <w:szCs w:val="19"/>
            <w:lang w:eastAsia="zh-CN"/>
          </w:rPr>
          <w:t>approaches</w:t>
        </w:r>
      </w:ins>
      <w:r w:rsidRPr="00E3236C">
        <w:rPr>
          <w:rFonts w:ascii="Palatino Linotype" w:eastAsia="SimSun" w:hAnsi="Palatino Linotype"/>
          <w:kern w:val="2"/>
          <w:sz w:val="19"/>
          <w:szCs w:val="19"/>
          <w:lang w:eastAsia="zh-CN"/>
        </w:rPr>
        <w:t>.</w:t>
      </w:r>
    </w:p>
    <w:p w14:paraId="50DBEAA4" w14:textId="7F234F28" w:rsidR="002A73A0" w:rsidRPr="00E3236C" w:rsidRDefault="007D0513" w:rsidP="002A73A0">
      <w:pPr>
        <w:widowControl/>
        <w:tabs>
          <w:tab w:val="left" w:pos="200"/>
        </w:tabs>
        <w:rPr>
          <w:rFonts w:ascii="Palatino Linotype" w:eastAsia="SimSun" w:hAnsi="Palatino Linotype"/>
          <w:kern w:val="2"/>
          <w:szCs w:val="19"/>
          <w:lang w:eastAsia="zh-CN"/>
        </w:rPr>
      </w:pPr>
      <w:r w:rsidRPr="00E3236C">
        <w:rPr>
          <w:rFonts w:ascii="Palatino Linotype" w:eastAsia="SimSun" w:hAnsi="Palatino Linotype"/>
          <w:kern w:val="2"/>
          <w:szCs w:val="19"/>
          <w:lang w:eastAsia="zh-CN"/>
        </w:rPr>
        <w:t xml:space="preserve">    </w:t>
      </w:r>
      <w:del w:id="1347" w:author="Walter Chris" w:date="2020-10-04T20:09:00Z">
        <w:r w:rsidR="002A73A0" w:rsidRPr="00E3236C" w:rsidDel="00B3121E">
          <w:rPr>
            <w:rFonts w:ascii="Palatino Linotype" w:eastAsia="SimSun" w:hAnsi="Palatino Linotype"/>
            <w:kern w:val="2"/>
            <w:szCs w:val="19"/>
            <w:lang w:eastAsia="zh-CN"/>
          </w:rPr>
          <w:delText xml:space="preserve">We </w:delText>
        </w:r>
      </w:del>
      <w:ins w:id="1348" w:author="Walter Chris" w:date="2020-10-04T20:09:00Z">
        <w:r w:rsidR="00B3121E" w:rsidRPr="00E3236C">
          <w:rPr>
            <w:rFonts w:ascii="Palatino Linotype" w:eastAsia="SimSun" w:hAnsi="Palatino Linotype"/>
            <w:kern w:val="2"/>
            <w:szCs w:val="19"/>
            <w:lang w:eastAsia="zh-CN"/>
          </w:rPr>
          <w:t xml:space="preserve">This study assesses </w:t>
        </w:r>
      </w:ins>
      <w:del w:id="1349" w:author="Walter Chris" w:date="2020-10-04T20:09:00Z">
        <w:r w:rsidR="002A73A0" w:rsidRPr="00E3236C" w:rsidDel="00B3121E">
          <w:rPr>
            <w:rFonts w:ascii="Palatino Linotype" w:eastAsia="SimSun" w:hAnsi="Palatino Linotype"/>
            <w:kern w:val="2"/>
            <w:szCs w:val="19"/>
            <w:lang w:eastAsia="zh-CN"/>
          </w:rPr>
          <w:delText xml:space="preserve">evaluate </w:delText>
        </w:r>
      </w:del>
      <w:r w:rsidR="002A73A0" w:rsidRPr="00E3236C">
        <w:rPr>
          <w:rFonts w:ascii="Palatino Linotype" w:eastAsia="SimSun" w:hAnsi="Palatino Linotype"/>
          <w:kern w:val="2"/>
          <w:szCs w:val="19"/>
          <w:lang w:eastAsia="zh-CN"/>
        </w:rPr>
        <w:t xml:space="preserve">the performance of </w:t>
      </w:r>
      <w:del w:id="1350" w:author="Walter Chris" w:date="2020-10-04T19:19:00Z">
        <w:r w:rsidR="002A73A0" w:rsidRPr="00E3236C" w:rsidDel="00CE0415">
          <w:rPr>
            <w:rFonts w:ascii="Palatino Linotype" w:eastAsia="SimSun" w:hAnsi="Palatino Linotype"/>
            <w:kern w:val="2"/>
            <w:szCs w:val="19"/>
            <w:lang w:eastAsia="zh-CN"/>
          </w:rPr>
          <w:delText>the proposed method</w:delText>
        </w:r>
      </w:del>
      <w:ins w:id="1351" w:author="Walter Chris" w:date="2020-10-04T19:19:00Z">
        <w:r w:rsidR="00CE0415" w:rsidRPr="00E3236C">
          <w:rPr>
            <w:rFonts w:ascii="Palatino Linotype" w:eastAsia="SimSun" w:hAnsi="Palatino Linotype"/>
            <w:kern w:val="2"/>
            <w:szCs w:val="19"/>
            <w:lang w:eastAsia="zh-CN"/>
          </w:rPr>
          <w:t>the developed approach</w:t>
        </w:r>
      </w:ins>
      <w:r w:rsidR="002A73A0" w:rsidRPr="00E3236C">
        <w:rPr>
          <w:rFonts w:ascii="Palatino Linotype" w:eastAsia="SimSun" w:hAnsi="Palatino Linotype"/>
          <w:kern w:val="2"/>
          <w:szCs w:val="19"/>
          <w:lang w:eastAsia="zh-CN"/>
        </w:rPr>
        <w:t xml:space="preserve"> and other comparing method using Concordance index (C-index). C-index quantifies the fraction of all pairs of </w:t>
      </w:r>
      <w:del w:id="1352" w:author="Walter Chris" w:date="2020-10-04T19:46:00Z">
        <w:r w:rsidR="002A73A0" w:rsidRPr="00E3236C" w:rsidDel="00AB3D53">
          <w:rPr>
            <w:rFonts w:ascii="Palatino Linotype" w:eastAsia="SimSun" w:hAnsi="Palatino Linotype"/>
            <w:kern w:val="2"/>
            <w:szCs w:val="19"/>
            <w:lang w:eastAsia="zh-CN"/>
          </w:rPr>
          <w:delText>patients</w:delText>
        </w:r>
      </w:del>
      <w:ins w:id="1353" w:author="Walter Chris" w:date="2020-10-04T19:46:00Z">
        <w:r w:rsidR="00AB3D53" w:rsidRPr="00E3236C">
          <w:rPr>
            <w:rFonts w:ascii="Palatino Linotype" w:eastAsia="SimSun" w:hAnsi="Palatino Linotype"/>
            <w:kern w:val="2"/>
            <w:szCs w:val="19"/>
            <w:lang w:eastAsia="zh-CN"/>
          </w:rPr>
          <w:t>cases</w:t>
        </w:r>
      </w:ins>
      <w:r w:rsidR="002A73A0" w:rsidRPr="00E3236C">
        <w:rPr>
          <w:rFonts w:ascii="Palatino Linotype" w:eastAsia="SimSun" w:hAnsi="Palatino Linotype"/>
          <w:kern w:val="2"/>
          <w:szCs w:val="19"/>
          <w:lang w:eastAsia="zh-CN"/>
        </w:rPr>
        <w:t xml:space="preserve"> </w:t>
      </w:r>
      <w:del w:id="1354" w:author="Walter Chris" w:date="2020-10-04T20:09:00Z">
        <w:r w:rsidR="002A73A0" w:rsidRPr="00E3236C" w:rsidDel="00B3121E">
          <w:rPr>
            <w:rFonts w:ascii="Palatino Linotype" w:eastAsia="SimSun" w:hAnsi="Palatino Linotype"/>
            <w:kern w:val="2"/>
            <w:szCs w:val="19"/>
            <w:lang w:eastAsia="zh-CN"/>
          </w:rPr>
          <w:delText xml:space="preserve">whose </w:delText>
        </w:r>
      </w:del>
      <w:ins w:id="1355" w:author="Walter Chris" w:date="2020-10-04T20:09:00Z">
        <w:r w:rsidR="00B3121E" w:rsidRPr="00E3236C">
          <w:rPr>
            <w:rFonts w:ascii="Palatino Linotype" w:eastAsia="SimSun" w:hAnsi="Palatino Linotype"/>
            <w:kern w:val="2"/>
            <w:szCs w:val="19"/>
            <w:lang w:eastAsia="zh-CN"/>
          </w:rPr>
          <w:t xml:space="preserve">with </w:t>
        </w:r>
      </w:ins>
      <w:r w:rsidR="002A73A0" w:rsidRPr="00E3236C">
        <w:rPr>
          <w:rFonts w:ascii="Palatino Linotype" w:eastAsia="SimSun" w:hAnsi="Palatino Linotype"/>
          <w:kern w:val="2"/>
          <w:szCs w:val="19"/>
          <w:lang w:eastAsia="zh-CN"/>
        </w:rPr>
        <w:t xml:space="preserve">predicted survival times </w:t>
      </w:r>
      <w:del w:id="1356" w:author="Walter Chris" w:date="2020-10-04T20:09:00Z">
        <w:r w:rsidR="002A73A0" w:rsidRPr="00E3236C" w:rsidDel="00B3121E">
          <w:rPr>
            <w:rFonts w:ascii="Palatino Linotype" w:eastAsia="SimSun" w:hAnsi="Palatino Linotype"/>
            <w:kern w:val="2"/>
            <w:szCs w:val="19"/>
            <w:lang w:eastAsia="zh-CN"/>
          </w:rPr>
          <w:delText xml:space="preserve">are </w:delText>
        </w:r>
      </w:del>
      <w:del w:id="1357" w:author="Walter Chris" w:date="2020-10-04T20:10:00Z">
        <w:r w:rsidR="002A73A0" w:rsidRPr="00E3236C" w:rsidDel="00424515">
          <w:rPr>
            <w:rFonts w:ascii="Palatino Linotype" w:eastAsia="SimSun" w:hAnsi="Palatino Linotype"/>
            <w:kern w:val="2"/>
            <w:szCs w:val="19"/>
            <w:lang w:eastAsia="zh-CN"/>
          </w:rPr>
          <w:delText xml:space="preserve">correctly </w:delText>
        </w:r>
      </w:del>
      <w:r w:rsidR="002A73A0" w:rsidRPr="00E3236C">
        <w:rPr>
          <w:rFonts w:ascii="Palatino Linotype" w:eastAsia="SimSun" w:hAnsi="Palatino Linotype"/>
          <w:kern w:val="2"/>
          <w:szCs w:val="19"/>
          <w:lang w:eastAsia="zh-CN"/>
        </w:rPr>
        <w:t>ordered</w:t>
      </w:r>
      <w:ins w:id="1358" w:author="Walter Chris" w:date="2020-10-04T20:09:00Z">
        <w:r w:rsidR="00B3121E" w:rsidRPr="00E3236C">
          <w:rPr>
            <w:rFonts w:ascii="Palatino Linotype" w:eastAsia="SimSun" w:hAnsi="Palatino Linotype"/>
            <w:kern w:val="2"/>
            <w:szCs w:val="19"/>
            <w:lang w:eastAsia="zh-CN"/>
          </w:rPr>
          <w:t xml:space="preserve"> in a co</w:t>
        </w:r>
      </w:ins>
      <w:ins w:id="1359" w:author="Walter Chris" w:date="2020-10-04T20:10:00Z">
        <w:r w:rsidR="00B3121E" w:rsidRPr="00E3236C">
          <w:rPr>
            <w:rFonts w:ascii="Palatino Linotype" w:eastAsia="SimSun" w:hAnsi="Palatino Linotype"/>
            <w:kern w:val="2"/>
            <w:szCs w:val="19"/>
            <w:lang w:eastAsia="zh-CN"/>
          </w:rPr>
          <w:t>rrect manner</w:t>
        </w:r>
      </w:ins>
      <w:r w:rsidR="002A73A0" w:rsidRPr="00E3236C">
        <w:rPr>
          <w:rFonts w:ascii="Palatino Linotype" w:eastAsia="SimSun" w:hAnsi="Palatino Linotype"/>
          <w:kern w:val="2"/>
          <w:szCs w:val="19"/>
          <w:lang w:eastAsia="zh-CN"/>
        </w:rPr>
        <w:t xml:space="preserve"> </w:t>
      </w:r>
      <w:del w:id="1360" w:author="Walter Chris" w:date="2020-10-04T20:10:00Z">
        <w:r w:rsidR="002A73A0" w:rsidRPr="00E3236C" w:rsidDel="00B3121E">
          <w:rPr>
            <w:rFonts w:ascii="Palatino Linotype" w:eastAsia="SimSun" w:hAnsi="Palatino Linotype"/>
            <w:kern w:val="2"/>
            <w:szCs w:val="19"/>
            <w:lang w:eastAsia="zh-CN"/>
          </w:rPr>
          <w:delText xml:space="preserve">and is calculated </w:delText>
        </w:r>
      </w:del>
      <w:r w:rsidR="002A73A0" w:rsidRPr="00E3236C">
        <w:rPr>
          <w:rFonts w:ascii="Palatino Linotype" w:eastAsia="SimSun" w:hAnsi="Palatino Linotype"/>
          <w:kern w:val="2"/>
          <w:szCs w:val="19"/>
          <w:lang w:eastAsia="zh-CN"/>
        </w:rPr>
        <w:t>as</w:t>
      </w:r>
      <w:del w:id="1361" w:author="Walter Chris" w:date="2020-10-04T20:10:00Z">
        <w:r w:rsidR="002A73A0" w:rsidRPr="00E3236C" w:rsidDel="00424515">
          <w:rPr>
            <w:rFonts w:ascii="Palatino Linotype" w:eastAsia="SimSun" w:hAnsi="Palatino Linotype"/>
            <w:kern w:val="2"/>
            <w:szCs w:val="19"/>
            <w:lang w:eastAsia="zh-CN"/>
          </w:rPr>
          <w:delText xml:space="preserve"> following</w:delText>
        </w:r>
      </w:del>
      <w:r w:rsidR="002A73A0" w:rsidRPr="00E3236C">
        <w:rPr>
          <w:rFonts w:ascii="Palatino Linotype" w:eastAsia="SimSun" w:hAnsi="Palatino Linotype"/>
          <w:kern w:val="2"/>
          <w:szCs w:val="19"/>
          <w:lang w:eastAsia="zh-CN"/>
        </w:rPr>
        <w:t>:</w:t>
      </w:r>
    </w:p>
    <w:p w14:paraId="1FC56C1F" w14:textId="0E483491" w:rsidR="002A73A0" w:rsidRPr="00E3236C" w:rsidRDefault="002A73A0" w:rsidP="002A73A0">
      <w:pPr>
        <w:widowControl/>
        <w:tabs>
          <w:tab w:val="left" w:pos="200"/>
        </w:tabs>
        <w:wordWrap w:val="0"/>
        <w:spacing w:afterLines="50" w:after="120" w:line="240" w:lineRule="auto"/>
        <w:jc w:val="right"/>
        <w:rPr>
          <w:rFonts w:ascii="Palatino Linotype" w:eastAsia="SimSun" w:hAnsi="Palatino Linotype"/>
          <w:kern w:val="2"/>
          <w:szCs w:val="19"/>
          <w:lang w:eastAsia="zh-CN"/>
        </w:rPr>
      </w:pPr>
      <w:r w:rsidRPr="00E3236C">
        <w:rPr>
          <w:rFonts w:ascii="Palatino Linotype" w:eastAsia="SimSun" w:hAnsi="Palatino Linotype"/>
          <w:kern w:val="2"/>
          <w:position w:val="-28"/>
          <w:szCs w:val="19"/>
          <w:lang w:eastAsia="zh-CN"/>
        </w:rPr>
        <w:object w:dxaOrig="3019" w:dyaOrig="600" w14:anchorId="5B62525B">
          <v:shape id="_x0000_i1084" type="#_x0000_t75" style="width:154.3pt;height:30.85pt" o:ole="">
            <v:imagedata r:id="rId124" o:title=""/>
          </v:shape>
          <o:OLEObject Type="Embed" ProgID="Equation.DSMT4" ShapeID="_x0000_i1084" DrawAspect="Content" ObjectID="_1672482979" r:id="rId125"/>
        </w:object>
      </w:r>
      <w:r w:rsidRPr="00E3236C">
        <w:rPr>
          <w:rFonts w:ascii="Palatino Linotype" w:eastAsia="SimSun" w:hAnsi="Palatino Linotype"/>
          <w:kern w:val="2"/>
          <w:szCs w:val="19"/>
          <w:lang w:eastAsia="zh-CN"/>
        </w:rPr>
        <w:t xml:space="preserve">                 (16)</w:t>
      </w:r>
    </w:p>
    <w:p w14:paraId="73D1B33B" w14:textId="70503B42" w:rsidR="002A73A0" w:rsidRPr="00E3236C" w:rsidRDefault="002A73A0" w:rsidP="002A73A0">
      <w:pPr>
        <w:widowControl/>
        <w:tabs>
          <w:tab w:val="left" w:pos="200"/>
        </w:tabs>
        <w:rPr>
          <w:rFonts w:ascii="Palatino Linotype" w:eastAsia="SimSun" w:hAnsi="Palatino Linotype"/>
          <w:kern w:val="2"/>
          <w:szCs w:val="19"/>
          <w:lang w:eastAsia="zh-CN"/>
        </w:rPr>
      </w:pPr>
      <w:r w:rsidRPr="00E3236C">
        <w:rPr>
          <w:rFonts w:ascii="Palatino Linotype" w:eastAsia="SimSun" w:hAnsi="Palatino Linotype"/>
          <w:kern w:val="2"/>
          <w:szCs w:val="19"/>
          <w:lang w:eastAsia="zh-CN"/>
        </w:rPr>
        <w:t xml:space="preserve">Where </w:t>
      </w:r>
      <w:r w:rsidRPr="00E3236C">
        <w:rPr>
          <w:rFonts w:ascii="Palatino Linotype" w:eastAsia="SimSun" w:hAnsi="Palatino Linotype"/>
          <w:i/>
          <w:kern w:val="2"/>
          <w:szCs w:val="19"/>
          <w:lang w:eastAsia="zh-CN"/>
        </w:rPr>
        <w:t xml:space="preserve">k </w:t>
      </w:r>
      <w:del w:id="1362" w:author="Walter Chris" w:date="2020-10-04T20:10:00Z">
        <w:r w:rsidRPr="00E3236C" w:rsidDel="004D313A">
          <w:rPr>
            <w:rFonts w:ascii="Palatino Linotype" w:eastAsia="SimSun" w:hAnsi="Palatino Linotype"/>
            <w:kern w:val="2"/>
            <w:szCs w:val="19"/>
            <w:lang w:eastAsia="zh-CN"/>
          </w:rPr>
          <w:delText xml:space="preserve">is </w:delText>
        </w:r>
      </w:del>
      <w:ins w:id="1363" w:author="Walter Chris" w:date="2020-10-04T20:10:00Z">
        <w:r w:rsidR="004D313A" w:rsidRPr="00E3236C">
          <w:rPr>
            <w:rFonts w:ascii="Palatino Linotype" w:eastAsia="SimSun" w:hAnsi="Palatino Linotype"/>
            <w:kern w:val="2"/>
            <w:szCs w:val="19"/>
            <w:lang w:eastAsia="zh-CN"/>
          </w:rPr>
          <w:t xml:space="preserve">denotes </w:t>
        </w:r>
      </w:ins>
      <w:r w:rsidRPr="00E3236C">
        <w:rPr>
          <w:rFonts w:ascii="Palatino Linotype" w:eastAsia="SimSun" w:hAnsi="Palatino Linotype"/>
          <w:kern w:val="2"/>
          <w:szCs w:val="19"/>
          <w:lang w:eastAsia="zh-CN"/>
        </w:rPr>
        <w:t xml:space="preserve">the set of validly orderable pairs when </w:t>
      </w:r>
      <w:proofErr w:type="spellStart"/>
      <w:r w:rsidRPr="00E3236C">
        <w:rPr>
          <w:rFonts w:ascii="Palatino Linotype" w:eastAsia="SimSun" w:hAnsi="Palatino Linotype"/>
          <w:i/>
          <w:kern w:val="2"/>
          <w:szCs w:val="19"/>
          <w:lang w:eastAsia="zh-CN"/>
        </w:rPr>
        <w:t>t</w:t>
      </w:r>
      <w:r w:rsidRPr="00E3236C">
        <w:rPr>
          <w:rFonts w:ascii="Palatino Linotype" w:eastAsia="SimSun" w:hAnsi="Palatino Linotype"/>
          <w:i/>
          <w:kern w:val="2"/>
          <w:szCs w:val="19"/>
          <w:vertAlign w:val="subscript"/>
          <w:lang w:eastAsia="zh-CN"/>
        </w:rPr>
        <w:t>i</w:t>
      </w:r>
      <w:proofErr w:type="spellEnd"/>
      <w:r w:rsidRPr="00E3236C">
        <w:rPr>
          <w:rFonts w:ascii="Palatino Linotype" w:eastAsia="SimSun" w:hAnsi="Palatino Linotype"/>
          <w:kern w:val="2"/>
          <w:szCs w:val="19"/>
          <w:lang w:eastAsia="zh-CN"/>
        </w:rPr>
        <w:t>&lt;</w:t>
      </w:r>
      <w:proofErr w:type="spellStart"/>
      <w:r w:rsidRPr="00E3236C">
        <w:rPr>
          <w:rFonts w:ascii="Palatino Linotype" w:eastAsia="SimSun" w:hAnsi="Palatino Linotype"/>
          <w:i/>
          <w:kern w:val="2"/>
          <w:szCs w:val="19"/>
          <w:lang w:eastAsia="zh-CN"/>
        </w:rPr>
        <w:t>t</w:t>
      </w:r>
      <w:r w:rsidRPr="00E3236C">
        <w:rPr>
          <w:rFonts w:ascii="Palatino Linotype" w:eastAsia="SimSun" w:hAnsi="Palatino Linotype"/>
          <w:i/>
          <w:kern w:val="2"/>
          <w:szCs w:val="19"/>
          <w:vertAlign w:val="subscript"/>
          <w:lang w:eastAsia="zh-CN"/>
        </w:rPr>
        <w:t>j</w:t>
      </w:r>
      <w:proofErr w:type="spellEnd"/>
      <w:r w:rsidRPr="00E3236C">
        <w:rPr>
          <w:rFonts w:ascii="Palatino Linotype" w:eastAsia="SimSun" w:hAnsi="Palatino Linotype"/>
          <w:kern w:val="2"/>
          <w:szCs w:val="19"/>
          <w:lang w:eastAsia="zh-CN"/>
        </w:rPr>
        <w:t xml:space="preserve">; </w:t>
      </w:r>
      <w:r w:rsidRPr="00E3236C">
        <w:rPr>
          <w:rFonts w:ascii="Palatino Linotype" w:eastAsia="SimSun" w:hAnsi="Palatino Linotype"/>
          <w:kern w:val="2"/>
          <w:position w:val="-12"/>
          <w:szCs w:val="19"/>
          <w:lang w:eastAsia="zh-CN"/>
        </w:rPr>
        <w:object w:dxaOrig="240" w:dyaOrig="320" w14:anchorId="65FE57E8">
          <v:shape id="_x0000_i1085" type="#_x0000_t75" style="width:15.45pt;height:15.45pt" o:ole="">
            <v:imagedata r:id="rId126" o:title=""/>
          </v:shape>
          <o:OLEObject Type="Embed" ProgID="Equation.DSMT4" ShapeID="_x0000_i1085" DrawAspect="Content" ObjectID="_1672482980" r:id="rId127"/>
        </w:object>
      </w:r>
      <w:r w:rsidRPr="00E3236C">
        <w:rPr>
          <w:rFonts w:ascii="Palatino Linotype" w:eastAsia="SimSun" w:hAnsi="Palatino Linotype"/>
          <w:kern w:val="2"/>
          <w:szCs w:val="19"/>
          <w:lang w:eastAsia="zh-CN"/>
        </w:rPr>
        <w:t xml:space="preserve">represents the number of comparable pairs among them; </w:t>
      </w:r>
      <w:r w:rsidRPr="00E3236C">
        <w:rPr>
          <w:rFonts w:ascii="Palatino Linotype" w:eastAsia="SimSun" w:hAnsi="Palatino Linotype"/>
          <w:i/>
          <w:kern w:val="2"/>
          <w:szCs w:val="19"/>
          <w:lang w:eastAsia="zh-CN"/>
        </w:rPr>
        <w:t>(</w:t>
      </w:r>
      <w:r w:rsidRPr="00E3236C">
        <w:rPr>
          <w:rFonts w:ascii="Cambria Math" w:eastAsia="SimSun" w:hAnsi="Cambria Math" w:cs="Cambria Math"/>
          <w:kern w:val="2"/>
          <w:szCs w:val="19"/>
          <w:lang w:eastAsia="zh-CN"/>
        </w:rPr>
        <w:t>𝑥</w:t>
      </w:r>
      <w:r w:rsidRPr="00E3236C">
        <w:rPr>
          <w:rFonts w:ascii="Palatino Linotype" w:eastAsia="SimSun" w:hAnsi="Palatino Linotype"/>
          <w:kern w:val="2"/>
          <w:szCs w:val="19"/>
          <w:lang w:eastAsia="zh-CN"/>
        </w:rPr>
        <w:t xml:space="preserve">) is the prediction of survival time; </w:t>
      </w:r>
      <w:r w:rsidRPr="00E3236C">
        <w:rPr>
          <w:rFonts w:ascii="Cambria Math" w:eastAsia="SimSun" w:hAnsi="Cambria Math" w:cs="Cambria Math"/>
          <w:kern w:val="2"/>
          <w:szCs w:val="19"/>
          <w:lang w:eastAsia="zh-CN"/>
        </w:rPr>
        <w:t>𝐼</w:t>
      </w:r>
      <w:r w:rsidRPr="00E3236C">
        <w:rPr>
          <w:rFonts w:ascii="Palatino Linotype" w:eastAsia="SimSun" w:hAnsi="Palatino Linotype"/>
          <w:kern w:val="2"/>
          <w:szCs w:val="19"/>
          <w:lang w:eastAsia="zh-CN"/>
        </w:rPr>
        <w:t xml:space="preserve"> is the indicator function of whether the condition in parentheses is satisfied or not.</w:t>
      </w:r>
    </w:p>
    <w:p w14:paraId="4ED5D3B2" w14:textId="64B4558E" w:rsidR="002A73A0" w:rsidRPr="00E3236C" w:rsidRDefault="007D0513" w:rsidP="002A73A0">
      <w:pPr>
        <w:widowControl/>
        <w:tabs>
          <w:tab w:val="left" w:pos="200"/>
        </w:tabs>
        <w:rPr>
          <w:rFonts w:ascii="Palatino Linotype" w:eastAsia="SimSun" w:hAnsi="Palatino Linotype"/>
          <w:kern w:val="2"/>
          <w:szCs w:val="19"/>
          <w:lang w:eastAsia="zh-CN"/>
        </w:rPr>
      </w:pPr>
      <w:r w:rsidRPr="00E3236C">
        <w:rPr>
          <w:rFonts w:ascii="Palatino Linotype" w:eastAsia="SimSun" w:hAnsi="Palatino Linotype"/>
          <w:kern w:val="2"/>
          <w:szCs w:val="19"/>
          <w:lang w:eastAsia="zh-CN"/>
        </w:rPr>
        <w:t xml:space="preserve">   </w:t>
      </w:r>
      <w:ins w:id="1364" w:author="Walter Chris" w:date="2020-10-04T20:18:00Z">
        <w:r w:rsidR="00156F9F" w:rsidRPr="00E3236C">
          <w:rPr>
            <w:rFonts w:ascii="Palatino Linotype" w:eastAsia="SimSun" w:hAnsi="Palatino Linotype"/>
            <w:kern w:val="2"/>
            <w:szCs w:val="19"/>
            <w:lang w:eastAsia="zh-CN"/>
          </w:rPr>
          <w:t>C index gives probability. In terms of a random individuals</w:t>
        </w:r>
      </w:ins>
      <w:ins w:id="1365" w:author="Walter Chris" w:date="2020-10-04T20:19:00Z">
        <w:r w:rsidR="00462BF1" w:rsidRPr="00E3236C">
          <w:rPr>
            <w:rFonts w:ascii="Palatino Linotype" w:eastAsia="SimSun" w:hAnsi="Palatino Linotype"/>
            <w:kern w:val="2"/>
            <w:szCs w:val="19"/>
            <w:lang w:eastAsia="zh-CN"/>
          </w:rPr>
          <w:t xml:space="preserve"> pair</w:t>
        </w:r>
      </w:ins>
      <w:ins w:id="1366" w:author="Walter Chris" w:date="2020-10-04T20:18:00Z">
        <w:r w:rsidR="00156F9F" w:rsidRPr="00E3236C">
          <w:rPr>
            <w:rFonts w:ascii="Palatino Linotype" w:eastAsia="SimSun" w:hAnsi="Palatino Linotype"/>
            <w:kern w:val="2"/>
            <w:szCs w:val="19"/>
            <w:lang w:eastAsia="zh-CN"/>
          </w:rPr>
          <w:t xml:space="preserve">, the predicted survival time of the two individuals is in the same order as their actual survival time. Since the C index is </w:t>
        </w:r>
      </w:ins>
      <w:ins w:id="1367" w:author="Walter Chris" w:date="2020-10-05T12:42:00Z">
        <w:r w:rsidR="00E3236C">
          <w:rPr>
            <w:rFonts w:ascii="Palatino Linotype" w:eastAsia="SimSun" w:hAnsi="Palatino Linotype"/>
            <w:kern w:val="2"/>
            <w:szCs w:val="19"/>
            <w:lang w:eastAsia="zh-CN"/>
          </w:rPr>
          <w:t>de</w:t>
        </w:r>
      </w:ins>
      <w:ins w:id="1368" w:author="Walter Chris" w:date="2020-10-04T20:18:00Z">
        <w:r w:rsidR="00156F9F" w:rsidRPr="00E3236C">
          <w:rPr>
            <w:rFonts w:ascii="Palatino Linotype" w:eastAsia="SimSun" w:hAnsi="Palatino Linotype"/>
            <w:kern w:val="2"/>
            <w:szCs w:val="19"/>
            <w:lang w:eastAsia="zh-CN"/>
          </w:rPr>
          <w:t xml:space="preserve">termined only by variations in the predicted results, it is very useful for evaluating proportional hazard </w:t>
        </w:r>
      </w:ins>
      <w:ins w:id="1369" w:author="Walter Chris" w:date="2020-10-05T12:42:00Z">
        <w:r w:rsidR="00E3236C" w:rsidRPr="00E3236C">
          <w:rPr>
            <w:rFonts w:ascii="Palatino Linotype" w:eastAsia="SimSun" w:hAnsi="Palatino Linotype"/>
            <w:kern w:val="2"/>
            <w:szCs w:val="19"/>
            <w:lang w:eastAsia="zh-CN"/>
          </w:rPr>
          <w:t>models. Because</w:t>
        </w:r>
      </w:ins>
      <w:ins w:id="1370" w:author="Walter Chris" w:date="2020-10-04T20:18:00Z">
        <w:r w:rsidR="00156F9F" w:rsidRPr="00E3236C">
          <w:rPr>
            <w:rFonts w:ascii="Palatino Linotype" w:eastAsia="SimSun" w:hAnsi="Palatino Linotype"/>
            <w:kern w:val="2"/>
            <w:szCs w:val="19"/>
            <w:lang w:eastAsia="zh-CN"/>
          </w:rPr>
          <w:t xml:space="preserve"> the order of proportional-risk models doesn't change over </w:t>
        </w:r>
      </w:ins>
      <w:ins w:id="1371" w:author="Walter Chris" w:date="2020-10-05T12:42:00Z">
        <w:r w:rsidR="00E3236C" w:rsidRPr="00E3236C">
          <w:rPr>
            <w:rFonts w:ascii="Palatino Linotype" w:eastAsia="SimSun" w:hAnsi="Palatino Linotype"/>
            <w:kern w:val="2"/>
            <w:szCs w:val="19"/>
            <w:lang w:eastAsia="zh-CN"/>
          </w:rPr>
          <w:t>time. Therefore</w:t>
        </w:r>
      </w:ins>
      <w:ins w:id="1372" w:author="Walter Chris" w:date="2020-10-04T20:18:00Z">
        <w:r w:rsidR="00156F9F" w:rsidRPr="00E3236C">
          <w:rPr>
            <w:rFonts w:ascii="Palatino Linotype" w:eastAsia="SimSun" w:hAnsi="Palatino Linotype"/>
            <w:kern w:val="2"/>
            <w:szCs w:val="19"/>
            <w:lang w:eastAsia="zh-CN"/>
          </w:rPr>
          <w:t>, we were able to use relative risk functions rather than measures used to predict survival time</w:t>
        </w:r>
      </w:ins>
      <w:del w:id="1373" w:author="Walter Chris" w:date="2020-10-04T20:18:00Z">
        <w:r w:rsidRPr="00E3236C" w:rsidDel="00156F9F">
          <w:rPr>
            <w:rFonts w:ascii="Palatino Linotype" w:eastAsia="SimSun" w:hAnsi="Palatino Linotype"/>
            <w:kern w:val="2"/>
            <w:szCs w:val="19"/>
            <w:lang w:eastAsia="zh-CN"/>
          </w:rPr>
          <w:delText xml:space="preserve"> </w:delText>
        </w:r>
        <w:r w:rsidR="002A73A0" w:rsidRPr="00E3236C" w:rsidDel="00156F9F">
          <w:rPr>
            <w:rFonts w:ascii="Palatino Linotype" w:eastAsia="SimSun" w:hAnsi="Palatino Linotype"/>
            <w:kern w:val="2"/>
            <w:szCs w:val="19"/>
            <w:lang w:eastAsia="zh-CN"/>
          </w:rPr>
          <w:delText xml:space="preserve">The C-index estimates the probability that, for a random pair of individuals, the predicted survival times of the two individuals have the same ordering </w:delText>
        </w:r>
        <w:r w:rsidR="002A73A0" w:rsidRPr="00E3236C" w:rsidDel="00156F9F">
          <w:rPr>
            <w:rFonts w:ascii="Palatino Linotype" w:eastAsia="SimSun" w:hAnsi="Palatino Linotype"/>
            <w:kern w:val="2"/>
            <w:szCs w:val="19"/>
            <w:lang w:eastAsia="zh-CN"/>
          </w:rPr>
          <w:lastRenderedPageBreak/>
          <w:delText>as their true survival times. As the C-index only depends on the ordering of the predictions, it is very useful for evaluating proportional hazards models. This is because the ordering of proportional hazards models does not change over time, which enables us to use the relative risk function instead of a metric for predicted survival time</w:delText>
        </w:r>
      </w:del>
      <w:r w:rsidR="002A73A0" w:rsidRPr="00E3236C">
        <w:rPr>
          <w:rFonts w:ascii="Palatino Linotype" w:eastAsia="SimSun" w:hAnsi="Palatino Linotype"/>
          <w:kern w:val="2"/>
          <w:szCs w:val="19"/>
          <w:lang w:eastAsia="zh-CN"/>
        </w:rPr>
        <w:t xml:space="preserve">. </w:t>
      </w:r>
    </w:p>
    <w:p w14:paraId="69523E1D" w14:textId="15C787E8" w:rsidR="00AD398C" w:rsidRPr="00E3236C" w:rsidRDefault="00755520" w:rsidP="001B1BE6">
      <w:pPr>
        <w:pStyle w:val="Heading2"/>
        <w:rPr>
          <w:lang w:eastAsia="zh-CN"/>
        </w:rPr>
      </w:pPr>
      <w:bookmarkStart w:id="1374" w:name="_Hlk48061693"/>
      <w:r w:rsidRPr="00E3236C">
        <w:rPr>
          <w:lang w:eastAsia="zh-CN"/>
        </w:rPr>
        <w:t>4</w:t>
      </w:r>
      <w:r w:rsidR="00615AFF" w:rsidRPr="00E3236C">
        <w:rPr>
          <w:lang w:eastAsia="zh-CN"/>
        </w:rPr>
        <w:t>.1</w:t>
      </w:r>
      <w:r w:rsidR="00615AFF" w:rsidRPr="00E3236C">
        <w:t xml:space="preserve"> </w:t>
      </w:r>
      <w:r w:rsidR="00F818F9" w:rsidRPr="00E3236C">
        <w:t xml:space="preserve">WGCNA-based gene feature clustering analysis </w:t>
      </w:r>
    </w:p>
    <w:p w14:paraId="636B9BE6" w14:textId="5763AAA0" w:rsidR="00737085" w:rsidRPr="00E3236C" w:rsidRDefault="00167D73" w:rsidP="00D51DE0">
      <w:pPr>
        <w:pStyle w:val="PARAGRAPHnoindent"/>
        <w:rPr>
          <w:rFonts w:ascii="Palatino Linotype" w:eastAsia="SimSun" w:hAnsi="Palatino Linotype"/>
          <w:kern w:val="2"/>
          <w:szCs w:val="19"/>
          <w:lang w:eastAsia="zh-CN"/>
        </w:rPr>
      </w:pPr>
      <w:r w:rsidRPr="00E3236C">
        <w:rPr>
          <w:rFonts w:ascii="Palatino Linotype" w:eastAsia="SimSun" w:hAnsi="Palatino Linotype"/>
          <w:kern w:val="2"/>
          <w:szCs w:val="19"/>
          <w:lang w:eastAsia="zh-CN"/>
        </w:rPr>
        <w:t>We have known that WGCNA can be interpreted as a biologically motivated data reduction scheme, which is utilized for the construction of a co‑expression network</w:t>
      </w:r>
      <w:r w:rsidR="00BB154F" w:rsidRPr="00E3236C">
        <w:rPr>
          <w:rFonts w:ascii="Palatino Linotype" w:eastAsia="SimSun" w:hAnsi="Palatino Linotype"/>
          <w:kern w:val="2"/>
          <w:szCs w:val="19"/>
          <w:lang w:eastAsia="zh-CN"/>
        </w:rPr>
        <w:t xml:space="preserve"> (39)</w:t>
      </w:r>
      <w:r w:rsidRPr="00E3236C">
        <w:rPr>
          <w:rFonts w:ascii="Palatino Linotype" w:eastAsia="SimSun" w:hAnsi="Palatino Linotype"/>
          <w:kern w:val="2"/>
          <w:szCs w:val="19"/>
          <w:lang w:eastAsia="zh-CN"/>
        </w:rPr>
        <w:t xml:space="preserve">. </w:t>
      </w:r>
      <w:r w:rsidR="009112F0" w:rsidRPr="00E3236C">
        <w:rPr>
          <w:rFonts w:ascii="Palatino Linotype" w:eastAsia="SimSun" w:hAnsi="Palatino Linotype"/>
          <w:kern w:val="2"/>
          <w:szCs w:val="19"/>
          <w:lang w:eastAsia="zh-CN"/>
        </w:rPr>
        <w:t>In this section,</w:t>
      </w:r>
      <w:r w:rsidRPr="00E3236C">
        <w:rPr>
          <w:rFonts w:ascii="Palatino Linotype" w:eastAsia="SimSun" w:hAnsi="Palatino Linotype"/>
          <w:kern w:val="2"/>
          <w:szCs w:val="19"/>
          <w:lang w:eastAsia="zh-CN"/>
        </w:rPr>
        <w:t xml:space="preserve"> </w:t>
      </w:r>
      <w:r w:rsidR="001C38EE" w:rsidRPr="00E3236C">
        <w:rPr>
          <w:rFonts w:ascii="Palatino Linotype" w:eastAsia="SimSun" w:hAnsi="Palatino Linotype"/>
          <w:kern w:val="2"/>
          <w:szCs w:val="19"/>
          <w:lang w:eastAsia="zh-CN"/>
        </w:rPr>
        <w:t xml:space="preserve"> Using the WGCNA package (version 1.69; </w:t>
      </w:r>
      <w:hyperlink r:id="rId128" w:history="1">
        <w:r w:rsidR="001C38EE" w:rsidRPr="00E3236C">
          <w:rPr>
            <w:color w:val="0000FF"/>
            <w:u w:val="single"/>
          </w:rPr>
          <w:t>https://cran.r-project.org/web/packages/WGCNA/index.html</w:t>
        </w:r>
      </w:hyperlink>
      <w:r w:rsidR="001C38EE" w:rsidRPr="00E3236C">
        <w:rPr>
          <w:rFonts w:ascii="Palatino Linotype" w:eastAsia="SimSun" w:hAnsi="Palatino Linotype"/>
          <w:kern w:val="2"/>
          <w:szCs w:val="19"/>
          <w:lang w:eastAsia="zh-CN"/>
        </w:rPr>
        <w:t xml:space="preserve">) in R, all genes in the </w:t>
      </w:r>
      <w:r w:rsidR="00BB154F" w:rsidRPr="00E3236C">
        <w:rPr>
          <w:rFonts w:ascii="Palatino Linotype" w:eastAsia="SimSun" w:hAnsi="Palatino Linotype"/>
          <w:kern w:val="2"/>
          <w:szCs w:val="19"/>
          <w:lang w:eastAsia="zh-CN"/>
        </w:rPr>
        <w:t>mRNA</w:t>
      </w:r>
      <w:r w:rsidR="001C38EE" w:rsidRPr="00E3236C">
        <w:rPr>
          <w:rFonts w:ascii="Palatino Linotype" w:eastAsia="SimSun" w:hAnsi="Palatino Linotype"/>
          <w:kern w:val="2"/>
          <w:szCs w:val="19"/>
          <w:lang w:eastAsia="zh-CN"/>
        </w:rPr>
        <w:t xml:space="preserve"> </w:t>
      </w:r>
      <w:r w:rsidR="00BB154F" w:rsidRPr="00E3236C">
        <w:rPr>
          <w:rFonts w:ascii="Palatino Linotype" w:eastAsia="SimSun" w:hAnsi="Palatino Linotype"/>
          <w:kern w:val="2"/>
          <w:szCs w:val="19"/>
          <w:lang w:eastAsia="zh-CN"/>
        </w:rPr>
        <w:t xml:space="preserve">and DNA methylation </w:t>
      </w:r>
      <w:r w:rsidR="001C38EE" w:rsidRPr="00E3236C">
        <w:rPr>
          <w:rFonts w:ascii="Palatino Linotype" w:eastAsia="SimSun" w:hAnsi="Palatino Linotype"/>
          <w:kern w:val="2"/>
          <w:szCs w:val="19"/>
          <w:lang w:eastAsia="zh-CN"/>
        </w:rPr>
        <w:t>dataset were analyzed and screened for disease‑associated</w:t>
      </w:r>
      <w:r w:rsidR="00BB154F" w:rsidRPr="00E3236C">
        <w:rPr>
          <w:rFonts w:ascii="Palatino Linotype" w:eastAsia="SimSun" w:hAnsi="Palatino Linotype"/>
          <w:kern w:val="2"/>
          <w:szCs w:val="19"/>
          <w:lang w:eastAsia="zh-CN"/>
        </w:rPr>
        <w:t xml:space="preserve"> </w:t>
      </w:r>
      <w:r w:rsidR="001C38EE" w:rsidRPr="00E3236C">
        <w:rPr>
          <w:rFonts w:ascii="Palatino Linotype" w:eastAsia="SimSun" w:hAnsi="Palatino Linotype"/>
          <w:kern w:val="2"/>
          <w:szCs w:val="19"/>
          <w:lang w:eastAsia="zh-CN"/>
        </w:rPr>
        <w:t>modules and genes.</w:t>
      </w:r>
      <w:r w:rsidR="00BB154F" w:rsidRPr="00E3236C">
        <w:rPr>
          <w:rFonts w:ascii="Palatino Linotype" w:eastAsia="SimSun" w:hAnsi="Palatino Linotype"/>
          <w:kern w:val="2"/>
          <w:szCs w:val="19"/>
          <w:lang w:eastAsia="zh-CN"/>
        </w:rPr>
        <w:t xml:space="preserve"> </w:t>
      </w:r>
      <w:del w:id="1375" w:author="Walter Chris" w:date="2020-10-04T20:20:00Z">
        <w:r w:rsidR="00A7056A" w:rsidRPr="00E3236C" w:rsidDel="0076621E">
          <w:rPr>
            <w:rFonts w:ascii="Palatino Linotype" w:eastAsia="SimSun" w:hAnsi="Palatino Linotype"/>
            <w:kern w:val="2"/>
            <w:szCs w:val="19"/>
            <w:lang w:eastAsia="zh-CN"/>
          </w:rPr>
          <w:delText xml:space="preserve">To </w:delText>
        </w:r>
      </w:del>
      <w:ins w:id="1376" w:author="Walter Chris" w:date="2020-10-04T20:20:00Z">
        <w:r w:rsidR="0076621E" w:rsidRPr="00E3236C">
          <w:rPr>
            <w:rFonts w:ascii="Palatino Linotype" w:eastAsia="SimSun" w:hAnsi="Palatino Linotype"/>
            <w:kern w:val="2"/>
            <w:szCs w:val="19"/>
            <w:lang w:eastAsia="zh-CN"/>
          </w:rPr>
          <w:t xml:space="preserve">For </w:t>
        </w:r>
      </w:ins>
      <w:r w:rsidR="00A7056A" w:rsidRPr="00E3236C">
        <w:rPr>
          <w:rFonts w:ascii="Palatino Linotype" w:eastAsia="SimSun" w:hAnsi="Palatino Linotype"/>
          <w:kern w:val="2"/>
          <w:szCs w:val="19"/>
          <w:lang w:eastAsia="zh-CN"/>
        </w:rPr>
        <w:t>group</w:t>
      </w:r>
      <w:ins w:id="1377" w:author="Walter Chris" w:date="2020-10-04T20:20:00Z">
        <w:r w:rsidR="0076621E" w:rsidRPr="00E3236C">
          <w:rPr>
            <w:rFonts w:ascii="Palatino Linotype" w:eastAsia="SimSun" w:hAnsi="Palatino Linotype"/>
            <w:kern w:val="2"/>
            <w:szCs w:val="19"/>
            <w:lang w:eastAsia="zh-CN"/>
          </w:rPr>
          <w:t>ing</w:t>
        </w:r>
      </w:ins>
      <w:r w:rsidR="00A7056A" w:rsidRPr="00E3236C">
        <w:rPr>
          <w:rFonts w:ascii="Palatino Linotype" w:eastAsia="SimSun" w:hAnsi="Palatino Linotype"/>
          <w:kern w:val="2"/>
          <w:szCs w:val="19"/>
          <w:lang w:eastAsia="zh-CN"/>
        </w:rPr>
        <w:t xml:space="preserve"> genes </w:t>
      </w:r>
      <w:del w:id="1378" w:author="Walter Chris" w:date="2020-10-04T20:20:00Z">
        <w:r w:rsidR="00A7056A" w:rsidRPr="00E3236C" w:rsidDel="0076621E">
          <w:rPr>
            <w:rFonts w:ascii="Palatino Linotype" w:eastAsia="SimSun" w:hAnsi="Palatino Linotype"/>
            <w:kern w:val="2"/>
            <w:szCs w:val="19"/>
            <w:lang w:eastAsia="zh-CN"/>
          </w:rPr>
          <w:delText xml:space="preserve">with </w:delText>
        </w:r>
      </w:del>
      <w:ins w:id="1379" w:author="Walter Chris" w:date="2020-10-04T20:20:00Z">
        <w:r w:rsidR="0076621E" w:rsidRPr="00E3236C">
          <w:rPr>
            <w:rFonts w:ascii="Palatino Linotype" w:eastAsia="SimSun" w:hAnsi="Palatino Linotype"/>
            <w:kern w:val="2"/>
            <w:szCs w:val="19"/>
            <w:lang w:eastAsia="zh-CN"/>
          </w:rPr>
          <w:t xml:space="preserve">exhibiting </w:t>
        </w:r>
      </w:ins>
      <w:r w:rsidR="00A7056A" w:rsidRPr="00E3236C">
        <w:rPr>
          <w:rFonts w:ascii="Palatino Linotype" w:eastAsia="SimSun" w:hAnsi="Palatino Linotype"/>
          <w:kern w:val="2"/>
          <w:szCs w:val="19"/>
          <w:lang w:eastAsia="zh-CN"/>
        </w:rPr>
        <w:t>coherent expressi</w:t>
      </w:r>
      <w:ins w:id="1380" w:author="Walter Chris" w:date="2020-10-04T20:20:00Z">
        <w:r w:rsidR="0076621E" w:rsidRPr="00E3236C">
          <w:rPr>
            <w:rFonts w:ascii="Palatino Linotype" w:eastAsia="SimSun" w:hAnsi="Palatino Linotype"/>
            <w:kern w:val="2"/>
            <w:szCs w:val="19"/>
            <w:lang w:eastAsia="zh-CN"/>
          </w:rPr>
          <w:t>ng</w:t>
        </w:r>
      </w:ins>
      <w:del w:id="1381" w:author="Walter Chris" w:date="2020-10-04T20:20:00Z">
        <w:r w:rsidR="00A7056A" w:rsidRPr="00E3236C" w:rsidDel="0076621E">
          <w:rPr>
            <w:rFonts w:ascii="Palatino Linotype" w:eastAsia="SimSun" w:hAnsi="Palatino Linotype"/>
            <w:kern w:val="2"/>
            <w:szCs w:val="19"/>
            <w:lang w:eastAsia="zh-CN"/>
          </w:rPr>
          <w:delText>on</w:delText>
        </w:r>
      </w:del>
      <w:r w:rsidR="00A7056A" w:rsidRPr="00E3236C">
        <w:rPr>
          <w:rFonts w:ascii="Palatino Linotype" w:eastAsia="SimSun" w:hAnsi="Palatino Linotype"/>
          <w:kern w:val="2"/>
          <w:szCs w:val="19"/>
          <w:lang w:eastAsia="zh-CN"/>
        </w:rPr>
        <w:t xml:space="preserve"> profiles </w:t>
      </w:r>
      <w:del w:id="1382" w:author="Walter Chris" w:date="2020-10-04T20:20:00Z">
        <w:r w:rsidR="00A7056A" w:rsidRPr="00E3236C" w:rsidDel="0076621E">
          <w:rPr>
            <w:rFonts w:ascii="Palatino Linotype" w:eastAsia="SimSun" w:hAnsi="Palatino Linotype"/>
            <w:kern w:val="2"/>
            <w:szCs w:val="19"/>
            <w:lang w:eastAsia="zh-CN"/>
          </w:rPr>
          <w:delText xml:space="preserve">into </w:delText>
        </w:r>
      </w:del>
      <w:ins w:id="1383" w:author="Walter Chris" w:date="2020-10-04T20:20:00Z">
        <w:r w:rsidR="0076621E" w:rsidRPr="00E3236C">
          <w:rPr>
            <w:rFonts w:ascii="Palatino Linotype" w:eastAsia="SimSun" w:hAnsi="Palatino Linotype"/>
            <w:kern w:val="2"/>
            <w:szCs w:val="19"/>
            <w:lang w:eastAsia="zh-CN"/>
          </w:rPr>
          <w:t xml:space="preserve">as </w:t>
        </w:r>
      </w:ins>
      <w:r w:rsidR="00A7056A" w:rsidRPr="00E3236C">
        <w:rPr>
          <w:rFonts w:ascii="Palatino Linotype" w:eastAsia="SimSun" w:hAnsi="Palatino Linotype"/>
          <w:kern w:val="2"/>
          <w:szCs w:val="19"/>
          <w:lang w:eastAsia="zh-CN"/>
        </w:rPr>
        <w:t xml:space="preserve">modules, </w:t>
      </w:r>
      <w:del w:id="1384" w:author="Walter Chris" w:date="2020-10-04T20:20:00Z">
        <w:r w:rsidR="00A7056A" w:rsidRPr="00E3236C" w:rsidDel="0076621E">
          <w:rPr>
            <w:rFonts w:ascii="Palatino Linotype" w:eastAsia="SimSun" w:hAnsi="Palatino Linotype"/>
            <w:kern w:val="2"/>
            <w:szCs w:val="19"/>
            <w:lang w:eastAsia="zh-CN"/>
          </w:rPr>
          <w:delText xml:space="preserve">we use </w:delText>
        </w:r>
      </w:del>
      <w:ins w:id="1385" w:author="Walter Chris" w:date="2020-10-04T20:20:00Z">
        <w:r w:rsidR="0076621E" w:rsidRPr="00E3236C">
          <w:rPr>
            <w:rFonts w:ascii="Palatino Linotype" w:eastAsia="SimSun" w:hAnsi="Palatino Linotype"/>
            <w:kern w:val="2"/>
            <w:szCs w:val="19"/>
            <w:lang w:eastAsia="zh-CN"/>
          </w:rPr>
          <w:t xml:space="preserve">the present study employs </w:t>
        </w:r>
      </w:ins>
      <w:r w:rsidR="00A7056A" w:rsidRPr="00E3236C">
        <w:rPr>
          <w:rFonts w:ascii="Palatino Linotype" w:eastAsia="SimSun" w:hAnsi="Palatino Linotype"/>
          <w:kern w:val="2"/>
          <w:szCs w:val="19"/>
          <w:lang w:eastAsia="zh-CN"/>
        </w:rPr>
        <w:t xml:space="preserve">average linkage hierarchical clustering, </w:t>
      </w:r>
      <w:del w:id="1386" w:author="Walter Chris" w:date="2020-10-04T20:21:00Z">
        <w:r w:rsidR="00A7056A" w:rsidRPr="00E3236C" w:rsidDel="008F76B4">
          <w:rPr>
            <w:rFonts w:ascii="Palatino Linotype" w:eastAsia="SimSun" w:hAnsi="Palatino Linotype"/>
            <w:kern w:val="2"/>
            <w:szCs w:val="19"/>
            <w:lang w:eastAsia="zh-CN"/>
          </w:rPr>
          <w:delText>which uses</w:delText>
        </w:r>
      </w:del>
      <w:ins w:id="1387" w:author="Walter Chris" w:date="2020-10-04T20:21:00Z">
        <w:r w:rsidR="008F76B4" w:rsidRPr="00E3236C">
          <w:rPr>
            <w:rFonts w:ascii="Palatino Linotype" w:eastAsia="SimSun" w:hAnsi="Palatino Linotype"/>
            <w:kern w:val="2"/>
            <w:szCs w:val="19"/>
            <w:lang w:eastAsia="zh-CN"/>
          </w:rPr>
          <w:t>exploiting</w:t>
        </w:r>
      </w:ins>
      <w:r w:rsidR="00A7056A" w:rsidRPr="00E3236C">
        <w:rPr>
          <w:rFonts w:ascii="Palatino Linotype" w:eastAsia="SimSun" w:hAnsi="Palatino Linotype"/>
          <w:kern w:val="2"/>
          <w:szCs w:val="19"/>
          <w:lang w:eastAsia="zh-CN"/>
        </w:rPr>
        <w:t xml:space="preserve"> the topological overlap measure as dissimilarity. The topological overlap of two nodes </w:t>
      </w:r>
      <w:del w:id="1388" w:author="Walter Chris" w:date="2020-10-04T20:21:00Z">
        <w:r w:rsidR="00A7056A" w:rsidRPr="00E3236C" w:rsidDel="008F76B4">
          <w:rPr>
            <w:rFonts w:ascii="Palatino Linotype" w:eastAsia="SimSun" w:hAnsi="Palatino Linotype"/>
            <w:kern w:val="2"/>
            <w:szCs w:val="19"/>
            <w:lang w:eastAsia="zh-CN"/>
          </w:rPr>
          <w:delText xml:space="preserve">reflects </w:delText>
        </w:r>
      </w:del>
      <w:ins w:id="1389" w:author="Walter Chris" w:date="2020-10-04T20:21:00Z">
        <w:r w:rsidR="008F76B4" w:rsidRPr="00E3236C">
          <w:rPr>
            <w:rFonts w:ascii="Palatino Linotype" w:eastAsia="SimSun" w:hAnsi="Palatino Linotype"/>
            <w:kern w:val="2"/>
            <w:szCs w:val="19"/>
            <w:lang w:eastAsia="zh-CN"/>
          </w:rPr>
          <w:t xml:space="preserve">indicates </w:t>
        </w:r>
      </w:ins>
      <w:r w:rsidR="00A7056A" w:rsidRPr="00E3236C">
        <w:rPr>
          <w:rFonts w:ascii="Palatino Linotype" w:eastAsia="SimSun" w:hAnsi="Palatino Linotype"/>
          <w:kern w:val="2"/>
          <w:szCs w:val="19"/>
          <w:lang w:eastAsia="zh-CN"/>
        </w:rPr>
        <w:t xml:space="preserve">their similarity </w:t>
      </w:r>
      <w:del w:id="1390" w:author="Walter Chris" w:date="2020-10-04T20:21:00Z">
        <w:r w:rsidR="00A7056A" w:rsidRPr="00E3236C" w:rsidDel="008F76B4">
          <w:rPr>
            <w:rFonts w:ascii="Palatino Linotype" w:eastAsia="SimSun" w:hAnsi="Palatino Linotype"/>
            <w:kern w:val="2"/>
            <w:szCs w:val="19"/>
            <w:lang w:eastAsia="zh-CN"/>
          </w:rPr>
          <w:delText>in terms of</w:delText>
        </w:r>
      </w:del>
      <w:ins w:id="1391" w:author="Walter Chris" w:date="2020-10-04T20:21:00Z">
        <w:r w:rsidR="008F76B4" w:rsidRPr="00E3236C">
          <w:rPr>
            <w:rFonts w:ascii="Palatino Linotype" w:eastAsia="SimSun" w:hAnsi="Palatino Linotype"/>
            <w:kern w:val="2"/>
            <w:szCs w:val="19"/>
            <w:lang w:eastAsia="zh-CN"/>
          </w:rPr>
          <w:t>for</w:t>
        </w:r>
      </w:ins>
      <w:r w:rsidR="00A7056A" w:rsidRPr="00E3236C">
        <w:rPr>
          <w:rFonts w:ascii="Palatino Linotype" w:eastAsia="SimSun" w:hAnsi="Palatino Linotype"/>
          <w:kern w:val="2"/>
          <w:szCs w:val="19"/>
          <w:lang w:eastAsia="zh-CN"/>
        </w:rPr>
        <w:t xml:space="preserve"> the commonality of the nodes </w:t>
      </w:r>
      <w:del w:id="1392" w:author="Walter Chris" w:date="2020-10-04T20:22:00Z">
        <w:r w:rsidR="00A7056A" w:rsidRPr="00E3236C" w:rsidDel="008F76B4">
          <w:rPr>
            <w:rFonts w:ascii="Palatino Linotype" w:eastAsia="SimSun" w:hAnsi="Palatino Linotype"/>
            <w:kern w:val="2"/>
            <w:szCs w:val="19"/>
            <w:lang w:eastAsia="zh-CN"/>
          </w:rPr>
          <w:delText xml:space="preserve">they </w:delText>
        </w:r>
      </w:del>
      <w:ins w:id="1393" w:author="Walter Chris" w:date="2020-10-04T20:22:00Z">
        <w:r w:rsidR="008F76B4" w:rsidRPr="00E3236C">
          <w:rPr>
            <w:rFonts w:ascii="Palatino Linotype" w:eastAsia="SimSun" w:hAnsi="Palatino Linotype"/>
            <w:kern w:val="2"/>
            <w:szCs w:val="19"/>
            <w:lang w:eastAsia="zh-CN"/>
          </w:rPr>
          <w:t>linked to them</w:t>
        </w:r>
      </w:ins>
      <w:del w:id="1394" w:author="Walter Chris" w:date="2020-10-04T20:22:00Z">
        <w:r w:rsidR="00A7056A" w:rsidRPr="00E3236C" w:rsidDel="008F76B4">
          <w:rPr>
            <w:rFonts w:ascii="Palatino Linotype" w:eastAsia="SimSun" w:hAnsi="Palatino Linotype"/>
            <w:kern w:val="2"/>
            <w:szCs w:val="19"/>
            <w:lang w:eastAsia="zh-CN"/>
          </w:rPr>
          <w:delText>connect to</w:delText>
        </w:r>
      </w:del>
      <w:r w:rsidR="00A7056A" w:rsidRPr="00E3236C">
        <w:rPr>
          <w:rFonts w:ascii="Palatino Linotype" w:eastAsia="SimSun" w:hAnsi="Palatino Linotype"/>
          <w:kern w:val="2"/>
          <w:szCs w:val="19"/>
          <w:lang w:eastAsia="zh-CN"/>
        </w:rPr>
        <w:t xml:space="preserve">. </w:t>
      </w:r>
      <w:del w:id="1395" w:author="Walter Chris" w:date="2020-10-04T20:21:00Z">
        <w:r w:rsidR="00A7056A" w:rsidRPr="00E3236C" w:rsidDel="008F76B4">
          <w:rPr>
            <w:rFonts w:ascii="Palatino Linotype" w:eastAsia="SimSun" w:hAnsi="Palatino Linotype"/>
            <w:kern w:val="2"/>
            <w:szCs w:val="19"/>
            <w:lang w:eastAsia="zh-CN"/>
          </w:rPr>
          <w:delText xml:space="preserve">Once </w:delText>
        </w:r>
      </w:del>
      <w:ins w:id="1396" w:author="Walter Chris" w:date="2020-10-04T20:21:00Z">
        <w:r w:rsidR="008F76B4" w:rsidRPr="00E3236C">
          <w:rPr>
            <w:rFonts w:ascii="Palatino Linotype" w:eastAsia="SimSun" w:hAnsi="Palatino Linotype"/>
            <w:kern w:val="2"/>
            <w:szCs w:val="19"/>
            <w:lang w:eastAsia="zh-CN"/>
          </w:rPr>
          <w:t xml:space="preserve">For </w:t>
        </w:r>
      </w:ins>
      <w:r w:rsidR="00A7056A" w:rsidRPr="00E3236C">
        <w:rPr>
          <w:rFonts w:ascii="Palatino Linotype" w:eastAsia="SimSun" w:hAnsi="Palatino Linotype"/>
          <w:kern w:val="2"/>
          <w:szCs w:val="19"/>
          <w:lang w:eastAsia="zh-CN"/>
        </w:rPr>
        <w:t xml:space="preserve">a dendrogram </w:t>
      </w:r>
      <w:del w:id="1397" w:author="Walter Chris" w:date="2020-10-04T20:21:00Z">
        <w:r w:rsidR="00A7056A" w:rsidRPr="00E3236C" w:rsidDel="008F76B4">
          <w:rPr>
            <w:rFonts w:ascii="Palatino Linotype" w:eastAsia="SimSun" w:hAnsi="Palatino Linotype"/>
            <w:kern w:val="2"/>
            <w:szCs w:val="19"/>
            <w:lang w:eastAsia="zh-CN"/>
          </w:rPr>
          <w:delText xml:space="preserve">is </w:delText>
        </w:r>
      </w:del>
      <w:ins w:id="1398" w:author="Walter Chris" w:date="2020-10-04T20:21:00Z">
        <w:r w:rsidR="008F76B4" w:rsidRPr="00E3236C">
          <w:rPr>
            <w:rFonts w:ascii="Palatino Linotype" w:eastAsia="SimSun" w:hAnsi="Palatino Linotype"/>
            <w:kern w:val="2"/>
            <w:szCs w:val="19"/>
            <w:lang w:eastAsia="zh-CN"/>
          </w:rPr>
          <w:t xml:space="preserve">achieved </w:t>
        </w:r>
      </w:ins>
      <w:del w:id="1399" w:author="Walter Chris" w:date="2020-10-04T20:21:00Z">
        <w:r w:rsidR="00A7056A" w:rsidRPr="00E3236C" w:rsidDel="008F76B4">
          <w:rPr>
            <w:rFonts w:ascii="Palatino Linotype" w:eastAsia="SimSun" w:hAnsi="Palatino Linotype"/>
            <w:kern w:val="2"/>
            <w:szCs w:val="19"/>
            <w:lang w:eastAsia="zh-CN"/>
          </w:rPr>
          <w:delText xml:space="preserve">obtained </w:delText>
        </w:r>
      </w:del>
      <w:ins w:id="1400" w:author="Walter Chris" w:date="2020-10-04T20:21:00Z">
        <w:r w:rsidR="008F76B4" w:rsidRPr="00E3236C">
          <w:rPr>
            <w:rFonts w:ascii="Palatino Linotype" w:eastAsia="SimSun" w:hAnsi="Palatino Linotype"/>
            <w:kern w:val="2"/>
            <w:szCs w:val="19"/>
            <w:lang w:eastAsia="zh-CN"/>
          </w:rPr>
          <w:t xml:space="preserve">according to </w:t>
        </w:r>
      </w:ins>
      <w:del w:id="1401" w:author="Walter Chris" w:date="2020-10-04T20:21:00Z">
        <w:r w:rsidR="00A7056A" w:rsidRPr="00E3236C" w:rsidDel="008F76B4">
          <w:rPr>
            <w:rFonts w:ascii="Palatino Linotype" w:eastAsia="SimSun" w:hAnsi="Palatino Linotype"/>
            <w:kern w:val="2"/>
            <w:szCs w:val="19"/>
            <w:lang w:eastAsia="zh-CN"/>
          </w:rPr>
          <w:delText xml:space="preserve">from </w:delText>
        </w:r>
      </w:del>
      <w:r w:rsidR="00A7056A" w:rsidRPr="00E3236C">
        <w:rPr>
          <w:rFonts w:ascii="Palatino Linotype" w:eastAsia="SimSun" w:hAnsi="Palatino Linotype"/>
          <w:kern w:val="2"/>
          <w:szCs w:val="19"/>
          <w:lang w:eastAsia="zh-CN"/>
        </w:rPr>
        <w:t xml:space="preserve">a hierarchical clustering </w:t>
      </w:r>
      <w:del w:id="1402" w:author="Walter Chris" w:date="2020-10-04T20:21:00Z">
        <w:r w:rsidR="00A7056A" w:rsidRPr="00E3236C" w:rsidDel="008F76B4">
          <w:rPr>
            <w:rFonts w:ascii="Palatino Linotype" w:eastAsia="SimSun" w:hAnsi="Palatino Linotype"/>
            <w:kern w:val="2"/>
            <w:szCs w:val="19"/>
            <w:lang w:eastAsia="zh-CN"/>
          </w:rPr>
          <w:delText>method</w:delText>
        </w:r>
      </w:del>
      <w:ins w:id="1403" w:author="Walter Chris" w:date="2020-10-04T20:21:00Z">
        <w:r w:rsidR="008F76B4" w:rsidRPr="00E3236C">
          <w:rPr>
            <w:rFonts w:ascii="Palatino Linotype" w:eastAsia="SimSun" w:hAnsi="Palatino Linotype"/>
            <w:kern w:val="2"/>
            <w:szCs w:val="19"/>
            <w:lang w:eastAsia="zh-CN"/>
          </w:rPr>
          <w:t>approach</w:t>
        </w:r>
      </w:ins>
      <w:r w:rsidR="00A7056A" w:rsidRPr="00E3236C">
        <w:rPr>
          <w:rFonts w:ascii="Palatino Linotype" w:eastAsia="SimSun" w:hAnsi="Palatino Linotype"/>
          <w:kern w:val="2"/>
          <w:szCs w:val="19"/>
          <w:lang w:eastAsia="zh-CN"/>
        </w:rPr>
        <w:t xml:space="preserve">, </w:t>
      </w:r>
      <w:del w:id="1404" w:author="Walter Chris" w:date="2020-10-04T20:21:00Z">
        <w:r w:rsidR="00A7056A" w:rsidRPr="00E3236C" w:rsidDel="008F76B4">
          <w:rPr>
            <w:rFonts w:ascii="Palatino Linotype" w:eastAsia="SimSun" w:hAnsi="Palatino Linotype"/>
            <w:kern w:val="2"/>
            <w:szCs w:val="19"/>
            <w:lang w:eastAsia="zh-CN"/>
          </w:rPr>
          <w:delText xml:space="preserve">we need to choose </w:delText>
        </w:r>
      </w:del>
      <w:r w:rsidR="00A7056A" w:rsidRPr="00E3236C">
        <w:rPr>
          <w:rFonts w:ascii="Palatino Linotype" w:eastAsia="SimSun" w:hAnsi="Palatino Linotype"/>
          <w:kern w:val="2"/>
          <w:szCs w:val="19"/>
          <w:lang w:eastAsia="zh-CN"/>
        </w:rPr>
        <w:t xml:space="preserve">a height cutoff </w:t>
      </w:r>
      <w:ins w:id="1405" w:author="Walter Chris" w:date="2020-10-04T20:21:00Z">
        <w:r w:rsidR="008F76B4" w:rsidRPr="00E3236C">
          <w:rPr>
            <w:rFonts w:ascii="Palatino Linotype" w:eastAsia="SimSun" w:hAnsi="Palatino Linotype"/>
            <w:kern w:val="2"/>
            <w:szCs w:val="19"/>
            <w:lang w:eastAsia="zh-CN"/>
          </w:rPr>
          <w:t xml:space="preserve">should be taken </w:t>
        </w:r>
      </w:ins>
      <w:del w:id="1406" w:author="Walter Chris" w:date="2020-10-04T20:12:00Z">
        <w:r w:rsidR="00A7056A" w:rsidRPr="00E3236C" w:rsidDel="00D35D78">
          <w:rPr>
            <w:rFonts w:ascii="Palatino Linotype" w:eastAsia="SimSun" w:hAnsi="Palatino Linotype"/>
            <w:kern w:val="2"/>
            <w:szCs w:val="19"/>
            <w:lang w:eastAsia="zh-CN"/>
          </w:rPr>
          <w:delText>in order to</w:delText>
        </w:r>
      </w:del>
      <w:ins w:id="1407" w:author="Walter Chris" w:date="2020-10-04T20:12:00Z">
        <w:r w:rsidR="00D35D78" w:rsidRPr="00E3236C">
          <w:rPr>
            <w:rFonts w:ascii="Palatino Linotype" w:eastAsia="SimSun" w:hAnsi="Palatino Linotype"/>
            <w:kern w:val="2"/>
            <w:szCs w:val="19"/>
            <w:lang w:eastAsia="zh-CN"/>
          </w:rPr>
          <w:t>to</w:t>
        </w:r>
      </w:ins>
      <w:r w:rsidR="00A7056A" w:rsidRPr="00E3236C">
        <w:rPr>
          <w:rFonts w:ascii="Palatino Linotype" w:eastAsia="SimSun" w:hAnsi="Palatino Linotype"/>
          <w:kern w:val="2"/>
          <w:szCs w:val="19"/>
          <w:lang w:eastAsia="zh-CN"/>
        </w:rPr>
        <w:t xml:space="preserve"> arrive at a clustering. </w:t>
      </w:r>
      <w:del w:id="1408" w:author="Walter Chris" w:date="2020-10-04T20:22:00Z">
        <w:r w:rsidR="00A7056A" w:rsidRPr="00E3236C" w:rsidDel="008F76B4">
          <w:rPr>
            <w:rFonts w:ascii="Palatino Linotype" w:eastAsia="SimSun" w:hAnsi="Palatino Linotype"/>
            <w:kern w:val="2"/>
            <w:szCs w:val="19"/>
            <w:lang w:eastAsia="zh-CN"/>
          </w:rPr>
          <w:delText xml:space="preserve">It </w:delText>
        </w:r>
      </w:del>
      <w:ins w:id="1409" w:author="Walter Chris" w:date="2020-10-04T20:22:00Z">
        <w:r w:rsidR="008F76B4" w:rsidRPr="00E3236C">
          <w:rPr>
            <w:rFonts w:ascii="Palatino Linotype" w:eastAsia="SimSun" w:hAnsi="Palatino Linotype"/>
            <w:kern w:val="2"/>
            <w:szCs w:val="19"/>
            <w:lang w:eastAsia="zh-CN"/>
          </w:rPr>
          <w:t>This refers to</w:t>
        </w:r>
      </w:ins>
      <w:del w:id="1410" w:author="Walter Chris" w:date="2020-10-04T20:22:00Z">
        <w:r w:rsidR="00A7056A" w:rsidRPr="00E3236C" w:rsidDel="008F76B4">
          <w:rPr>
            <w:rFonts w:ascii="Palatino Linotype" w:eastAsia="SimSun" w:hAnsi="Palatino Linotype"/>
            <w:kern w:val="2"/>
            <w:szCs w:val="19"/>
            <w:lang w:eastAsia="zh-CN"/>
          </w:rPr>
          <w:delText>is</w:delText>
        </w:r>
      </w:del>
      <w:r w:rsidR="00A7056A" w:rsidRPr="00E3236C">
        <w:rPr>
          <w:rFonts w:ascii="Palatino Linotype" w:eastAsia="SimSun" w:hAnsi="Palatino Linotype"/>
          <w:kern w:val="2"/>
          <w:szCs w:val="19"/>
          <w:lang w:eastAsia="zh-CN"/>
        </w:rPr>
        <w:t xml:space="preserve"> a judgement call</w:t>
      </w:r>
      <w:ins w:id="1411" w:author="Walter Chris" w:date="2020-10-05T12:42:00Z">
        <w:r w:rsidR="00E3236C">
          <w:rPr>
            <w:rFonts w:ascii="Palatino Linotype" w:eastAsia="SimSun" w:hAnsi="Palatino Linotype"/>
            <w:kern w:val="2"/>
            <w:szCs w:val="19"/>
            <w:lang w:eastAsia="zh-CN"/>
          </w:rPr>
          <w:t>ing</w:t>
        </w:r>
      </w:ins>
      <w:r w:rsidR="00A7056A" w:rsidRPr="00E3236C">
        <w:rPr>
          <w:rFonts w:ascii="Palatino Linotype" w:eastAsia="SimSun" w:hAnsi="Palatino Linotype"/>
          <w:kern w:val="2"/>
          <w:szCs w:val="19"/>
          <w:lang w:eastAsia="zh-CN"/>
        </w:rPr>
        <w:t xml:space="preserve"> </w:t>
      </w:r>
      <w:del w:id="1412" w:author="Walter Chris" w:date="2020-10-04T20:22:00Z">
        <w:r w:rsidR="00A7056A" w:rsidRPr="00E3236C" w:rsidDel="008F76B4">
          <w:rPr>
            <w:rFonts w:ascii="Palatino Linotype" w:eastAsia="SimSun" w:hAnsi="Palatino Linotype"/>
            <w:kern w:val="2"/>
            <w:szCs w:val="19"/>
            <w:lang w:eastAsia="zh-CN"/>
          </w:rPr>
          <w:delText xml:space="preserve">where </w:delText>
        </w:r>
      </w:del>
      <w:ins w:id="1413" w:author="Walter Chris" w:date="2020-10-04T20:22:00Z">
        <w:r w:rsidR="008F76B4" w:rsidRPr="00E3236C">
          <w:rPr>
            <w:rFonts w:ascii="Palatino Linotype" w:eastAsia="SimSun" w:hAnsi="Palatino Linotype"/>
            <w:kern w:val="2"/>
            <w:szCs w:val="19"/>
            <w:lang w:eastAsia="zh-CN"/>
          </w:rPr>
          <w:t xml:space="preserve">the site </w:t>
        </w:r>
      </w:ins>
      <w:del w:id="1414" w:author="Walter Chris" w:date="2020-10-04T20:22:00Z">
        <w:r w:rsidR="00A7056A" w:rsidRPr="00E3236C" w:rsidDel="008F76B4">
          <w:rPr>
            <w:rFonts w:ascii="Palatino Linotype" w:eastAsia="SimSun" w:hAnsi="Palatino Linotype"/>
            <w:kern w:val="2"/>
            <w:szCs w:val="19"/>
            <w:lang w:eastAsia="zh-CN"/>
          </w:rPr>
          <w:delText xml:space="preserve">to </w:delText>
        </w:r>
      </w:del>
      <w:ins w:id="1415" w:author="Walter Chris" w:date="2020-10-04T20:22:00Z">
        <w:r w:rsidR="008F76B4" w:rsidRPr="00E3236C">
          <w:rPr>
            <w:rFonts w:ascii="Palatino Linotype" w:eastAsia="SimSun" w:hAnsi="Palatino Linotype"/>
            <w:kern w:val="2"/>
            <w:szCs w:val="19"/>
            <w:lang w:eastAsia="zh-CN"/>
          </w:rPr>
          <w:t xml:space="preserve">for </w:t>
        </w:r>
      </w:ins>
      <w:r w:rsidR="00A7056A" w:rsidRPr="00E3236C">
        <w:rPr>
          <w:rFonts w:ascii="Palatino Linotype" w:eastAsia="SimSun" w:hAnsi="Palatino Linotype"/>
          <w:kern w:val="2"/>
          <w:szCs w:val="19"/>
          <w:lang w:eastAsia="zh-CN"/>
        </w:rPr>
        <w:t>cut</w:t>
      </w:r>
      <w:ins w:id="1416" w:author="Walter Chris" w:date="2020-10-04T20:22:00Z">
        <w:r w:rsidR="008F76B4" w:rsidRPr="00E3236C">
          <w:rPr>
            <w:rFonts w:ascii="Palatino Linotype" w:eastAsia="SimSun" w:hAnsi="Palatino Linotype"/>
            <w:kern w:val="2"/>
            <w:szCs w:val="19"/>
            <w:lang w:eastAsia="zh-CN"/>
          </w:rPr>
          <w:t>ting</w:t>
        </w:r>
      </w:ins>
      <w:r w:rsidR="00A7056A" w:rsidRPr="00E3236C">
        <w:rPr>
          <w:rFonts w:ascii="Palatino Linotype" w:eastAsia="SimSun" w:hAnsi="Palatino Linotype"/>
          <w:kern w:val="2"/>
          <w:szCs w:val="19"/>
          <w:lang w:eastAsia="zh-CN"/>
        </w:rPr>
        <w:t xml:space="preserve"> the tree branches. </w:t>
      </w:r>
      <w:r w:rsidR="00393172" w:rsidRPr="00E3236C">
        <w:rPr>
          <w:rFonts w:ascii="Palatino Linotype" w:eastAsia="SimSun" w:hAnsi="Palatino Linotype"/>
          <w:kern w:val="2"/>
          <w:szCs w:val="19"/>
          <w:lang w:eastAsia="zh-CN"/>
        </w:rPr>
        <w:t>The requirements were: Number of module genes≥30, cutHeight=0.</w:t>
      </w:r>
      <w:r w:rsidR="00B662F1" w:rsidRPr="00E3236C">
        <w:rPr>
          <w:rFonts w:ascii="Palatino Linotype" w:eastAsia="SimSun" w:hAnsi="Palatino Linotype"/>
          <w:kern w:val="2"/>
          <w:szCs w:val="19"/>
          <w:lang w:eastAsia="zh-CN"/>
        </w:rPr>
        <w:t>995</w:t>
      </w:r>
      <w:r w:rsidR="00393172" w:rsidRPr="00E3236C">
        <w:rPr>
          <w:rFonts w:ascii="Palatino Linotype" w:eastAsia="SimSun" w:hAnsi="Palatino Linotype"/>
          <w:kern w:val="2"/>
          <w:szCs w:val="19"/>
          <w:lang w:eastAsia="zh-CN"/>
        </w:rPr>
        <w:t xml:space="preserve"> and P&lt;0.05.</w:t>
      </w:r>
      <w:r w:rsidR="008E2A10" w:rsidRPr="00E3236C">
        <w:rPr>
          <w:rFonts w:ascii="Palatino Linotype" w:eastAsia="SimSun" w:hAnsi="Palatino Linotype"/>
          <w:kern w:val="2"/>
          <w:szCs w:val="19"/>
          <w:lang w:eastAsia="zh-CN"/>
        </w:rPr>
        <w:t xml:space="preserve"> </w:t>
      </w:r>
      <w:r w:rsidR="004D4190" w:rsidRPr="00E3236C">
        <w:rPr>
          <w:rFonts w:ascii="Palatino Linotype" w:eastAsia="SimSun" w:hAnsi="Palatino Linotype"/>
          <w:kern w:val="2"/>
          <w:szCs w:val="19"/>
          <w:lang w:eastAsia="zh-CN"/>
        </w:rPr>
        <w:t>Modules with a dissimilarity coefficient less than 0.2 will be merged</w:t>
      </w:r>
      <w:r w:rsidR="00DD0554" w:rsidRPr="00E3236C">
        <w:rPr>
          <w:rFonts w:ascii="Palatino Linotype" w:eastAsia="SimSun" w:hAnsi="Palatino Linotype"/>
          <w:kern w:val="2"/>
          <w:szCs w:val="19"/>
          <w:lang w:eastAsia="zh-CN"/>
        </w:rPr>
        <w:t xml:space="preserve">. </w:t>
      </w:r>
      <w:r w:rsidR="00D341C0" w:rsidRPr="00E3236C">
        <w:rPr>
          <w:rFonts w:ascii="Palatino Linotype" w:eastAsia="SimSun" w:hAnsi="Palatino Linotype"/>
          <w:kern w:val="2"/>
          <w:szCs w:val="19"/>
          <w:lang w:eastAsia="zh-CN"/>
        </w:rPr>
        <w:t xml:space="preserve">From WGCNA algorithm, we get </w:t>
      </w:r>
      <w:r w:rsidR="000F6116" w:rsidRPr="00E3236C">
        <w:rPr>
          <w:rFonts w:ascii="Palatino Linotype" w:eastAsia="SimSun" w:hAnsi="Palatino Linotype"/>
          <w:kern w:val="2"/>
          <w:szCs w:val="19"/>
          <w:lang w:eastAsia="zh-CN"/>
        </w:rPr>
        <w:t>25</w:t>
      </w:r>
      <w:r w:rsidR="00D341C0" w:rsidRPr="00E3236C">
        <w:rPr>
          <w:rFonts w:ascii="Palatino Linotype" w:eastAsia="SimSun" w:hAnsi="Palatino Linotype"/>
          <w:kern w:val="2"/>
          <w:szCs w:val="19"/>
          <w:lang w:eastAsia="zh-CN"/>
        </w:rPr>
        <w:t xml:space="preserve"> coexpressed gene modules for m</w:t>
      </w:r>
      <w:r w:rsidR="000F6116" w:rsidRPr="00E3236C">
        <w:rPr>
          <w:rFonts w:ascii="Palatino Linotype" w:eastAsia="SimSun" w:hAnsi="Palatino Linotype"/>
          <w:kern w:val="2"/>
          <w:szCs w:val="19"/>
          <w:lang w:eastAsia="zh-CN"/>
        </w:rPr>
        <w:t>RNA</w:t>
      </w:r>
      <w:r w:rsidR="00D341C0" w:rsidRPr="00E3236C">
        <w:rPr>
          <w:rFonts w:ascii="Palatino Linotype" w:eastAsia="SimSun" w:hAnsi="Palatino Linotype"/>
          <w:kern w:val="2"/>
          <w:szCs w:val="19"/>
          <w:lang w:eastAsia="zh-CN"/>
        </w:rPr>
        <w:t xml:space="preserve"> data and </w:t>
      </w:r>
      <w:r w:rsidR="000F6116" w:rsidRPr="00E3236C">
        <w:rPr>
          <w:rFonts w:ascii="Palatino Linotype" w:eastAsia="SimSun" w:hAnsi="Palatino Linotype"/>
          <w:kern w:val="2"/>
          <w:szCs w:val="19"/>
          <w:lang w:eastAsia="zh-CN"/>
        </w:rPr>
        <w:t>11</w:t>
      </w:r>
      <w:r w:rsidR="00D341C0" w:rsidRPr="00E3236C">
        <w:rPr>
          <w:rFonts w:ascii="Palatino Linotype" w:eastAsia="SimSun" w:hAnsi="Palatino Linotype"/>
          <w:kern w:val="2"/>
          <w:szCs w:val="19"/>
          <w:lang w:eastAsia="zh-CN"/>
        </w:rPr>
        <w:t xml:space="preserve"> coexpressed gene modules for </w:t>
      </w:r>
      <w:r w:rsidR="000F6116" w:rsidRPr="00E3236C">
        <w:rPr>
          <w:rFonts w:ascii="Palatino Linotype" w:eastAsia="SimSun" w:hAnsi="Palatino Linotype"/>
          <w:kern w:val="2"/>
          <w:szCs w:val="19"/>
          <w:lang w:eastAsia="zh-CN"/>
        </w:rPr>
        <w:t>methylation</w:t>
      </w:r>
      <w:r w:rsidR="00D341C0" w:rsidRPr="00E3236C">
        <w:rPr>
          <w:rFonts w:ascii="Palatino Linotype" w:eastAsia="SimSun" w:hAnsi="Palatino Linotype"/>
          <w:kern w:val="2"/>
          <w:szCs w:val="19"/>
          <w:lang w:eastAsia="zh-CN"/>
        </w:rPr>
        <w:t xml:space="preserve"> data. Table 2 </w:t>
      </w:r>
      <w:r w:rsidR="005D6374" w:rsidRPr="00E3236C">
        <w:rPr>
          <w:rFonts w:ascii="Palatino Linotype" w:eastAsia="SimSun" w:hAnsi="Palatino Linotype"/>
          <w:kern w:val="2"/>
          <w:szCs w:val="19"/>
          <w:lang w:eastAsia="zh-CN"/>
        </w:rPr>
        <w:t xml:space="preserve">and Table 3 </w:t>
      </w:r>
      <w:r w:rsidR="00D341C0" w:rsidRPr="00E3236C">
        <w:rPr>
          <w:rFonts w:ascii="Palatino Linotype" w:eastAsia="SimSun" w:hAnsi="Palatino Linotype"/>
          <w:kern w:val="2"/>
          <w:szCs w:val="19"/>
          <w:lang w:eastAsia="zh-CN"/>
        </w:rPr>
        <w:t>summarize the</w:t>
      </w:r>
      <w:r w:rsidR="00AB33C0" w:rsidRPr="00E3236C">
        <w:rPr>
          <w:rFonts w:ascii="Palatino Linotype" w:eastAsia="SimSun" w:hAnsi="Palatino Linotype"/>
          <w:kern w:val="2"/>
          <w:szCs w:val="19"/>
          <w:lang w:eastAsia="zh-CN"/>
        </w:rPr>
        <w:t xml:space="preserve"> number of </w:t>
      </w:r>
      <w:r w:rsidR="005D6374" w:rsidRPr="00E3236C">
        <w:rPr>
          <w:rFonts w:ascii="Palatino Linotype" w:eastAsia="SimSun" w:hAnsi="Palatino Linotype"/>
          <w:kern w:val="2"/>
          <w:szCs w:val="19"/>
          <w:lang w:eastAsia="zh-CN"/>
        </w:rPr>
        <w:t xml:space="preserve">clustered </w:t>
      </w:r>
      <w:r w:rsidR="00AB33C0" w:rsidRPr="00E3236C">
        <w:rPr>
          <w:rFonts w:ascii="Palatino Linotype" w:eastAsia="SimSun" w:hAnsi="Palatino Linotype"/>
          <w:kern w:val="2"/>
          <w:szCs w:val="19"/>
          <w:lang w:eastAsia="zh-CN"/>
        </w:rPr>
        <w:t>genes in each</w:t>
      </w:r>
      <w:r w:rsidR="005D6374" w:rsidRPr="00E3236C">
        <w:rPr>
          <w:rFonts w:ascii="Palatino Linotype" w:eastAsia="SimSun" w:hAnsi="Palatino Linotype"/>
          <w:kern w:val="2"/>
          <w:szCs w:val="19"/>
          <w:lang w:eastAsia="zh-CN"/>
        </w:rPr>
        <w:t xml:space="preserve"> coexpressed gene module</w:t>
      </w:r>
      <w:r w:rsidR="00A47DCF" w:rsidRPr="00E3236C">
        <w:rPr>
          <w:rFonts w:ascii="Palatino Linotype" w:eastAsia="SimSun" w:hAnsi="Palatino Linotype"/>
          <w:kern w:val="2"/>
          <w:szCs w:val="19"/>
          <w:lang w:eastAsia="zh-CN"/>
        </w:rPr>
        <w:t xml:space="preserve"> (labeled by color)</w:t>
      </w:r>
      <w:r w:rsidR="005D6374" w:rsidRPr="00E3236C">
        <w:rPr>
          <w:rFonts w:ascii="Palatino Linotype" w:eastAsia="SimSun" w:hAnsi="Palatino Linotype"/>
          <w:kern w:val="2"/>
          <w:szCs w:val="19"/>
          <w:lang w:eastAsia="zh-CN"/>
        </w:rPr>
        <w:t xml:space="preserve"> for </w:t>
      </w:r>
      <w:r w:rsidR="00717DCE" w:rsidRPr="00E3236C">
        <w:rPr>
          <w:rFonts w:ascii="Palatino Linotype" w:eastAsia="SimSun" w:hAnsi="Palatino Linotype"/>
          <w:kern w:val="2"/>
          <w:szCs w:val="19"/>
          <w:lang w:eastAsia="zh-CN"/>
        </w:rPr>
        <w:t xml:space="preserve">mRNA and </w:t>
      </w:r>
      <w:r w:rsidR="005D6374" w:rsidRPr="00E3236C">
        <w:rPr>
          <w:rFonts w:ascii="Palatino Linotype" w:eastAsia="SimSun" w:hAnsi="Palatino Linotype"/>
          <w:kern w:val="2"/>
          <w:szCs w:val="19"/>
          <w:lang w:eastAsia="zh-CN"/>
        </w:rPr>
        <w:t>methylation</w:t>
      </w:r>
      <w:r w:rsidR="008F6990" w:rsidRPr="00E3236C">
        <w:rPr>
          <w:rFonts w:ascii="Palatino Linotype" w:eastAsia="SimSun" w:hAnsi="Palatino Linotype"/>
          <w:kern w:val="2"/>
          <w:szCs w:val="19"/>
          <w:lang w:eastAsia="zh-CN"/>
        </w:rPr>
        <w:t>,</w:t>
      </w:r>
      <w:r w:rsidR="005D6374" w:rsidRPr="00E3236C">
        <w:rPr>
          <w:rFonts w:ascii="Palatino Linotype" w:eastAsia="SimSun" w:hAnsi="Palatino Linotype"/>
          <w:kern w:val="2"/>
          <w:szCs w:val="19"/>
          <w:lang w:eastAsia="zh-CN"/>
        </w:rPr>
        <w:t xml:space="preserve"> respectively.</w:t>
      </w:r>
      <w:r w:rsidR="00737085" w:rsidRPr="00E3236C">
        <w:rPr>
          <w:rFonts w:ascii="Palatino Linotype" w:eastAsia="SimSun" w:hAnsi="Palatino Linotype"/>
          <w:kern w:val="2"/>
          <w:szCs w:val="19"/>
          <w:lang w:eastAsia="zh-CN"/>
        </w:rPr>
        <w:t xml:space="preserve"> </w:t>
      </w:r>
    </w:p>
    <w:p w14:paraId="536E90EB" w14:textId="77777777" w:rsidR="009725EA" w:rsidRPr="00E3236C" w:rsidRDefault="009725EA" w:rsidP="009725EA">
      <w:pPr>
        <w:pStyle w:val="PARAGRAPH"/>
        <w:rPr>
          <w:lang w:eastAsia="zh-CN"/>
        </w:rPr>
      </w:pPr>
    </w:p>
    <w:p w14:paraId="6A4CA85C" w14:textId="71B90AC7" w:rsidR="009112F0" w:rsidRPr="00E3236C" w:rsidRDefault="00B43C48" w:rsidP="00377AC6">
      <w:pPr>
        <w:pStyle w:val="PARAGRAPH"/>
        <w:spacing w:after="80" w:line="200" w:lineRule="exact"/>
        <w:ind w:firstLine="238"/>
        <w:jc w:val="center"/>
        <w:rPr>
          <w:lang w:eastAsia="zh-CN"/>
        </w:rPr>
      </w:pPr>
      <w:r w:rsidRPr="00E3236C">
        <w:rPr>
          <w:rFonts w:ascii="Helvetica" w:hAnsi="Helvetica"/>
        </w:rPr>
        <w:t xml:space="preserve">TABLE </w:t>
      </w:r>
      <w:r w:rsidR="004D1C8D" w:rsidRPr="00E3236C">
        <w:rPr>
          <w:rFonts w:ascii="Helvetica" w:hAnsi="Helvetica"/>
        </w:rPr>
        <w:t>2</w:t>
      </w:r>
      <w:r w:rsidRPr="00E3236C">
        <w:rPr>
          <w:rFonts w:ascii="Helvetica" w:hAnsi="Helvetica"/>
        </w:rPr>
        <w:br/>
        <w:t>Number of clustered genes in each coexpressed gene module for mRNA</w:t>
      </w:r>
    </w:p>
    <w:tbl>
      <w:tblPr>
        <w:tblW w:w="4831"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720"/>
        <w:gridCol w:w="671"/>
        <w:gridCol w:w="573"/>
        <w:gridCol w:w="573"/>
        <w:gridCol w:w="574"/>
        <w:gridCol w:w="573"/>
        <w:gridCol w:w="573"/>
        <w:gridCol w:w="574"/>
      </w:tblGrid>
      <w:tr w:rsidR="00950B91" w:rsidRPr="00E3236C" w14:paraId="1B998FDF" w14:textId="77777777" w:rsidTr="001A6FE2">
        <w:trPr>
          <w:trHeight w:hRule="exact" w:val="446"/>
        </w:trPr>
        <w:tc>
          <w:tcPr>
            <w:tcW w:w="720" w:type="dxa"/>
            <w:tcBorders>
              <w:bottom w:val="single" w:sz="4" w:space="0" w:color="000000"/>
            </w:tcBorders>
            <w:shd w:val="clear" w:color="auto" w:fill="auto"/>
            <w:vAlign w:val="center"/>
          </w:tcPr>
          <w:p w14:paraId="74733F35" w14:textId="0922BB32" w:rsidR="00950B91" w:rsidRPr="00E3236C" w:rsidRDefault="00950B91" w:rsidP="00950B91">
            <w:pPr>
              <w:adjustRightInd w:val="0"/>
              <w:snapToGrid w:val="0"/>
              <w:spacing w:line="240" w:lineRule="auto"/>
              <w:ind w:leftChars="-10" w:left="-5" w:rightChars="20" w:right="38" w:hangingChars="12" w:hanging="14"/>
              <w:jc w:val="left"/>
              <w:rPr>
                <w:rFonts w:ascii="Palatino Linotype" w:eastAsia="SimSun" w:hAnsi="Palatino Linotype"/>
                <w:b/>
                <w:bCs/>
                <w:i/>
                <w:iCs/>
                <w:kern w:val="2"/>
                <w:sz w:val="12"/>
                <w:szCs w:val="12"/>
                <w:lang w:eastAsia="zh-CN"/>
              </w:rPr>
            </w:pPr>
          </w:p>
        </w:tc>
        <w:tc>
          <w:tcPr>
            <w:tcW w:w="671" w:type="dxa"/>
            <w:tcBorders>
              <w:bottom w:val="single" w:sz="4" w:space="0" w:color="000000"/>
            </w:tcBorders>
            <w:shd w:val="clear" w:color="auto" w:fill="auto"/>
            <w:vAlign w:val="center"/>
          </w:tcPr>
          <w:p w14:paraId="044CD0A4" w14:textId="376DC4C6" w:rsidR="00950B91" w:rsidRPr="00E3236C" w:rsidRDefault="00950B91" w:rsidP="00950B91">
            <w:pPr>
              <w:adjustRightInd w:val="0"/>
              <w:snapToGrid w:val="0"/>
              <w:spacing w:line="240" w:lineRule="auto"/>
              <w:ind w:rightChars="20" w:right="38"/>
              <w:jc w:val="center"/>
              <w:rPr>
                <w:rFonts w:ascii="Palatino Linotype" w:eastAsia="SimSun" w:hAnsi="Palatino Linotype"/>
                <w:kern w:val="0"/>
                <w:sz w:val="10"/>
                <w:szCs w:val="10"/>
                <w:lang w:eastAsia="zh-CN"/>
              </w:rPr>
            </w:pPr>
          </w:p>
        </w:tc>
        <w:tc>
          <w:tcPr>
            <w:tcW w:w="573" w:type="dxa"/>
            <w:tcBorders>
              <w:bottom w:val="single" w:sz="4" w:space="0" w:color="000000"/>
            </w:tcBorders>
            <w:shd w:val="clear" w:color="auto" w:fill="auto"/>
            <w:vAlign w:val="center"/>
          </w:tcPr>
          <w:p w14:paraId="11ECC4C6" w14:textId="6198A138" w:rsidR="00950B91" w:rsidRPr="00E3236C" w:rsidRDefault="00950B91" w:rsidP="00950B91">
            <w:pPr>
              <w:adjustRightInd w:val="0"/>
              <w:snapToGrid w:val="0"/>
              <w:spacing w:line="240" w:lineRule="auto"/>
              <w:ind w:rightChars="20" w:right="38"/>
              <w:jc w:val="center"/>
              <w:rPr>
                <w:rFonts w:ascii="Palatino Linotype" w:eastAsia="SimSun" w:hAnsi="Palatino Linotype"/>
                <w:kern w:val="0"/>
                <w:sz w:val="10"/>
                <w:szCs w:val="10"/>
                <w:lang w:eastAsia="zh-CN"/>
              </w:rPr>
            </w:pPr>
          </w:p>
        </w:tc>
        <w:tc>
          <w:tcPr>
            <w:tcW w:w="573" w:type="dxa"/>
            <w:tcBorders>
              <w:bottom w:val="single" w:sz="4" w:space="0" w:color="000000"/>
            </w:tcBorders>
            <w:vAlign w:val="center"/>
          </w:tcPr>
          <w:p w14:paraId="4345A550" w14:textId="40ADAB7D" w:rsidR="00950B91" w:rsidRPr="00E3236C" w:rsidRDefault="00950B91" w:rsidP="00950B91">
            <w:pPr>
              <w:adjustRightInd w:val="0"/>
              <w:snapToGrid w:val="0"/>
              <w:spacing w:line="240" w:lineRule="auto"/>
              <w:ind w:rightChars="20" w:right="38"/>
              <w:jc w:val="center"/>
              <w:rPr>
                <w:rFonts w:ascii="Palatino Linotype" w:eastAsia="SimSun" w:hAnsi="Palatino Linotype"/>
                <w:kern w:val="0"/>
                <w:sz w:val="10"/>
                <w:szCs w:val="10"/>
                <w:lang w:eastAsia="zh-CN"/>
              </w:rPr>
            </w:pPr>
          </w:p>
        </w:tc>
        <w:tc>
          <w:tcPr>
            <w:tcW w:w="574" w:type="dxa"/>
            <w:tcBorders>
              <w:bottom w:val="single" w:sz="4" w:space="0" w:color="000000"/>
            </w:tcBorders>
            <w:vAlign w:val="center"/>
          </w:tcPr>
          <w:p w14:paraId="61E3CF8B" w14:textId="02097A83" w:rsidR="00950B91" w:rsidRPr="00E3236C" w:rsidRDefault="00950B91" w:rsidP="00950B91">
            <w:pPr>
              <w:adjustRightInd w:val="0"/>
              <w:snapToGrid w:val="0"/>
              <w:spacing w:line="240" w:lineRule="auto"/>
              <w:ind w:rightChars="20" w:right="38"/>
              <w:jc w:val="center"/>
              <w:rPr>
                <w:rFonts w:ascii="Palatino Linotype" w:eastAsia="SimSun" w:hAnsi="Palatino Linotype"/>
                <w:kern w:val="0"/>
                <w:sz w:val="10"/>
                <w:szCs w:val="10"/>
                <w:lang w:eastAsia="zh-CN"/>
              </w:rPr>
            </w:pPr>
          </w:p>
        </w:tc>
        <w:tc>
          <w:tcPr>
            <w:tcW w:w="573" w:type="dxa"/>
            <w:tcBorders>
              <w:bottom w:val="single" w:sz="4" w:space="0" w:color="000000"/>
            </w:tcBorders>
            <w:vAlign w:val="center"/>
          </w:tcPr>
          <w:p w14:paraId="7B9DED65" w14:textId="614A7F7B" w:rsidR="00950B91" w:rsidRPr="00E3236C" w:rsidRDefault="00950B91" w:rsidP="00950B91">
            <w:pPr>
              <w:adjustRightInd w:val="0"/>
              <w:snapToGrid w:val="0"/>
              <w:spacing w:line="240" w:lineRule="auto"/>
              <w:ind w:rightChars="20" w:right="38"/>
              <w:jc w:val="center"/>
              <w:rPr>
                <w:rFonts w:ascii="Palatino Linotype" w:eastAsia="SimSun" w:hAnsi="Palatino Linotype"/>
                <w:kern w:val="0"/>
                <w:sz w:val="10"/>
                <w:szCs w:val="10"/>
                <w:lang w:eastAsia="zh-CN"/>
              </w:rPr>
            </w:pPr>
          </w:p>
        </w:tc>
        <w:tc>
          <w:tcPr>
            <w:tcW w:w="573" w:type="dxa"/>
            <w:tcBorders>
              <w:bottom w:val="single" w:sz="4" w:space="0" w:color="000000"/>
            </w:tcBorders>
            <w:vAlign w:val="center"/>
          </w:tcPr>
          <w:p w14:paraId="7EAE3A43" w14:textId="23C1EA69" w:rsidR="00950B91" w:rsidRPr="00E3236C" w:rsidRDefault="00950B91" w:rsidP="00950B91">
            <w:pPr>
              <w:adjustRightInd w:val="0"/>
              <w:snapToGrid w:val="0"/>
              <w:spacing w:line="240" w:lineRule="auto"/>
              <w:ind w:rightChars="20" w:right="38"/>
              <w:jc w:val="center"/>
              <w:rPr>
                <w:rFonts w:ascii="Palatino Linotype" w:eastAsia="SimSun" w:hAnsi="Palatino Linotype"/>
                <w:kern w:val="0"/>
                <w:sz w:val="10"/>
                <w:szCs w:val="10"/>
                <w:lang w:eastAsia="zh-CN"/>
              </w:rPr>
            </w:pPr>
          </w:p>
        </w:tc>
        <w:tc>
          <w:tcPr>
            <w:tcW w:w="574" w:type="dxa"/>
            <w:tcBorders>
              <w:top w:val="single" w:sz="12" w:space="0" w:color="000000"/>
              <w:bottom w:val="single" w:sz="4" w:space="0" w:color="000000"/>
            </w:tcBorders>
            <w:shd w:val="clear" w:color="auto" w:fill="auto"/>
            <w:vAlign w:val="center"/>
          </w:tcPr>
          <w:p w14:paraId="74A93D17" w14:textId="1931BA39" w:rsidR="00950B91" w:rsidRPr="00E3236C" w:rsidRDefault="00950B91" w:rsidP="00950B91">
            <w:pPr>
              <w:adjustRightInd w:val="0"/>
              <w:snapToGrid w:val="0"/>
              <w:spacing w:line="240" w:lineRule="auto"/>
              <w:ind w:rightChars="20" w:right="38"/>
              <w:jc w:val="center"/>
              <w:rPr>
                <w:rFonts w:ascii="Palatino Linotype" w:eastAsia="SimSun" w:hAnsi="Palatino Linotype"/>
                <w:kern w:val="0"/>
                <w:sz w:val="10"/>
                <w:szCs w:val="10"/>
                <w:lang w:eastAsia="zh-CN"/>
              </w:rPr>
            </w:pPr>
          </w:p>
        </w:tc>
      </w:tr>
      <w:tr w:rsidR="00950B91" w:rsidRPr="00E3236C" w14:paraId="4DDD6BA2" w14:textId="77777777" w:rsidTr="00336FD7">
        <w:trPr>
          <w:trHeight w:hRule="exact" w:val="317"/>
        </w:trPr>
        <w:tc>
          <w:tcPr>
            <w:tcW w:w="720" w:type="dxa"/>
            <w:tcBorders>
              <w:top w:val="single" w:sz="4" w:space="0" w:color="000000"/>
              <w:bottom w:val="single" w:sz="4" w:space="0" w:color="000000"/>
            </w:tcBorders>
            <w:shd w:val="pct5" w:color="auto" w:fill="auto"/>
            <w:vAlign w:val="center"/>
          </w:tcPr>
          <w:p w14:paraId="6D3122DE" w14:textId="3901DF7A" w:rsidR="00950B91" w:rsidRPr="00E3236C" w:rsidRDefault="00950B91" w:rsidP="00950B91">
            <w:pPr>
              <w:spacing w:line="240" w:lineRule="auto"/>
              <w:jc w:val="left"/>
              <w:rPr>
                <w:rFonts w:ascii="Palatino Linotype" w:eastAsia="SimSun" w:hAnsi="Palatino Linotype"/>
                <w:b/>
                <w:bCs/>
                <w:i/>
                <w:iCs/>
                <w:sz w:val="12"/>
                <w:szCs w:val="12"/>
              </w:rPr>
            </w:pPr>
          </w:p>
        </w:tc>
        <w:tc>
          <w:tcPr>
            <w:tcW w:w="671" w:type="dxa"/>
            <w:tcBorders>
              <w:top w:val="single" w:sz="4" w:space="0" w:color="000000"/>
              <w:bottom w:val="single" w:sz="4" w:space="0" w:color="000000"/>
            </w:tcBorders>
            <w:shd w:val="pct5" w:color="auto" w:fill="auto"/>
            <w:vAlign w:val="center"/>
          </w:tcPr>
          <w:p w14:paraId="11139C15" w14:textId="52C70B1B" w:rsidR="00950B91" w:rsidRPr="00E3236C" w:rsidRDefault="00950B91" w:rsidP="00950B91">
            <w:pPr>
              <w:spacing w:line="240" w:lineRule="auto"/>
              <w:jc w:val="center"/>
              <w:rPr>
                <w:rFonts w:ascii="Palatino Linotype" w:eastAsia="SimSun" w:hAnsi="Palatino Linotype"/>
                <w:sz w:val="10"/>
                <w:szCs w:val="10"/>
              </w:rPr>
            </w:pPr>
          </w:p>
        </w:tc>
        <w:tc>
          <w:tcPr>
            <w:tcW w:w="573" w:type="dxa"/>
            <w:tcBorders>
              <w:top w:val="single" w:sz="4" w:space="0" w:color="000000"/>
              <w:bottom w:val="single" w:sz="4" w:space="0" w:color="000000"/>
            </w:tcBorders>
            <w:shd w:val="pct5" w:color="auto" w:fill="auto"/>
            <w:vAlign w:val="center"/>
          </w:tcPr>
          <w:p w14:paraId="385787CE" w14:textId="690A7F6B" w:rsidR="00950B91" w:rsidRPr="00E3236C" w:rsidRDefault="00950B91" w:rsidP="00950B91">
            <w:pPr>
              <w:spacing w:line="240" w:lineRule="auto"/>
              <w:jc w:val="center"/>
              <w:rPr>
                <w:rFonts w:ascii="Palatino Linotype" w:eastAsia="SimSun" w:hAnsi="Palatino Linotype"/>
                <w:sz w:val="10"/>
                <w:szCs w:val="10"/>
              </w:rPr>
            </w:pPr>
          </w:p>
        </w:tc>
        <w:tc>
          <w:tcPr>
            <w:tcW w:w="573" w:type="dxa"/>
            <w:tcBorders>
              <w:top w:val="single" w:sz="4" w:space="0" w:color="000000"/>
              <w:bottom w:val="single" w:sz="4" w:space="0" w:color="000000"/>
            </w:tcBorders>
            <w:shd w:val="pct5" w:color="auto" w:fill="auto"/>
            <w:vAlign w:val="center"/>
          </w:tcPr>
          <w:p w14:paraId="1101A9D4" w14:textId="7B6B939A" w:rsidR="00950B91" w:rsidRPr="00E3236C" w:rsidRDefault="00950B91" w:rsidP="00950B91">
            <w:pPr>
              <w:spacing w:line="240" w:lineRule="auto"/>
              <w:jc w:val="center"/>
              <w:rPr>
                <w:rFonts w:ascii="Palatino Linotype" w:eastAsia="SimSun" w:hAnsi="Palatino Linotype"/>
                <w:sz w:val="10"/>
                <w:szCs w:val="10"/>
              </w:rPr>
            </w:pPr>
          </w:p>
        </w:tc>
        <w:tc>
          <w:tcPr>
            <w:tcW w:w="574" w:type="dxa"/>
            <w:tcBorders>
              <w:top w:val="single" w:sz="4" w:space="0" w:color="000000"/>
              <w:bottom w:val="single" w:sz="4" w:space="0" w:color="000000"/>
            </w:tcBorders>
            <w:shd w:val="pct5" w:color="auto" w:fill="auto"/>
            <w:vAlign w:val="center"/>
          </w:tcPr>
          <w:p w14:paraId="07DCE224" w14:textId="1F7C378B" w:rsidR="00950B91" w:rsidRPr="00E3236C" w:rsidRDefault="00950B91" w:rsidP="00950B91">
            <w:pPr>
              <w:spacing w:line="240" w:lineRule="auto"/>
              <w:jc w:val="center"/>
              <w:rPr>
                <w:rFonts w:ascii="Palatino Linotype" w:eastAsia="SimSun" w:hAnsi="Palatino Linotype"/>
                <w:sz w:val="10"/>
                <w:szCs w:val="10"/>
              </w:rPr>
            </w:pPr>
          </w:p>
        </w:tc>
        <w:tc>
          <w:tcPr>
            <w:tcW w:w="573" w:type="dxa"/>
            <w:tcBorders>
              <w:top w:val="single" w:sz="4" w:space="0" w:color="000000"/>
              <w:bottom w:val="single" w:sz="4" w:space="0" w:color="000000"/>
            </w:tcBorders>
            <w:shd w:val="pct5" w:color="auto" w:fill="auto"/>
            <w:vAlign w:val="center"/>
          </w:tcPr>
          <w:p w14:paraId="3FDC346D" w14:textId="3D05B84D" w:rsidR="00950B91" w:rsidRPr="00E3236C" w:rsidRDefault="00950B91" w:rsidP="00950B91">
            <w:pPr>
              <w:spacing w:line="240" w:lineRule="auto"/>
              <w:jc w:val="center"/>
              <w:rPr>
                <w:rFonts w:ascii="Palatino Linotype" w:eastAsia="SimSun" w:hAnsi="Palatino Linotype"/>
                <w:sz w:val="10"/>
                <w:szCs w:val="10"/>
              </w:rPr>
            </w:pPr>
          </w:p>
        </w:tc>
        <w:tc>
          <w:tcPr>
            <w:tcW w:w="573" w:type="dxa"/>
            <w:tcBorders>
              <w:top w:val="single" w:sz="4" w:space="0" w:color="000000"/>
              <w:bottom w:val="single" w:sz="4" w:space="0" w:color="000000"/>
            </w:tcBorders>
            <w:shd w:val="pct5" w:color="auto" w:fill="auto"/>
            <w:vAlign w:val="center"/>
          </w:tcPr>
          <w:p w14:paraId="3501AA7E" w14:textId="4773B579" w:rsidR="00950B91" w:rsidRPr="00E3236C" w:rsidRDefault="00950B91" w:rsidP="00950B91">
            <w:pPr>
              <w:spacing w:line="240" w:lineRule="auto"/>
              <w:jc w:val="center"/>
              <w:rPr>
                <w:rFonts w:ascii="Palatino Linotype" w:eastAsia="SimSun" w:hAnsi="Palatino Linotype"/>
                <w:sz w:val="10"/>
                <w:szCs w:val="10"/>
              </w:rPr>
            </w:pPr>
          </w:p>
        </w:tc>
        <w:tc>
          <w:tcPr>
            <w:tcW w:w="574" w:type="dxa"/>
            <w:tcBorders>
              <w:top w:val="single" w:sz="4" w:space="0" w:color="000000"/>
              <w:bottom w:val="single" w:sz="4" w:space="0" w:color="000000"/>
            </w:tcBorders>
            <w:shd w:val="pct5" w:color="auto" w:fill="auto"/>
            <w:vAlign w:val="center"/>
          </w:tcPr>
          <w:p w14:paraId="7DD42005" w14:textId="147429C9" w:rsidR="00950B91" w:rsidRPr="00E3236C" w:rsidRDefault="00950B91" w:rsidP="00950B91">
            <w:pPr>
              <w:spacing w:line="240" w:lineRule="auto"/>
              <w:jc w:val="center"/>
              <w:rPr>
                <w:rFonts w:ascii="Palatino Linotype" w:eastAsia="SimSun" w:hAnsi="Palatino Linotype"/>
                <w:sz w:val="10"/>
                <w:szCs w:val="10"/>
              </w:rPr>
            </w:pPr>
          </w:p>
        </w:tc>
      </w:tr>
      <w:tr w:rsidR="00950B91" w:rsidRPr="00E3236C" w14:paraId="02699BD3" w14:textId="77777777" w:rsidTr="00DF2585">
        <w:trPr>
          <w:trHeight w:hRule="exact" w:val="471"/>
        </w:trPr>
        <w:tc>
          <w:tcPr>
            <w:tcW w:w="720" w:type="dxa"/>
            <w:tcBorders>
              <w:bottom w:val="single" w:sz="4" w:space="0" w:color="000000"/>
            </w:tcBorders>
            <w:shd w:val="clear" w:color="auto" w:fill="auto"/>
            <w:vAlign w:val="center"/>
          </w:tcPr>
          <w:p w14:paraId="4276FD98" w14:textId="67D3B0C5" w:rsidR="00950B91" w:rsidRPr="00E3236C" w:rsidRDefault="00950B91" w:rsidP="00950B91">
            <w:pPr>
              <w:adjustRightInd w:val="0"/>
              <w:snapToGrid w:val="0"/>
              <w:spacing w:line="240" w:lineRule="auto"/>
              <w:ind w:rightChars="20" w:right="38"/>
              <w:jc w:val="left"/>
              <w:rPr>
                <w:rFonts w:ascii="Palatino Linotype" w:eastAsia="SimSun" w:hAnsi="Palatino Linotype"/>
                <w:b/>
                <w:bCs/>
                <w:i/>
                <w:iCs/>
                <w:sz w:val="16"/>
                <w:szCs w:val="16"/>
              </w:rPr>
            </w:pPr>
          </w:p>
        </w:tc>
        <w:tc>
          <w:tcPr>
            <w:tcW w:w="671" w:type="dxa"/>
            <w:tcBorders>
              <w:top w:val="single" w:sz="4" w:space="0" w:color="000000"/>
              <w:bottom w:val="single" w:sz="4" w:space="0" w:color="000000"/>
            </w:tcBorders>
            <w:shd w:val="clear" w:color="auto" w:fill="auto"/>
            <w:vAlign w:val="center"/>
          </w:tcPr>
          <w:p w14:paraId="69EB7E97" w14:textId="4A6D8D54" w:rsidR="00950B91" w:rsidRPr="00E3236C" w:rsidRDefault="00950B91" w:rsidP="00950B91">
            <w:pPr>
              <w:adjustRightInd w:val="0"/>
              <w:snapToGrid w:val="0"/>
              <w:spacing w:line="240" w:lineRule="auto"/>
              <w:ind w:rightChars="20" w:right="38"/>
              <w:jc w:val="center"/>
              <w:rPr>
                <w:rFonts w:ascii="Palatino Linotype" w:eastAsia="SimSun" w:hAnsi="Palatino Linotype"/>
                <w:kern w:val="0"/>
                <w:sz w:val="10"/>
                <w:szCs w:val="10"/>
              </w:rPr>
            </w:pPr>
          </w:p>
        </w:tc>
        <w:tc>
          <w:tcPr>
            <w:tcW w:w="573" w:type="dxa"/>
            <w:tcBorders>
              <w:top w:val="single" w:sz="4" w:space="0" w:color="000000"/>
              <w:bottom w:val="single" w:sz="4" w:space="0" w:color="000000"/>
            </w:tcBorders>
            <w:shd w:val="clear" w:color="auto" w:fill="auto"/>
            <w:vAlign w:val="center"/>
          </w:tcPr>
          <w:p w14:paraId="0A6466E9" w14:textId="2C6F71CD" w:rsidR="00950B91" w:rsidRPr="00E3236C" w:rsidRDefault="00950B91" w:rsidP="00950B91">
            <w:pPr>
              <w:adjustRightInd w:val="0"/>
              <w:snapToGrid w:val="0"/>
              <w:spacing w:line="240" w:lineRule="auto"/>
              <w:ind w:rightChars="20" w:right="38"/>
              <w:jc w:val="center"/>
              <w:rPr>
                <w:rFonts w:ascii="Palatino Linotype" w:eastAsia="SimSun" w:hAnsi="Palatino Linotype"/>
                <w:kern w:val="0"/>
                <w:sz w:val="10"/>
                <w:szCs w:val="10"/>
              </w:rPr>
            </w:pPr>
          </w:p>
        </w:tc>
        <w:tc>
          <w:tcPr>
            <w:tcW w:w="573" w:type="dxa"/>
            <w:tcBorders>
              <w:top w:val="single" w:sz="4" w:space="0" w:color="000000"/>
              <w:bottom w:val="single" w:sz="4" w:space="0" w:color="000000"/>
            </w:tcBorders>
            <w:vAlign w:val="center"/>
          </w:tcPr>
          <w:p w14:paraId="48CCBC61" w14:textId="134A8225" w:rsidR="00950B91" w:rsidRPr="00E3236C" w:rsidRDefault="00950B91" w:rsidP="00950B91">
            <w:pPr>
              <w:adjustRightInd w:val="0"/>
              <w:snapToGrid w:val="0"/>
              <w:spacing w:line="240" w:lineRule="auto"/>
              <w:ind w:rightChars="20" w:right="38"/>
              <w:rPr>
                <w:rFonts w:ascii="Palatino Linotype" w:eastAsia="SimSun" w:hAnsi="Palatino Linotype"/>
                <w:kern w:val="0"/>
                <w:sz w:val="10"/>
                <w:szCs w:val="10"/>
              </w:rPr>
            </w:pPr>
          </w:p>
        </w:tc>
        <w:tc>
          <w:tcPr>
            <w:tcW w:w="574" w:type="dxa"/>
            <w:tcBorders>
              <w:top w:val="single" w:sz="4" w:space="0" w:color="000000"/>
              <w:bottom w:val="single" w:sz="4" w:space="0" w:color="000000"/>
            </w:tcBorders>
            <w:vAlign w:val="center"/>
          </w:tcPr>
          <w:p w14:paraId="7163B6DE" w14:textId="1C44B7C3" w:rsidR="00950B91" w:rsidRPr="00E3236C" w:rsidRDefault="00950B91" w:rsidP="00950B91">
            <w:pPr>
              <w:adjustRightInd w:val="0"/>
              <w:snapToGrid w:val="0"/>
              <w:spacing w:line="240" w:lineRule="auto"/>
              <w:ind w:rightChars="20" w:right="38"/>
              <w:jc w:val="center"/>
              <w:rPr>
                <w:rFonts w:ascii="Palatino Linotype" w:eastAsia="SimSun" w:hAnsi="Palatino Linotype"/>
                <w:kern w:val="0"/>
                <w:sz w:val="10"/>
                <w:szCs w:val="10"/>
              </w:rPr>
            </w:pPr>
          </w:p>
        </w:tc>
        <w:tc>
          <w:tcPr>
            <w:tcW w:w="573" w:type="dxa"/>
            <w:tcBorders>
              <w:top w:val="single" w:sz="4" w:space="0" w:color="000000"/>
              <w:bottom w:val="single" w:sz="4" w:space="0" w:color="000000"/>
            </w:tcBorders>
            <w:vAlign w:val="center"/>
          </w:tcPr>
          <w:p w14:paraId="196B567E" w14:textId="4718C4DA" w:rsidR="00950B91" w:rsidRPr="00E3236C" w:rsidRDefault="00950B91" w:rsidP="00950B91">
            <w:pPr>
              <w:adjustRightInd w:val="0"/>
              <w:snapToGrid w:val="0"/>
              <w:spacing w:line="240" w:lineRule="auto"/>
              <w:ind w:rightChars="20" w:right="38"/>
              <w:jc w:val="left"/>
              <w:rPr>
                <w:rFonts w:ascii="Palatino Linotype" w:eastAsia="SimSun" w:hAnsi="Palatino Linotype"/>
                <w:kern w:val="0"/>
                <w:sz w:val="10"/>
                <w:szCs w:val="10"/>
              </w:rPr>
            </w:pPr>
          </w:p>
        </w:tc>
        <w:tc>
          <w:tcPr>
            <w:tcW w:w="573" w:type="dxa"/>
            <w:tcBorders>
              <w:top w:val="single" w:sz="4" w:space="0" w:color="000000"/>
              <w:bottom w:val="single" w:sz="4" w:space="0" w:color="000000"/>
            </w:tcBorders>
            <w:vAlign w:val="center"/>
          </w:tcPr>
          <w:p w14:paraId="4CC1BF56" w14:textId="1AFF16C2" w:rsidR="00950B91" w:rsidRPr="00E3236C" w:rsidRDefault="00950B91" w:rsidP="00950B91">
            <w:pPr>
              <w:adjustRightInd w:val="0"/>
              <w:snapToGrid w:val="0"/>
              <w:spacing w:line="240" w:lineRule="auto"/>
              <w:ind w:rightChars="20" w:right="38"/>
              <w:jc w:val="left"/>
              <w:rPr>
                <w:rFonts w:ascii="Palatino Linotype" w:eastAsia="SimSun" w:hAnsi="Palatino Linotype"/>
                <w:kern w:val="0"/>
                <w:sz w:val="10"/>
                <w:szCs w:val="10"/>
              </w:rPr>
            </w:pPr>
          </w:p>
        </w:tc>
        <w:tc>
          <w:tcPr>
            <w:tcW w:w="574" w:type="dxa"/>
            <w:tcBorders>
              <w:top w:val="single" w:sz="4" w:space="0" w:color="000000"/>
              <w:bottom w:val="single" w:sz="4" w:space="0" w:color="000000"/>
            </w:tcBorders>
            <w:shd w:val="clear" w:color="auto" w:fill="auto"/>
            <w:vAlign w:val="center"/>
          </w:tcPr>
          <w:p w14:paraId="45E1CC5B" w14:textId="17E72EE7" w:rsidR="00950B91" w:rsidRPr="00E3236C" w:rsidRDefault="00950B91" w:rsidP="00950B91">
            <w:pPr>
              <w:adjustRightInd w:val="0"/>
              <w:snapToGrid w:val="0"/>
              <w:spacing w:line="240" w:lineRule="auto"/>
              <w:ind w:rightChars="20" w:right="38"/>
              <w:jc w:val="center"/>
              <w:rPr>
                <w:rFonts w:ascii="Palatino Linotype" w:eastAsia="SimSun" w:hAnsi="Palatino Linotype"/>
                <w:kern w:val="0"/>
                <w:sz w:val="10"/>
                <w:szCs w:val="10"/>
              </w:rPr>
            </w:pPr>
          </w:p>
        </w:tc>
      </w:tr>
      <w:tr w:rsidR="00950B91" w:rsidRPr="00E3236C" w14:paraId="3DC6E43A" w14:textId="77777777" w:rsidTr="00336FD7">
        <w:trPr>
          <w:trHeight w:hRule="exact" w:val="317"/>
        </w:trPr>
        <w:tc>
          <w:tcPr>
            <w:tcW w:w="720" w:type="dxa"/>
            <w:tcBorders>
              <w:top w:val="single" w:sz="4" w:space="0" w:color="000000"/>
              <w:bottom w:val="single" w:sz="4" w:space="0" w:color="000000"/>
            </w:tcBorders>
            <w:shd w:val="pct5" w:color="auto" w:fill="auto"/>
            <w:vAlign w:val="center"/>
          </w:tcPr>
          <w:p w14:paraId="7D992F38" w14:textId="10E35689" w:rsidR="00950B91" w:rsidRPr="00E3236C" w:rsidRDefault="00950B91" w:rsidP="00950B91">
            <w:pPr>
              <w:adjustRightInd w:val="0"/>
              <w:snapToGrid w:val="0"/>
              <w:spacing w:line="240" w:lineRule="auto"/>
              <w:ind w:rightChars="20" w:right="38"/>
              <w:jc w:val="left"/>
              <w:rPr>
                <w:rFonts w:ascii="Palatino Linotype" w:eastAsia="SimSun" w:hAnsi="Palatino Linotype"/>
                <w:b/>
                <w:bCs/>
                <w:i/>
                <w:iCs/>
                <w:sz w:val="16"/>
                <w:szCs w:val="16"/>
              </w:rPr>
            </w:pPr>
          </w:p>
        </w:tc>
        <w:tc>
          <w:tcPr>
            <w:tcW w:w="671" w:type="dxa"/>
            <w:tcBorders>
              <w:top w:val="single" w:sz="4" w:space="0" w:color="000000"/>
              <w:bottom w:val="single" w:sz="4" w:space="0" w:color="000000"/>
            </w:tcBorders>
            <w:shd w:val="pct5" w:color="auto" w:fill="auto"/>
            <w:vAlign w:val="center"/>
          </w:tcPr>
          <w:p w14:paraId="78B5743F" w14:textId="7722E620" w:rsidR="00950B91" w:rsidRPr="00E3236C" w:rsidRDefault="00950B91" w:rsidP="00950B91">
            <w:pPr>
              <w:adjustRightInd w:val="0"/>
              <w:snapToGrid w:val="0"/>
              <w:spacing w:line="240" w:lineRule="auto"/>
              <w:ind w:rightChars="20" w:right="38"/>
              <w:jc w:val="center"/>
              <w:rPr>
                <w:rFonts w:ascii="Palatino Linotype" w:eastAsia="SimSun" w:hAnsi="Palatino Linotype"/>
                <w:kern w:val="0"/>
                <w:sz w:val="10"/>
                <w:szCs w:val="10"/>
              </w:rPr>
            </w:pPr>
          </w:p>
        </w:tc>
        <w:tc>
          <w:tcPr>
            <w:tcW w:w="573" w:type="dxa"/>
            <w:tcBorders>
              <w:top w:val="single" w:sz="4" w:space="0" w:color="000000"/>
              <w:bottom w:val="single" w:sz="4" w:space="0" w:color="000000"/>
            </w:tcBorders>
            <w:shd w:val="pct5" w:color="auto" w:fill="auto"/>
            <w:vAlign w:val="center"/>
          </w:tcPr>
          <w:p w14:paraId="64398D4B" w14:textId="6265D17F" w:rsidR="00950B91" w:rsidRPr="00E3236C" w:rsidRDefault="00950B91" w:rsidP="00950B91">
            <w:pPr>
              <w:adjustRightInd w:val="0"/>
              <w:snapToGrid w:val="0"/>
              <w:spacing w:line="240" w:lineRule="auto"/>
              <w:ind w:rightChars="20" w:right="38"/>
              <w:jc w:val="center"/>
              <w:rPr>
                <w:rFonts w:ascii="Palatino Linotype" w:eastAsia="SimSun" w:hAnsi="Palatino Linotype"/>
                <w:kern w:val="0"/>
                <w:sz w:val="10"/>
                <w:szCs w:val="10"/>
              </w:rPr>
            </w:pPr>
          </w:p>
        </w:tc>
        <w:tc>
          <w:tcPr>
            <w:tcW w:w="573" w:type="dxa"/>
            <w:tcBorders>
              <w:top w:val="single" w:sz="4" w:space="0" w:color="000000"/>
              <w:bottom w:val="single" w:sz="4" w:space="0" w:color="000000"/>
            </w:tcBorders>
            <w:shd w:val="pct5" w:color="auto" w:fill="auto"/>
            <w:vAlign w:val="center"/>
          </w:tcPr>
          <w:p w14:paraId="0EEE728E" w14:textId="231471FE" w:rsidR="00950B91" w:rsidRPr="00E3236C" w:rsidRDefault="00950B91" w:rsidP="00950B91">
            <w:pPr>
              <w:adjustRightInd w:val="0"/>
              <w:snapToGrid w:val="0"/>
              <w:spacing w:line="240" w:lineRule="auto"/>
              <w:ind w:rightChars="20" w:right="38"/>
              <w:jc w:val="center"/>
              <w:rPr>
                <w:rFonts w:ascii="Palatino Linotype" w:eastAsia="SimSun" w:hAnsi="Palatino Linotype"/>
                <w:kern w:val="0"/>
                <w:sz w:val="10"/>
                <w:szCs w:val="10"/>
              </w:rPr>
            </w:pPr>
          </w:p>
        </w:tc>
        <w:tc>
          <w:tcPr>
            <w:tcW w:w="574" w:type="dxa"/>
            <w:tcBorders>
              <w:top w:val="single" w:sz="4" w:space="0" w:color="000000"/>
              <w:bottom w:val="single" w:sz="4" w:space="0" w:color="000000"/>
            </w:tcBorders>
            <w:shd w:val="pct5" w:color="auto" w:fill="auto"/>
            <w:vAlign w:val="center"/>
          </w:tcPr>
          <w:p w14:paraId="6CAD722C" w14:textId="7E587885" w:rsidR="00950B91" w:rsidRPr="00E3236C" w:rsidRDefault="00950B91" w:rsidP="00950B91">
            <w:pPr>
              <w:adjustRightInd w:val="0"/>
              <w:snapToGrid w:val="0"/>
              <w:spacing w:line="240" w:lineRule="auto"/>
              <w:ind w:rightChars="20" w:right="38"/>
              <w:jc w:val="center"/>
              <w:rPr>
                <w:rFonts w:ascii="Palatino Linotype" w:eastAsia="SimSun" w:hAnsi="Palatino Linotype"/>
                <w:kern w:val="0"/>
                <w:sz w:val="10"/>
                <w:szCs w:val="10"/>
              </w:rPr>
            </w:pPr>
          </w:p>
        </w:tc>
        <w:tc>
          <w:tcPr>
            <w:tcW w:w="573" w:type="dxa"/>
            <w:tcBorders>
              <w:top w:val="single" w:sz="4" w:space="0" w:color="000000"/>
              <w:bottom w:val="single" w:sz="4" w:space="0" w:color="000000"/>
            </w:tcBorders>
            <w:shd w:val="pct5" w:color="auto" w:fill="auto"/>
            <w:vAlign w:val="center"/>
          </w:tcPr>
          <w:p w14:paraId="5501F1DA" w14:textId="5A22A673" w:rsidR="00950B91" w:rsidRPr="00E3236C" w:rsidRDefault="00950B91" w:rsidP="00950B91">
            <w:pPr>
              <w:adjustRightInd w:val="0"/>
              <w:snapToGrid w:val="0"/>
              <w:spacing w:line="240" w:lineRule="auto"/>
              <w:ind w:rightChars="20" w:right="38"/>
              <w:jc w:val="center"/>
              <w:rPr>
                <w:rFonts w:ascii="Palatino Linotype" w:eastAsia="SimSun" w:hAnsi="Palatino Linotype"/>
                <w:kern w:val="0"/>
                <w:sz w:val="10"/>
                <w:szCs w:val="10"/>
              </w:rPr>
            </w:pPr>
          </w:p>
        </w:tc>
        <w:tc>
          <w:tcPr>
            <w:tcW w:w="573" w:type="dxa"/>
            <w:tcBorders>
              <w:top w:val="single" w:sz="4" w:space="0" w:color="000000"/>
              <w:bottom w:val="single" w:sz="4" w:space="0" w:color="000000"/>
            </w:tcBorders>
            <w:shd w:val="pct5" w:color="auto" w:fill="auto"/>
            <w:vAlign w:val="center"/>
          </w:tcPr>
          <w:p w14:paraId="46A81961" w14:textId="662CA77F" w:rsidR="00950B91" w:rsidRPr="00E3236C" w:rsidRDefault="00950B91" w:rsidP="00950B91">
            <w:pPr>
              <w:adjustRightInd w:val="0"/>
              <w:snapToGrid w:val="0"/>
              <w:spacing w:line="240" w:lineRule="auto"/>
              <w:ind w:rightChars="20" w:right="38"/>
              <w:jc w:val="center"/>
              <w:rPr>
                <w:rFonts w:ascii="Palatino Linotype" w:eastAsia="SimSun" w:hAnsi="Palatino Linotype"/>
                <w:kern w:val="0"/>
                <w:sz w:val="10"/>
                <w:szCs w:val="10"/>
              </w:rPr>
            </w:pPr>
          </w:p>
        </w:tc>
        <w:tc>
          <w:tcPr>
            <w:tcW w:w="574" w:type="dxa"/>
            <w:tcBorders>
              <w:top w:val="single" w:sz="4" w:space="0" w:color="000000"/>
              <w:bottom w:val="single" w:sz="4" w:space="0" w:color="000000"/>
            </w:tcBorders>
            <w:shd w:val="pct5" w:color="auto" w:fill="auto"/>
            <w:vAlign w:val="center"/>
          </w:tcPr>
          <w:p w14:paraId="39E26845" w14:textId="3F316CED" w:rsidR="00950B91" w:rsidRPr="00E3236C" w:rsidRDefault="00950B91" w:rsidP="00950B91">
            <w:pPr>
              <w:adjustRightInd w:val="0"/>
              <w:snapToGrid w:val="0"/>
              <w:spacing w:line="240" w:lineRule="auto"/>
              <w:ind w:rightChars="20" w:right="38"/>
              <w:jc w:val="center"/>
              <w:rPr>
                <w:rFonts w:ascii="Palatino Linotype" w:eastAsia="SimSun" w:hAnsi="Palatino Linotype"/>
                <w:kern w:val="0"/>
                <w:sz w:val="10"/>
                <w:szCs w:val="10"/>
              </w:rPr>
            </w:pPr>
          </w:p>
        </w:tc>
      </w:tr>
      <w:tr w:rsidR="00950B91" w:rsidRPr="00E3236C" w14:paraId="590C9596" w14:textId="77777777" w:rsidTr="00C6149F">
        <w:trPr>
          <w:trHeight w:hRule="exact" w:val="498"/>
        </w:trPr>
        <w:tc>
          <w:tcPr>
            <w:tcW w:w="720" w:type="dxa"/>
            <w:tcBorders>
              <w:bottom w:val="single" w:sz="4" w:space="0" w:color="000000"/>
            </w:tcBorders>
            <w:shd w:val="clear" w:color="auto" w:fill="auto"/>
            <w:vAlign w:val="center"/>
          </w:tcPr>
          <w:p w14:paraId="61B0021C" w14:textId="7369D662" w:rsidR="00950B91" w:rsidRPr="00E3236C" w:rsidRDefault="00950B91" w:rsidP="00950B91">
            <w:pPr>
              <w:adjustRightInd w:val="0"/>
              <w:snapToGrid w:val="0"/>
              <w:spacing w:line="240" w:lineRule="auto"/>
              <w:ind w:rightChars="20" w:right="38"/>
              <w:jc w:val="left"/>
              <w:rPr>
                <w:rFonts w:ascii="Palatino Linotype" w:eastAsia="SimSun" w:hAnsi="Palatino Linotype"/>
                <w:b/>
                <w:bCs/>
                <w:i/>
                <w:iCs/>
                <w:sz w:val="16"/>
                <w:szCs w:val="16"/>
              </w:rPr>
            </w:pPr>
          </w:p>
        </w:tc>
        <w:tc>
          <w:tcPr>
            <w:tcW w:w="671" w:type="dxa"/>
            <w:tcBorders>
              <w:top w:val="single" w:sz="4" w:space="0" w:color="000000"/>
              <w:bottom w:val="single" w:sz="4" w:space="0" w:color="000000"/>
            </w:tcBorders>
            <w:shd w:val="clear" w:color="auto" w:fill="auto"/>
            <w:vAlign w:val="center"/>
          </w:tcPr>
          <w:p w14:paraId="384DE734" w14:textId="64F3AE12" w:rsidR="00950B91" w:rsidRPr="00E3236C" w:rsidRDefault="00950B91" w:rsidP="00950B91">
            <w:pPr>
              <w:adjustRightInd w:val="0"/>
              <w:snapToGrid w:val="0"/>
              <w:spacing w:line="240" w:lineRule="auto"/>
              <w:ind w:rightChars="20" w:right="38"/>
              <w:jc w:val="center"/>
              <w:rPr>
                <w:rFonts w:ascii="Palatino Linotype" w:eastAsia="SimSun" w:hAnsi="Palatino Linotype"/>
                <w:kern w:val="0"/>
                <w:sz w:val="10"/>
                <w:szCs w:val="10"/>
              </w:rPr>
            </w:pPr>
          </w:p>
        </w:tc>
        <w:tc>
          <w:tcPr>
            <w:tcW w:w="573" w:type="dxa"/>
            <w:tcBorders>
              <w:top w:val="single" w:sz="4" w:space="0" w:color="000000"/>
              <w:bottom w:val="single" w:sz="4" w:space="0" w:color="000000"/>
            </w:tcBorders>
            <w:shd w:val="clear" w:color="auto" w:fill="auto"/>
            <w:vAlign w:val="center"/>
          </w:tcPr>
          <w:p w14:paraId="1FAB9979" w14:textId="4D94EA77" w:rsidR="00950B91" w:rsidRPr="00E3236C" w:rsidRDefault="00950B91" w:rsidP="00950B91">
            <w:pPr>
              <w:adjustRightInd w:val="0"/>
              <w:snapToGrid w:val="0"/>
              <w:spacing w:line="240" w:lineRule="auto"/>
              <w:ind w:rightChars="20" w:right="38"/>
              <w:jc w:val="center"/>
              <w:rPr>
                <w:rFonts w:ascii="Palatino Linotype" w:eastAsia="SimSun" w:hAnsi="Palatino Linotype"/>
                <w:kern w:val="0"/>
                <w:sz w:val="10"/>
                <w:szCs w:val="10"/>
              </w:rPr>
            </w:pPr>
          </w:p>
        </w:tc>
        <w:tc>
          <w:tcPr>
            <w:tcW w:w="573" w:type="dxa"/>
            <w:tcBorders>
              <w:top w:val="single" w:sz="4" w:space="0" w:color="000000"/>
              <w:bottom w:val="single" w:sz="4" w:space="0" w:color="000000"/>
            </w:tcBorders>
            <w:vAlign w:val="center"/>
          </w:tcPr>
          <w:p w14:paraId="152B79CC" w14:textId="497FF989" w:rsidR="00950B91" w:rsidRPr="00E3236C" w:rsidRDefault="00950B91" w:rsidP="00950B91">
            <w:pPr>
              <w:adjustRightInd w:val="0"/>
              <w:snapToGrid w:val="0"/>
              <w:spacing w:line="240" w:lineRule="auto"/>
              <w:ind w:rightChars="20" w:right="38"/>
              <w:jc w:val="center"/>
              <w:rPr>
                <w:rFonts w:ascii="Palatino Linotype" w:eastAsia="SimSun" w:hAnsi="Palatino Linotype"/>
                <w:kern w:val="0"/>
                <w:sz w:val="10"/>
                <w:szCs w:val="10"/>
              </w:rPr>
            </w:pPr>
          </w:p>
        </w:tc>
        <w:tc>
          <w:tcPr>
            <w:tcW w:w="574" w:type="dxa"/>
            <w:tcBorders>
              <w:top w:val="single" w:sz="4" w:space="0" w:color="000000"/>
              <w:bottom w:val="single" w:sz="4" w:space="0" w:color="000000"/>
            </w:tcBorders>
            <w:vAlign w:val="center"/>
          </w:tcPr>
          <w:p w14:paraId="3FEC3B7C" w14:textId="4741FC7C" w:rsidR="00950B91" w:rsidRPr="00E3236C" w:rsidRDefault="00950B91" w:rsidP="00950B91">
            <w:pPr>
              <w:adjustRightInd w:val="0"/>
              <w:snapToGrid w:val="0"/>
              <w:spacing w:line="240" w:lineRule="auto"/>
              <w:ind w:rightChars="20" w:right="38"/>
              <w:jc w:val="center"/>
              <w:rPr>
                <w:rFonts w:ascii="Palatino Linotype" w:eastAsia="SimSun" w:hAnsi="Palatino Linotype"/>
                <w:kern w:val="0"/>
                <w:sz w:val="10"/>
                <w:szCs w:val="10"/>
              </w:rPr>
            </w:pPr>
          </w:p>
        </w:tc>
        <w:tc>
          <w:tcPr>
            <w:tcW w:w="573" w:type="dxa"/>
            <w:tcBorders>
              <w:top w:val="single" w:sz="4" w:space="0" w:color="000000"/>
              <w:bottom w:val="single" w:sz="4" w:space="0" w:color="000000"/>
            </w:tcBorders>
            <w:vAlign w:val="center"/>
          </w:tcPr>
          <w:p w14:paraId="64B2DC9C" w14:textId="1FB03DDD" w:rsidR="00950B91" w:rsidRPr="00E3236C" w:rsidRDefault="00950B91" w:rsidP="00950B91">
            <w:pPr>
              <w:adjustRightInd w:val="0"/>
              <w:snapToGrid w:val="0"/>
              <w:spacing w:line="240" w:lineRule="auto"/>
              <w:ind w:rightChars="20" w:right="38"/>
              <w:jc w:val="center"/>
              <w:rPr>
                <w:rFonts w:ascii="Palatino Linotype" w:eastAsia="SimSun" w:hAnsi="Palatino Linotype"/>
                <w:kern w:val="0"/>
                <w:sz w:val="10"/>
                <w:szCs w:val="10"/>
              </w:rPr>
            </w:pPr>
          </w:p>
        </w:tc>
        <w:tc>
          <w:tcPr>
            <w:tcW w:w="573" w:type="dxa"/>
            <w:tcBorders>
              <w:top w:val="single" w:sz="4" w:space="0" w:color="000000"/>
              <w:bottom w:val="single" w:sz="4" w:space="0" w:color="000000"/>
            </w:tcBorders>
            <w:vAlign w:val="center"/>
          </w:tcPr>
          <w:p w14:paraId="3CC64156" w14:textId="26BC4503" w:rsidR="00950B91" w:rsidRPr="00E3236C" w:rsidRDefault="00950B91" w:rsidP="00950B91">
            <w:pPr>
              <w:adjustRightInd w:val="0"/>
              <w:snapToGrid w:val="0"/>
              <w:spacing w:line="240" w:lineRule="auto"/>
              <w:ind w:rightChars="20" w:right="38"/>
              <w:jc w:val="center"/>
              <w:rPr>
                <w:rFonts w:ascii="Palatino Linotype" w:eastAsia="SimSun" w:hAnsi="Palatino Linotype"/>
                <w:kern w:val="0"/>
                <w:sz w:val="10"/>
                <w:szCs w:val="10"/>
              </w:rPr>
            </w:pPr>
          </w:p>
        </w:tc>
        <w:tc>
          <w:tcPr>
            <w:tcW w:w="574" w:type="dxa"/>
            <w:tcBorders>
              <w:top w:val="single" w:sz="4" w:space="0" w:color="000000"/>
              <w:bottom w:val="single" w:sz="4" w:space="0" w:color="000000"/>
            </w:tcBorders>
            <w:shd w:val="clear" w:color="auto" w:fill="auto"/>
            <w:vAlign w:val="center"/>
          </w:tcPr>
          <w:p w14:paraId="1CC552F7" w14:textId="7C7B7173" w:rsidR="00950B91" w:rsidRPr="00E3236C" w:rsidRDefault="00950B91" w:rsidP="00950B91">
            <w:pPr>
              <w:adjustRightInd w:val="0"/>
              <w:snapToGrid w:val="0"/>
              <w:spacing w:line="240" w:lineRule="auto"/>
              <w:ind w:rightChars="20" w:right="38"/>
              <w:jc w:val="center"/>
              <w:rPr>
                <w:rFonts w:ascii="Palatino Linotype" w:eastAsia="SimSun" w:hAnsi="Palatino Linotype"/>
                <w:kern w:val="0"/>
                <w:sz w:val="10"/>
                <w:szCs w:val="10"/>
              </w:rPr>
            </w:pPr>
          </w:p>
        </w:tc>
      </w:tr>
      <w:tr w:rsidR="00950B91" w:rsidRPr="00E3236C" w14:paraId="2A7F8F0F" w14:textId="77777777" w:rsidTr="00C6149F">
        <w:trPr>
          <w:trHeight w:hRule="exact" w:val="317"/>
        </w:trPr>
        <w:tc>
          <w:tcPr>
            <w:tcW w:w="720" w:type="dxa"/>
            <w:tcBorders>
              <w:top w:val="single" w:sz="4" w:space="0" w:color="000000"/>
              <w:bottom w:val="single" w:sz="4" w:space="0" w:color="000000"/>
            </w:tcBorders>
            <w:shd w:val="pct5" w:color="auto" w:fill="auto"/>
            <w:vAlign w:val="center"/>
          </w:tcPr>
          <w:p w14:paraId="305791BC" w14:textId="7641479A" w:rsidR="00950B91" w:rsidRPr="00E3236C" w:rsidRDefault="00950B91" w:rsidP="00950B91">
            <w:pPr>
              <w:adjustRightInd w:val="0"/>
              <w:snapToGrid w:val="0"/>
              <w:spacing w:line="240" w:lineRule="auto"/>
              <w:ind w:rightChars="20" w:right="38"/>
              <w:jc w:val="left"/>
              <w:rPr>
                <w:rFonts w:ascii="Palatino Linotype" w:eastAsia="SimSun" w:hAnsi="Palatino Linotype"/>
                <w:b/>
                <w:bCs/>
                <w:i/>
                <w:iCs/>
                <w:sz w:val="16"/>
                <w:szCs w:val="16"/>
              </w:rPr>
            </w:pPr>
          </w:p>
        </w:tc>
        <w:tc>
          <w:tcPr>
            <w:tcW w:w="671" w:type="dxa"/>
            <w:tcBorders>
              <w:top w:val="single" w:sz="4" w:space="0" w:color="000000"/>
              <w:bottom w:val="single" w:sz="4" w:space="0" w:color="000000"/>
            </w:tcBorders>
            <w:shd w:val="pct5" w:color="auto" w:fill="auto"/>
            <w:vAlign w:val="center"/>
          </w:tcPr>
          <w:p w14:paraId="2A7EAA5F" w14:textId="3FD8ABBD" w:rsidR="00950B91" w:rsidRPr="00E3236C" w:rsidRDefault="00950B91" w:rsidP="00950B91">
            <w:pPr>
              <w:adjustRightInd w:val="0"/>
              <w:snapToGrid w:val="0"/>
              <w:spacing w:line="240" w:lineRule="auto"/>
              <w:ind w:rightChars="20" w:right="38"/>
              <w:jc w:val="center"/>
              <w:rPr>
                <w:rFonts w:ascii="Palatino Linotype" w:eastAsia="SimSun" w:hAnsi="Palatino Linotype"/>
                <w:kern w:val="0"/>
                <w:sz w:val="10"/>
                <w:szCs w:val="10"/>
              </w:rPr>
            </w:pPr>
          </w:p>
        </w:tc>
        <w:tc>
          <w:tcPr>
            <w:tcW w:w="573" w:type="dxa"/>
            <w:tcBorders>
              <w:top w:val="single" w:sz="4" w:space="0" w:color="000000"/>
              <w:bottom w:val="single" w:sz="4" w:space="0" w:color="000000"/>
            </w:tcBorders>
            <w:shd w:val="pct5" w:color="auto" w:fill="auto"/>
            <w:vAlign w:val="center"/>
          </w:tcPr>
          <w:p w14:paraId="585AC684" w14:textId="0CC01455" w:rsidR="00950B91" w:rsidRPr="00E3236C" w:rsidRDefault="00950B91" w:rsidP="00950B91">
            <w:pPr>
              <w:adjustRightInd w:val="0"/>
              <w:snapToGrid w:val="0"/>
              <w:spacing w:line="240" w:lineRule="auto"/>
              <w:ind w:rightChars="20" w:right="38"/>
              <w:jc w:val="center"/>
              <w:rPr>
                <w:rFonts w:ascii="Palatino Linotype" w:eastAsia="SimSun" w:hAnsi="Palatino Linotype"/>
                <w:kern w:val="0"/>
                <w:sz w:val="10"/>
                <w:szCs w:val="10"/>
              </w:rPr>
            </w:pPr>
          </w:p>
        </w:tc>
        <w:tc>
          <w:tcPr>
            <w:tcW w:w="573" w:type="dxa"/>
            <w:tcBorders>
              <w:top w:val="single" w:sz="4" w:space="0" w:color="000000"/>
              <w:bottom w:val="single" w:sz="4" w:space="0" w:color="000000"/>
            </w:tcBorders>
            <w:shd w:val="pct5" w:color="auto" w:fill="auto"/>
            <w:vAlign w:val="center"/>
          </w:tcPr>
          <w:p w14:paraId="2D7EA526" w14:textId="25E63D08" w:rsidR="00950B91" w:rsidRPr="00E3236C" w:rsidRDefault="00950B91" w:rsidP="00950B91">
            <w:pPr>
              <w:adjustRightInd w:val="0"/>
              <w:snapToGrid w:val="0"/>
              <w:spacing w:line="240" w:lineRule="auto"/>
              <w:ind w:rightChars="20" w:right="38"/>
              <w:jc w:val="center"/>
              <w:rPr>
                <w:rFonts w:ascii="Palatino Linotype" w:eastAsia="SimSun" w:hAnsi="Palatino Linotype"/>
                <w:kern w:val="0"/>
                <w:sz w:val="10"/>
                <w:szCs w:val="10"/>
              </w:rPr>
            </w:pPr>
          </w:p>
        </w:tc>
        <w:tc>
          <w:tcPr>
            <w:tcW w:w="574" w:type="dxa"/>
            <w:tcBorders>
              <w:top w:val="single" w:sz="4" w:space="0" w:color="000000"/>
              <w:bottom w:val="single" w:sz="4" w:space="0" w:color="000000"/>
            </w:tcBorders>
            <w:shd w:val="pct5" w:color="auto" w:fill="auto"/>
            <w:vAlign w:val="center"/>
          </w:tcPr>
          <w:p w14:paraId="6E926B8F" w14:textId="5388104D" w:rsidR="00950B91" w:rsidRPr="00E3236C" w:rsidRDefault="00950B91" w:rsidP="00950B91">
            <w:pPr>
              <w:adjustRightInd w:val="0"/>
              <w:snapToGrid w:val="0"/>
              <w:spacing w:line="240" w:lineRule="auto"/>
              <w:ind w:rightChars="20" w:right="38"/>
              <w:jc w:val="center"/>
              <w:rPr>
                <w:rFonts w:ascii="Palatino Linotype" w:eastAsia="SimSun" w:hAnsi="Palatino Linotype"/>
                <w:kern w:val="0"/>
                <w:sz w:val="10"/>
                <w:szCs w:val="10"/>
              </w:rPr>
            </w:pPr>
          </w:p>
        </w:tc>
        <w:tc>
          <w:tcPr>
            <w:tcW w:w="573" w:type="dxa"/>
            <w:tcBorders>
              <w:top w:val="single" w:sz="4" w:space="0" w:color="000000"/>
              <w:bottom w:val="single" w:sz="4" w:space="0" w:color="000000"/>
            </w:tcBorders>
            <w:shd w:val="pct5" w:color="auto" w:fill="auto"/>
            <w:vAlign w:val="center"/>
          </w:tcPr>
          <w:p w14:paraId="0235351B" w14:textId="69A75580" w:rsidR="00950B91" w:rsidRPr="00E3236C" w:rsidRDefault="00950B91" w:rsidP="00950B91">
            <w:pPr>
              <w:adjustRightInd w:val="0"/>
              <w:snapToGrid w:val="0"/>
              <w:spacing w:line="240" w:lineRule="auto"/>
              <w:ind w:rightChars="20" w:right="38"/>
              <w:jc w:val="center"/>
              <w:rPr>
                <w:rFonts w:ascii="Palatino Linotype" w:eastAsia="SimSun" w:hAnsi="Palatino Linotype"/>
                <w:kern w:val="0"/>
                <w:sz w:val="10"/>
                <w:szCs w:val="10"/>
              </w:rPr>
            </w:pPr>
          </w:p>
        </w:tc>
        <w:tc>
          <w:tcPr>
            <w:tcW w:w="573" w:type="dxa"/>
            <w:tcBorders>
              <w:top w:val="single" w:sz="4" w:space="0" w:color="000000"/>
              <w:bottom w:val="single" w:sz="4" w:space="0" w:color="000000"/>
            </w:tcBorders>
            <w:shd w:val="pct5" w:color="auto" w:fill="auto"/>
            <w:vAlign w:val="center"/>
          </w:tcPr>
          <w:p w14:paraId="4E42EC81" w14:textId="772F38EA" w:rsidR="00950B91" w:rsidRPr="00E3236C" w:rsidRDefault="00950B91" w:rsidP="00950B91">
            <w:pPr>
              <w:adjustRightInd w:val="0"/>
              <w:snapToGrid w:val="0"/>
              <w:spacing w:line="240" w:lineRule="auto"/>
              <w:ind w:rightChars="20" w:right="38"/>
              <w:jc w:val="center"/>
              <w:rPr>
                <w:rFonts w:ascii="Palatino Linotype" w:eastAsia="SimSun" w:hAnsi="Palatino Linotype"/>
                <w:kern w:val="0"/>
                <w:sz w:val="10"/>
                <w:szCs w:val="10"/>
              </w:rPr>
            </w:pPr>
          </w:p>
        </w:tc>
        <w:tc>
          <w:tcPr>
            <w:tcW w:w="574" w:type="dxa"/>
            <w:tcBorders>
              <w:top w:val="single" w:sz="4" w:space="0" w:color="000000"/>
              <w:bottom w:val="single" w:sz="4" w:space="0" w:color="000000"/>
            </w:tcBorders>
            <w:shd w:val="pct5" w:color="auto" w:fill="auto"/>
            <w:vAlign w:val="center"/>
          </w:tcPr>
          <w:p w14:paraId="7877E455" w14:textId="3E525261" w:rsidR="00950B91" w:rsidRPr="00E3236C" w:rsidRDefault="00950B91" w:rsidP="00950B91">
            <w:pPr>
              <w:adjustRightInd w:val="0"/>
              <w:snapToGrid w:val="0"/>
              <w:spacing w:line="240" w:lineRule="auto"/>
              <w:ind w:rightChars="20" w:right="38"/>
              <w:jc w:val="center"/>
              <w:rPr>
                <w:rFonts w:ascii="Palatino Linotype" w:eastAsia="SimSun" w:hAnsi="Palatino Linotype"/>
                <w:kern w:val="0"/>
                <w:sz w:val="10"/>
                <w:szCs w:val="10"/>
              </w:rPr>
            </w:pPr>
          </w:p>
        </w:tc>
      </w:tr>
      <w:tr w:rsidR="00C6149F" w:rsidRPr="00E3236C" w14:paraId="6B3471FF" w14:textId="77777777" w:rsidTr="00DF2585">
        <w:trPr>
          <w:trHeight w:hRule="exact" w:val="408"/>
        </w:trPr>
        <w:tc>
          <w:tcPr>
            <w:tcW w:w="720" w:type="dxa"/>
            <w:tcBorders>
              <w:bottom w:val="single" w:sz="4" w:space="0" w:color="000000"/>
            </w:tcBorders>
            <w:shd w:val="clear" w:color="auto" w:fill="auto"/>
            <w:vAlign w:val="center"/>
          </w:tcPr>
          <w:p w14:paraId="6C189C76" w14:textId="6E13E3C6" w:rsidR="00C6149F" w:rsidRPr="00E3236C" w:rsidRDefault="00C6149F" w:rsidP="00950B91">
            <w:pPr>
              <w:adjustRightInd w:val="0"/>
              <w:snapToGrid w:val="0"/>
              <w:spacing w:line="240" w:lineRule="auto"/>
              <w:ind w:rightChars="20" w:right="38"/>
              <w:jc w:val="left"/>
              <w:rPr>
                <w:rFonts w:ascii="Palatino Linotype" w:eastAsia="SimSun" w:hAnsi="Palatino Linotype"/>
                <w:b/>
                <w:bCs/>
                <w:i/>
                <w:iCs/>
                <w:sz w:val="16"/>
                <w:szCs w:val="16"/>
              </w:rPr>
            </w:pPr>
          </w:p>
        </w:tc>
        <w:tc>
          <w:tcPr>
            <w:tcW w:w="671" w:type="dxa"/>
            <w:tcBorders>
              <w:top w:val="single" w:sz="4" w:space="0" w:color="000000"/>
              <w:bottom w:val="single" w:sz="4" w:space="0" w:color="000000"/>
            </w:tcBorders>
            <w:shd w:val="clear" w:color="auto" w:fill="auto"/>
            <w:vAlign w:val="center"/>
          </w:tcPr>
          <w:p w14:paraId="0737492A" w14:textId="24E486CB" w:rsidR="00C6149F" w:rsidRPr="00E3236C" w:rsidRDefault="00C6149F" w:rsidP="00950B91">
            <w:pPr>
              <w:adjustRightInd w:val="0"/>
              <w:snapToGrid w:val="0"/>
              <w:spacing w:line="240" w:lineRule="auto"/>
              <w:ind w:rightChars="20" w:right="38"/>
              <w:jc w:val="center"/>
              <w:rPr>
                <w:rFonts w:ascii="Palatino Linotype" w:eastAsia="SimSun" w:hAnsi="Palatino Linotype"/>
                <w:kern w:val="0"/>
                <w:sz w:val="10"/>
                <w:szCs w:val="10"/>
              </w:rPr>
            </w:pPr>
          </w:p>
        </w:tc>
        <w:tc>
          <w:tcPr>
            <w:tcW w:w="573" w:type="dxa"/>
            <w:tcBorders>
              <w:top w:val="single" w:sz="4" w:space="0" w:color="000000"/>
              <w:bottom w:val="single" w:sz="4" w:space="0" w:color="000000"/>
            </w:tcBorders>
            <w:shd w:val="clear" w:color="auto" w:fill="auto"/>
            <w:vAlign w:val="center"/>
          </w:tcPr>
          <w:p w14:paraId="6EFE921E" w14:textId="37752A4C" w:rsidR="00C6149F" w:rsidRPr="00E3236C" w:rsidRDefault="00C6149F" w:rsidP="00950B91">
            <w:pPr>
              <w:adjustRightInd w:val="0"/>
              <w:snapToGrid w:val="0"/>
              <w:spacing w:line="240" w:lineRule="auto"/>
              <w:ind w:rightChars="20" w:right="38"/>
              <w:jc w:val="center"/>
              <w:rPr>
                <w:rFonts w:ascii="Palatino Linotype" w:eastAsia="SimSun" w:hAnsi="Palatino Linotype"/>
                <w:kern w:val="0"/>
                <w:sz w:val="10"/>
                <w:szCs w:val="10"/>
              </w:rPr>
            </w:pPr>
          </w:p>
        </w:tc>
        <w:tc>
          <w:tcPr>
            <w:tcW w:w="573" w:type="dxa"/>
            <w:tcBorders>
              <w:top w:val="single" w:sz="4" w:space="0" w:color="000000"/>
              <w:bottom w:val="single" w:sz="4" w:space="0" w:color="000000"/>
            </w:tcBorders>
            <w:vAlign w:val="center"/>
          </w:tcPr>
          <w:p w14:paraId="37387C24" w14:textId="5208D235" w:rsidR="00C6149F" w:rsidRPr="00E3236C" w:rsidRDefault="00C6149F" w:rsidP="00950B91">
            <w:pPr>
              <w:adjustRightInd w:val="0"/>
              <w:snapToGrid w:val="0"/>
              <w:spacing w:line="240" w:lineRule="auto"/>
              <w:ind w:rightChars="20" w:right="38"/>
              <w:jc w:val="center"/>
              <w:rPr>
                <w:rFonts w:ascii="Palatino Linotype" w:eastAsia="SimSun" w:hAnsi="Palatino Linotype"/>
                <w:kern w:val="0"/>
                <w:sz w:val="10"/>
                <w:szCs w:val="10"/>
              </w:rPr>
            </w:pPr>
          </w:p>
        </w:tc>
        <w:tc>
          <w:tcPr>
            <w:tcW w:w="574" w:type="dxa"/>
            <w:tcBorders>
              <w:top w:val="single" w:sz="4" w:space="0" w:color="000000"/>
              <w:bottom w:val="single" w:sz="4" w:space="0" w:color="000000"/>
            </w:tcBorders>
            <w:vAlign w:val="center"/>
          </w:tcPr>
          <w:p w14:paraId="0CFF32A5" w14:textId="4164C5E6" w:rsidR="00C6149F" w:rsidRPr="00E3236C" w:rsidRDefault="00C6149F" w:rsidP="00950B91">
            <w:pPr>
              <w:adjustRightInd w:val="0"/>
              <w:snapToGrid w:val="0"/>
              <w:spacing w:line="240" w:lineRule="auto"/>
              <w:ind w:rightChars="20" w:right="38"/>
              <w:jc w:val="center"/>
              <w:rPr>
                <w:rFonts w:ascii="Palatino Linotype" w:eastAsia="SimSun" w:hAnsi="Palatino Linotype"/>
                <w:kern w:val="0"/>
                <w:sz w:val="10"/>
                <w:szCs w:val="10"/>
              </w:rPr>
            </w:pPr>
          </w:p>
        </w:tc>
        <w:tc>
          <w:tcPr>
            <w:tcW w:w="1720" w:type="dxa"/>
            <w:gridSpan w:val="3"/>
            <w:vMerge w:val="restart"/>
            <w:tcBorders>
              <w:top w:val="single" w:sz="4" w:space="0" w:color="000000"/>
            </w:tcBorders>
            <w:vAlign w:val="center"/>
          </w:tcPr>
          <w:p w14:paraId="20CCC87F" w14:textId="77777777" w:rsidR="00C6149F" w:rsidRPr="00E3236C" w:rsidRDefault="00C6149F" w:rsidP="00950B91">
            <w:pPr>
              <w:adjustRightInd w:val="0"/>
              <w:snapToGrid w:val="0"/>
              <w:spacing w:line="240" w:lineRule="auto"/>
              <w:ind w:rightChars="20" w:right="38"/>
              <w:jc w:val="center"/>
              <w:rPr>
                <w:rFonts w:ascii="Palatino Linotype" w:eastAsia="SimSun" w:hAnsi="Palatino Linotype"/>
                <w:kern w:val="0"/>
                <w:sz w:val="10"/>
                <w:szCs w:val="10"/>
              </w:rPr>
            </w:pPr>
          </w:p>
        </w:tc>
      </w:tr>
      <w:tr w:rsidR="00C6149F" w:rsidRPr="00E3236C" w14:paraId="16353B78" w14:textId="77777777" w:rsidTr="00DF2585">
        <w:trPr>
          <w:trHeight w:hRule="exact" w:val="317"/>
        </w:trPr>
        <w:tc>
          <w:tcPr>
            <w:tcW w:w="720" w:type="dxa"/>
            <w:tcBorders>
              <w:top w:val="single" w:sz="4" w:space="0" w:color="000000"/>
              <w:bottom w:val="single" w:sz="12" w:space="0" w:color="000000"/>
            </w:tcBorders>
            <w:shd w:val="pct5" w:color="auto" w:fill="auto"/>
            <w:vAlign w:val="center"/>
          </w:tcPr>
          <w:p w14:paraId="288B9C2F" w14:textId="69ADC9D0" w:rsidR="00C6149F" w:rsidRPr="00E3236C" w:rsidRDefault="00C6149F" w:rsidP="00950B91">
            <w:pPr>
              <w:adjustRightInd w:val="0"/>
              <w:snapToGrid w:val="0"/>
              <w:spacing w:line="240" w:lineRule="auto"/>
              <w:ind w:rightChars="20" w:right="38"/>
              <w:jc w:val="left"/>
              <w:rPr>
                <w:rFonts w:ascii="Palatino Linotype" w:eastAsia="SimSun" w:hAnsi="Palatino Linotype"/>
                <w:b/>
                <w:bCs/>
                <w:i/>
                <w:iCs/>
                <w:sz w:val="16"/>
                <w:szCs w:val="16"/>
              </w:rPr>
            </w:pPr>
          </w:p>
        </w:tc>
        <w:tc>
          <w:tcPr>
            <w:tcW w:w="671" w:type="dxa"/>
            <w:tcBorders>
              <w:top w:val="single" w:sz="4" w:space="0" w:color="000000"/>
              <w:bottom w:val="single" w:sz="12" w:space="0" w:color="000000"/>
            </w:tcBorders>
            <w:shd w:val="pct5" w:color="auto" w:fill="auto"/>
            <w:vAlign w:val="center"/>
          </w:tcPr>
          <w:p w14:paraId="0EF38934" w14:textId="4B146D31" w:rsidR="00C6149F" w:rsidRPr="00E3236C" w:rsidRDefault="00C6149F" w:rsidP="00950B91">
            <w:pPr>
              <w:adjustRightInd w:val="0"/>
              <w:snapToGrid w:val="0"/>
              <w:spacing w:line="240" w:lineRule="auto"/>
              <w:ind w:rightChars="20" w:right="38"/>
              <w:jc w:val="center"/>
              <w:rPr>
                <w:rFonts w:ascii="Palatino Linotype" w:eastAsia="SimSun" w:hAnsi="Palatino Linotype"/>
                <w:sz w:val="10"/>
                <w:szCs w:val="10"/>
              </w:rPr>
            </w:pPr>
          </w:p>
        </w:tc>
        <w:tc>
          <w:tcPr>
            <w:tcW w:w="573" w:type="dxa"/>
            <w:tcBorders>
              <w:top w:val="single" w:sz="4" w:space="0" w:color="000000"/>
              <w:bottom w:val="single" w:sz="12" w:space="0" w:color="000000"/>
            </w:tcBorders>
            <w:shd w:val="pct5" w:color="auto" w:fill="auto"/>
            <w:vAlign w:val="center"/>
          </w:tcPr>
          <w:p w14:paraId="2FE33701" w14:textId="279CF29E" w:rsidR="00C6149F" w:rsidRPr="00E3236C" w:rsidRDefault="00C6149F" w:rsidP="00950B91">
            <w:pPr>
              <w:adjustRightInd w:val="0"/>
              <w:snapToGrid w:val="0"/>
              <w:spacing w:line="240" w:lineRule="auto"/>
              <w:ind w:rightChars="20" w:right="38"/>
              <w:jc w:val="center"/>
              <w:rPr>
                <w:rFonts w:ascii="Palatino Linotype" w:eastAsia="SimSun" w:hAnsi="Palatino Linotype"/>
                <w:sz w:val="10"/>
                <w:szCs w:val="10"/>
              </w:rPr>
            </w:pPr>
          </w:p>
        </w:tc>
        <w:tc>
          <w:tcPr>
            <w:tcW w:w="573" w:type="dxa"/>
            <w:tcBorders>
              <w:top w:val="single" w:sz="4" w:space="0" w:color="000000"/>
              <w:bottom w:val="single" w:sz="12" w:space="0" w:color="000000"/>
            </w:tcBorders>
            <w:shd w:val="pct5" w:color="auto" w:fill="auto"/>
            <w:vAlign w:val="center"/>
          </w:tcPr>
          <w:p w14:paraId="3AC1F429" w14:textId="453544CB" w:rsidR="00C6149F" w:rsidRPr="00E3236C" w:rsidRDefault="00C6149F" w:rsidP="00950B91">
            <w:pPr>
              <w:adjustRightInd w:val="0"/>
              <w:snapToGrid w:val="0"/>
              <w:spacing w:line="240" w:lineRule="auto"/>
              <w:ind w:rightChars="20" w:right="38"/>
              <w:jc w:val="center"/>
              <w:rPr>
                <w:rFonts w:ascii="Palatino Linotype" w:eastAsia="SimSun" w:hAnsi="Palatino Linotype"/>
                <w:sz w:val="10"/>
                <w:szCs w:val="10"/>
              </w:rPr>
            </w:pPr>
          </w:p>
        </w:tc>
        <w:tc>
          <w:tcPr>
            <w:tcW w:w="574" w:type="dxa"/>
            <w:tcBorders>
              <w:top w:val="single" w:sz="4" w:space="0" w:color="000000"/>
              <w:bottom w:val="single" w:sz="12" w:space="0" w:color="000000"/>
            </w:tcBorders>
            <w:shd w:val="pct5" w:color="auto" w:fill="auto"/>
            <w:vAlign w:val="center"/>
          </w:tcPr>
          <w:p w14:paraId="3DC097B8" w14:textId="0C160E75" w:rsidR="00C6149F" w:rsidRPr="00E3236C" w:rsidRDefault="00C6149F" w:rsidP="00950B91">
            <w:pPr>
              <w:adjustRightInd w:val="0"/>
              <w:snapToGrid w:val="0"/>
              <w:spacing w:line="240" w:lineRule="auto"/>
              <w:ind w:rightChars="20" w:right="38"/>
              <w:jc w:val="center"/>
              <w:rPr>
                <w:rFonts w:ascii="Palatino Linotype" w:eastAsia="SimSun" w:hAnsi="Palatino Linotype"/>
                <w:sz w:val="10"/>
                <w:szCs w:val="10"/>
              </w:rPr>
            </w:pPr>
          </w:p>
        </w:tc>
        <w:tc>
          <w:tcPr>
            <w:tcW w:w="1720" w:type="dxa"/>
            <w:gridSpan w:val="3"/>
            <w:vMerge/>
            <w:tcBorders>
              <w:bottom w:val="single" w:sz="12" w:space="0" w:color="000000"/>
            </w:tcBorders>
            <w:shd w:val="pct5" w:color="auto" w:fill="auto"/>
            <w:vAlign w:val="center"/>
          </w:tcPr>
          <w:p w14:paraId="4E0E508E" w14:textId="59CBCA0B" w:rsidR="00C6149F" w:rsidRPr="00E3236C" w:rsidRDefault="00C6149F" w:rsidP="00950B91">
            <w:pPr>
              <w:adjustRightInd w:val="0"/>
              <w:snapToGrid w:val="0"/>
              <w:spacing w:line="240" w:lineRule="auto"/>
              <w:ind w:rightChars="20" w:right="38"/>
              <w:jc w:val="center"/>
              <w:rPr>
                <w:rFonts w:ascii="Palatino Linotype" w:eastAsia="SimSun" w:hAnsi="Palatino Linotype"/>
                <w:sz w:val="10"/>
                <w:szCs w:val="10"/>
              </w:rPr>
            </w:pPr>
          </w:p>
        </w:tc>
      </w:tr>
    </w:tbl>
    <w:p w14:paraId="51C2F1C2" w14:textId="3EC16E9A" w:rsidR="009112F0" w:rsidRPr="00E3236C" w:rsidRDefault="009112F0" w:rsidP="009112F0">
      <w:pPr>
        <w:pStyle w:val="PARAGRAPH"/>
        <w:rPr>
          <w:lang w:eastAsia="zh-CN"/>
        </w:rPr>
      </w:pPr>
    </w:p>
    <w:p w14:paraId="79AB1DF2" w14:textId="77777777" w:rsidR="0068465D" w:rsidRPr="00E3236C" w:rsidRDefault="0068465D" w:rsidP="00377AC6">
      <w:pPr>
        <w:pStyle w:val="PARAGRAPH"/>
        <w:spacing w:after="80" w:line="200" w:lineRule="exact"/>
        <w:ind w:firstLine="238"/>
        <w:jc w:val="center"/>
        <w:rPr>
          <w:rFonts w:ascii="Helvetica" w:hAnsi="Helvetica"/>
        </w:rPr>
      </w:pPr>
    </w:p>
    <w:p w14:paraId="483CB507" w14:textId="77777777" w:rsidR="0068465D" w:rsidRPr="00E3236C" w:rsidRDefault="0068465D" w:rsidP="00377AC6">
      <w:pPr>
        <w:pStyle w:val="PARAGRAPH"/>
        <w:spacing w:after="80" w:line="200" w:lineRule="exact"/>
        <w:ind w:firstLine="238"/>
        <w:jc w:val="center"/>
        <w:rPr>
          <w:rFonts w:ascii="Helvetica" w:hAnsi="Helvetica"/>
        </w:rPr>
      </w:pPr>
    </w:p>
    <w:p w14:paraId="6EC398ED" w14:textId="30FB0418" w:rsidR="00377AC6" w:rsidRPr="00E3236C" w:rsidRDefault="00377AC6" w:rsidP="00377AC6">
      <w:pPr>
        <w:pStyle w:val="PARAGRAPH"/>
        <w:spacing w:after="80" w:line="200" w:lineRule="exact"/>
        <w:ind w:firstLine="238"/>
        <w:jc w:val="center"/>
        <w:rPr>
          <w:rFonts w:ascii="Palatino Linotype" w:eastAsia="SimSun" w:hAnsi="Palatino Linotype"/>
          <w:kern w:val="2"/>
          <w:szCs w:val="19"/>
          <w:lang w:eastAsia="zh-CN"/>
        </w:rPr>
      </w:pPr>
      <w:r w:rsidRPr="00E3236C">
        <w:rPr>
          <w:rFonts w:ascii="Helvetica" w:hAnsi="Helvetica"/>
        </w:rPr>
        <w:t xml:space="preserve">TABLE </w:t>
      </w:r>
      <w:r w:rsidR="004D1C8D" w:rsidRPr="00E3236C">
        <w:rPr>
          <w:rFonts w:ascii="Helvetica" w:hAnsi="Helvetica"/>
        </w:rPr>
        <w:t>3</w:t>
      </w:r>
      <w:r w:rsidRPr="00E3236C">
        <w:rPr>
          <w:rFonts w:ascii="Helvetica" w:hAnsi="Helvetica"/>
        </w:rPr>
        <w:br/>
        <w:t>Number of clustered genes in each coexpressed gene module for methylation</w:t>
      </w:r>
    </w:p>
    <w:tbl>
      <w:tblPr>
        <w:tblW w:w="0" w:type="auto"/>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720"/>
        <w:gridCol w:w="720"/>
        <w:gridCol w:w="720"/>
        <w:gridCol w:w="540"/>
        <w:gridCol w:w="720"/>
        <w:gridCol w:w="630"/>
        <w:gridCol w:w="712"/>
      </w:tblGrid>
      <w:tr w:rsidR="001A119E" w:rsidRPr="00E3236C" w14:paraId="263AD4A0" w14:textId="77777777" w:rsidTr="00DF2585">
        <w:trPr>
          <w:trHeight w:hRule="exact" w:val="360"/>
        </w:trPr>
        <w:tc>
          <w:tcPr>
            <w:tcW w:w="720" w:type="dxa"/>
            <w:tcBorders>
              <w:bottom w:val="single" w:sz="4" w:space="0" w:color="000000"/>
            </w:tcBorders>
            <w:shd w:val="clear" w:color="auto" w:fill="auto"/>
            <w:vAlign w:val="center"/>
          </w:tcPr>
          <w:p w14:paraId="60CEB614" w14:textId="55F80EF2" w:rsidR="001A119E" w:rsidRPr="00E3236C" w:rsidRDefault="001A119E" w:rsidP="001A119E">
            <w:pPr>
              <w:adjustRightInd w:val="0"/>
              <w:snapToGrid w:val="0"/>
              <w:spacing w:line="276" w:lineRule="auto"/>
              <w:ind w:leftChars="-10" w:rightChars="20" w:right="38" w:hangingChars="12" w:hanging="19"/>
              <w:jc w:val="left"/>
              <w:rPr>
                <w:rFonts w:eastAsia="SimSun"/>
                <w:b/>
                <w:bCs/>
                <w:i/>
                <w:iCs/>
                <w:kern w:val="2"/>
                <w:sz w:val="16"/>
                <w:szCs w:val="16"/>
                <w:lang w:eastAsia="zh-CN"/>
              </w:rPr>
            </w:pPr>
          </w:p>
        </w:tc>
        <w:tc>
          <w:tcPr>
            <w:tcW w:w="720" w:type="dxa"/>
            <w:tcBorders>
              <w:bottom w:val="single" w:sz="4" w:space="0" w:color="000000"/>
            </w:tcBorders>
            <w:shd w:val="clear" w:color="auto" w:fill="auto"/>
            <w:vAlign w:val="center"/>
          </w:tcPr>
          <w:p w14:paraId="752C1260" w14:textId="63307B53" w:rsidR="001A119E" w:rsidRPr="00E3236C" w:rsidRDefault="001A119E" w:rsidP="001A119E">
            <w:pPr>
              <w:adjustRightInd w:val="0"/>
              <w:snapToGrid w:val="0"/>
              <w:spacing w:line="276" w:lineRule="auto"/>
              <w:ind w:rightChars="20" w:right="38"/>
              <w:jc w:val="center"/>
              <w:rPr>
                <w:rFonts w:eastAsia="SimSun"/>
                <w:kern w:val="0"/>
                <w:sz w:val="12"/>
                <w:szCs w:val="12"/>
                <w:lang w:eastAsia="zh-CN"/>
              </w:rPr>
            </w:pPr>
          </w:p>
        </w:tc>
        <w:tc>
          <w:tcPr>
            <w:tcW w:w="720" w:type="dxa"/>
            <w:tcBorders>
              <w:bottom w:val="single" w:sz="4" w:space="0" w:color="000000"/>
            </w:tcBorders>
            <w:shd w:val="clear" w:color="auto" w:fill="auto"/>
            <w:vAlign w:val="center"/>
          </w:tcPr>
          <w:p w14:paraId="36C9E968" w14:textId="2659EEF2" w:rsidR="001A119E" w:rsidRPr="00E3236C" w:rsidRDefault="001A119E" w:rsidP="001A119E">
            <w:pPr>
              <w:adjustRightInd w:val="0"/>
              <w:snapToGrid w:val="0"/>
              <w:spacing w:line="276" w:lineRule="auto"/>
              <w:ind w:rightChars="20" w:right="38"/>
              <w:jc w:val="center"/>
              <w:rPr>
                <w:rFonts w:eastAsia="SimSun"/>
                <w:kern w:val="0"/>
                <w:sz w:val="12"/>
                <w:szCs w:val="12"/>
                <w:lang w:eastAsia="zh-CN"/>
              </w:rPr>
            </w:pPr>
          </w:p>
        </w:tc>
        <w:tc>
          <w:tcPr>
            <w:tcW w:w="540" w:type="dxa"/>
            <w:tcBorders>
              <w:bottom w:val="single" w:sz="4" w:space="0" w:color="000000"/>
            </w:tcBorders>
            <w:vAlign w:val="center"/>
          </w:tcPr>
          <w:p w14:paraId="7B0C106C" w14:textId="5B2B4744" w:rsidR="001A119E" w:rsidRPr="00E3236C" w:rsidRDefault="001A119E" w:rsidP="001A119E">
            <w:pPr>
              <w:adjustRightInd w:val="0"/>
              <w:snapToGrid w:val="0"/>
              <w:spacing w:line="276" w:lineRule="auto"/>
              <w:ind w:rightChars="20" w:right="38"/>
              <w:jc w:val="center"/>
              <w:rPr>
                <w:rFonts w:eastAsia="SimSun"/>
                <w:kern w:val="0"/>
                <w:sz w:val="12"/>
                <w:szCs w:val="12"/>
                <w:lang w:eastAsia="zh-CN"/>
              </w:rPr>
            </w:pPr>
          </w:p>
        </w:tc>
        <w:tc>
          <w:tcPr>
            <w:tcW w:w="720" w:type="dxa"/>
            <w:tcBorders>
              <w:bottom w:val="single" w:sz="4" w:space="0" w:color="000000"/>
            </w:tcBorders>
            <w:vAlign w:val="center"/>
          </w:tcPr>
          <w:p w14:paraId="18DEF0AE" w14:textId="2EC87488" w:rsidR="001A119E" w:rsidRPr="00E3236C" w:rsidRDefault="001A119E" w:rsidP="001A119E">
            <w:pPr>
              <w:adjustRightInd w:val="0"/>
              <w:snapToGrid w:val="0"/>
              <w:spacing w:line="276" w:lineRule="auto"/>
              <w:ind w:rightChars="20" w:right="38"/>
              <w:jc w:val="center"/>
              <w:rPr>
                <w:rFonts w:eastAsia="SimSun"/>
                <w:kern w:val="0"/>
                <w:sz w:val="12"/>
                <w:szCs w:val="12"/>
                <w:lang w:eastAsia="zh-CN"/>
              </w:rPr>
            </w:pPr>
          </w:p>
        </w:tc>
        <w:tc>
          <w:tcPr>
            <w:tcW w:w="630" w:type="dxa"/>
            <w:tcBorders>
              <w:bottom w:val="single" w:sz="4" w:space="0" w:color="000000"/>
            </w:tcBorders>
            <w:vAlign w:val="center"/>
          </w:tcPr>
          <w:p w14:paraId="3BC3F6FD" w14:textId="3415436D" w:rsidR="001A119E" w:rsidRPr="00E3236C" w:rsidRDefault="001A119E" w:rsidP="001A119E">
            <w:pPr>
              <w:adjustRightInd w:val="0"/>
              <w:snapToGrid w:val="0"/>
              <w:spacing w:line="276" w:lineRule="auto"/>
              <w:ind w:rightChars="20" w:right="38"/>
              <w:jc w:val="center"/>
              <w:rPr>
                <w:rFonts w:eastAsia="SimSun"/>
                <w:kern w:val="0"/>
                <w:sz w:val="12"/>
                <w:szCs w:val="12"/>
                <w:lang w:eastAsia="zh-CN"/>
              </w:rPr>
            </w:pPr>
          </w:p>
        </w:tc>
        <w:tc>
          <w:tcPr>
            <w:tcW w:w="712" w:type="dxa"/>
            <w:tcBorders>
              <w:bottom w:val="single" w:sz="4" w:space="0" w:color="000000"/>
            </w:tcBorders>
            <w:vAlign w:val="center"/>
          </w:tcPr>
          <w:p w14:paraId="67E70F17" w14:textId="4BBD3133" w:rsidR="001A119E" w:rsidRPr="00E3236C" w:rsidRDefault="001A119E" w:rsidP="001A119E">
            <w:pPr>
              <w:adjustRightInd w:val="0"/>
              <w:snapToGrid w:val="0"/>
              <w:spacing w:line="276" w:lineRule="auto"/>
              <w:ind w:rightChars="20" w:right="38"/>
              <w:jc w:val="center"/>
              <w:rPr>
                <w:rFonts w:eastAsia="SimSun"/>
                <w:kern w:val="0"/>
                <w:sz w:val="12"/>
                <w:szCs w:val="12"/>
                <w:lang w:eastAsia="zh-CN"/>
              </w:rPr>
            </w:pPr>
          </w:p>
        </w:tc>
      </w:tr>
      <w:tr w:rsidR="001A119E" w:rsidRPr="00E3236C" w14:paraId="487CCCEB" w14:textId="77777777" w:rsidTr="00AB320F">
        <w:trPr>
          <w:trHeight w:hRule="exact" w:val="360"/>
        </w:trPr>
        <w:tc>
          <w:tcPr>
            <w:tcW w:w="720" w:type="dxa"/>
            <w:tcBorders>
              <w:top w:val="single" w:sz="4" w:space="0" w:color="000000"/>
              <w:bottom w:val="single" w:sz="4" w:space="0" w:color="000000"/>
            </w:tcBorders>
            <w:shd w:val="pct5" w:color="auto" w:fill="auto"/>
            <w:vAlign w:val="center"/>
          </w:tcPr>
          <w:p w14:paraId="39FBCDD9" w14:textId="030EE6B7" w:rsidR="001A119E" w:rsidRPr="00E3236C" w:rsidRDefault="001A119E" w:rsidP="001A119E">
            <w:pPr>
              <w:spacing w:line="276" w:lineRule="auto"/>
              <w:jc w:val="left"/>
              <w:rPr>
                <w:rFonts w:ascii="Times New Roman" w:eastAsia="SimSun" w:hAnsi="Times New Roman"/>
                <w:b/>
                <w:bCs/>
                <w:i/>
                <w:iCs/>
                <w:sz w:val="16"/>
                <w:szCs w:val="16"/>
              </w:rPr>
            </w:pPr>
          </w:p>
        </w:tc>
        <w:tc>
          <w:tcPr>
            <w:tcW w:w="720" w:type="dxa"/>
            <w:tcBorders>
              <w:top w:val="single" w:sz="4" w:space="0" w:color="000000"/>
              <w:bottom w:val="single" w:sz="4" w:space="0" w:color="000000"/>
            </w:tcBorders>
            <w:shd w:val="pct5" w:color="auto" w:fill="auto"/>
            <w:vAlign w:val="center"/>
          </w:tcPr>
          <w:p w14:paraId="0C14E1DD" w14:textId="2E0EA64F" w:rsidR="001A119E" w:rsidRPr="00E3236C" w:rsidRDefault="001A119E" w:rsidP="001A119E">
            <w:pPr>
              <w:spacing w:line="276" w:lineRule="auto"/>
              <w:jc w:val="center"/>
              <w:rPr>
                <w:rFonts w:ascii="Times New Roman" w:eastAsia="SimSun" w:hAnsi="Times New Roman"/>
                <w:sz w:val="12"/>
                <w:szCs w:val="12"/>
              </w:rPr>
            </w:pPr>
          </w:p>
        </w:tc>
        <w:tc>
          <w:tcPr>
            <w:tcW w:w="720" w:type="dxa"/>
            <w:tcBorders>
              <w:top w:val="single" w:sz="4" w:space="0" w:color="000000"/>
              <w:bottom w:val="single" w:sz="4" w:space="0" w:color="000000"/>
            </w:tcBorders>
            <w:shd w:val="pct5" w:color="auto" w:fill="auto"/>
            <w:vAlign w:val="center"/>
          </w:tcPr>
          <w:p w14:paraId="1829A192" w14:textId="267693BE" w:rsidR="001A119E" w:rsidRPr="00E3236C" w:rsidRDefault="001A119E" w:rsidP="001A119E">
            <w:pPr>
              <w:spacing w:line="276" w:lineRule="auto"/>
              <w:jc w:val="center"/>
              <w:rPr>
                <w:rFonts w:ascii="Times New Roman" w:eastAsia="SimSun" w:hAnsi="Times New Roman"/>
                <w:sz w:val="12"/>
                <w:szCs w:val="12"/>
              </w:rPr>
            </w:pPr>
          </w:p>
        </w:tc>
        <w:tc>
          <w:tcPr>
            <w:tcW w:w="540" w:type="dxa"/>
            <w:tcBorders>
              <w:top w:val="single" w:sz="4" w:space="0" w:color="000000"/>
              <w:bottom w:val="single" w:sz="4" w:space="0" w:color="000000"/>
            </w:tcBorders>
            <w:shd w:val="pct5" w:color="auto" w:fill="auto"/>
            <w:vAlign w:val="center"/>
          </w:tcPr>
          <w:p w14:paraId="1028200E" w14:textId="19CB472F" w:rsidR="001A119E" w:rsidRPr="00E3236C" w:rsidRDefault="001A119E" w:rsidP="001A119E">
            <w:pPr>
              <w:spacing w:line="276" w:lineRule="auto"/>
              <w:jc w:val="center"/>
              <w:rPr>
                <w:rFonts w:ascii="Times New Roman" w:eastAsia="SimSun" w:hAnsi="Times New Roman"/>
                <w:sz w:val="12"/>
                <w:szCs w:val="12"/>
              </w:rPr>
            </w:pPr>
          </w:p>
        </w:tc>
        <w:tc>
          <w:tcPr>
            <w:tcW w:w="720" w:type="dxa"/>
            <w:tcBorders>
              <w:top w:val="single" w:sz="4" w:space="0" w:color="000000"/>
              <w:bottom w:val="single" w:sz="4" w:space="0" w:color="000000"/>
            </w:tcBorders>
            <w:shd w:val="pct5" w:color="auto" w:fill="auto"/>
            <w:vAlign w:val="center"/>
          </w:tcPr>
          <w:p w14:paraId="6E626D89" w14:textId="263D53F9" w:rsidR="001A119E" w:rsidRPr="00E3236C" w:rsidRDefault="001A119E" w:rsidP="001A119E">
            <w:pPr>
              <w:spacing w:line="276" w:lineRule="auto"/>
              <w:jc w:val="center"/>
              <w:rPr>
                <w:rFonts w:ascii="Times New Roman" w:eastAsia="SimSun" w:hAnsi="Times New Roman"/>
                <w:sz w:val="12"/>
                <w:szCs w:val="12"/>
              </w:rPr>
            </w:pPr>
          </w:p>
        </w:tc>
        <w:tc>
          <w:tcPr>
            <w:tcW w:w="630" w:type="dxa"/>
            <w:tcBorders>
              <w:top w:val="single" w:sz="4" w:space="0" w:color="000000"/>
              <w:bottom w:val="single" w:sz="4" w:space="0" w:color="000000"/>
            </w:tcBorders>
            <w:shd w:val="pct5" w:color="auto" w:fill="auto"/>
            <w:vAlign w:val="center"/>
          </w:tcPr>
          <w:p w14:paraId="5111004D" w14:textId="5A73C444" w:rsidR="001A119E" w:rsidRPr="00E3236C" w:rsidRDefault="001A119E" w:rsidP="001A119E">
            <w:pPr>
              <w:spacing w:line="276" w:lineRule="auto"/>
              <w:jc w:val="center"/>
              <w:rPr>
                <w:rFonts w:ascii="Times New Roman" w:eastAsia="SimSun" w:hAnsi="Times New Roman"/>
                <w:sz w:val="12"/>
                <w:szCs w:val="12"/>
              </w:rPr>
            </w:pPr>
          </w:p>
        </w:tc>
        <w:tc>
          <w:tcPr>
            <w:tcW w:w="712" w:type="dxa"/>
            <w:tcBorders>
              <w:top w:val="single" w:sz="4" w:space="0" w:color="000000"/>
              <w:bottom w:val="single" w:sz="4" w:space="0" w:color="000000"/>
            </w:tcBorders>
            <w:shd w:val="pct5" w:color="auto" w:fill="auto"/>
            <w:vAlign w:val="center"/>
          </w:tcPr>
          <w:p w14:paraId="14457A98" w14:textId="2862340E" w:rsidR="001A119E" w:rsidRPr="00E3236C" w:rsidRDefault="001A119E" w:rsidP="001A119E">
            <w:pPr>
              <w:spacing w:line="276" w:lineRule="auto"/>
              <w:jc w:val="center"/>
              <w:rPr>
                <w:rFonts w:ascii="Times New Roman" w:eastAsia="SimSun" w:hAnsi="Times New Roman"/>
                <w:sz w:val="12"/>
                <w:szCs w:val="12"/>
              </w:rPr>
            </w:pPr>
          </w:p>
        </w:tc>
      </w:tr>
      <w:tr w:rsidR="001A119E" w:rsidRPr="00E3236C" w14:paraId="523661C3" w14:textId="77777777" w:rsidTr="00DF2585">
        <w:trPr>
          <w:trHeight w:hRule="exact" w:val="480"/>
        </w:trPr>
        <w:tc>
          <w:tcPr>
            <w:tcW w:w="720" w:type="dxa"/>
            <w:tcBorders>
              <w:bottom w:val="single" w:sz="4" w:space="0" w:color="000000"/>
            </w:tcBorders>
            <w:shd w:val="clear" w:color="auto" w:fill="auto"/>
            <w:vAlign w:val="center"/>
          </w:tcPr>
          <w:p w14:paraId="76CE39F2" w14:textId="5BCFEABE" w:rsidR="001A119E" w:rsidRPr="00E3236C" w:rsidRDefault="001A119E" w:rsidP="001A119E">
            <w:pPr>
              <w:adjustRightInd w:val="0"/>
              <w:snapToGrid w:val="0"/>
              <w:spacing w:line="276" w:lineRule="auto"/>
              <w:ind w:rightChars="20" w:right="38"/>
              <w:jc w:val="left"/>
              <w:rPr>
                <w:rFonts w:ascii="Times New Roman" w:eastAsia="SimSun" w:hAnsi="Times New Roman"/>
                <w:b/>
                <w:bCs/>
                <w:i/>
                <w:iCs/>
                <w:sz w:val="16"/>
                <w:szCs w:val="16"/>
              </w:rPr>
            </w:pPr>
          </w:p>
        </w:tc>
        <w:tc>
          <w:tcPr>
            <w:tcW w:w="720" w:type="dxa"/>
            <w:tcBorders>
              <w:top w:val="single" w:sz="4" w:space="0" w:color="000000"/>
              <w:bottom w:val="single" w:sz="4" w:space="0" w:color="000000"/>
            </w:tcBorders>
            <w:shd w:val="clear" w:color="auto" w:fill="auto"/>
            <w:vAlign w:val="center"/>
          </w:tcPr>
          <w:p w14:paraId="6091EC4D" w14:textId="1063B2D2" w:rsidR="001A119E" w:rsidRPr="00E3236C" w:rsidRDefault="001A119E" w:rsidP="001A119E">
            <w:pPr>
              <w:adjustRightInd w:val="0"/>
              <w:snapToGrid w:val="0"/>
              <w:spacing w:line="276" w:lineRule="auto"/>
              <w:ind w:rightChars="20" w:right="38"/>
              <w:jc w:val="center"/>
              <w:rPr>
                <w:rFonts w:ascii="Times New Roman" w:eastAsia="SimSun" w:hAnsi="Times New Roman"/>
                <w:kern w:val="0"/>
                <w:sz w:val="12"/>
                <w:szCs w:val="12"/>
              </w:rPr>
            </w:pPr>
          </w:p>
        </w:tc>
        <w:tc>
          <w:tcPr>
            <w:tcW w:w="720" w:type="dxa"/>
            <w:tcBorders>
              <w:top w:val="single" w:sz="4" w:space="0" w:color="000000"/>
              <w:bottom w:val="single" w:sz="4" w:space="0" w:color="000000"/>
            </w:tcBorders>
            <w:shd w:val="clear" w:color="auto" w:fill="auto"/>
            <w:vAlign w:val="center"/>
          </w:tcPr>
          <w:p w14:paraId="59233BAF" w14:textId="75E29464" w:rsidR="001A119E" w:rsidRPr="00E3236C" w:rsidRDefault="001A119E" w:rsidP="001A119E">
            <w:pPr>
              <w:adjustRightInd w:val="0"/>
              <w:snapToGrid w:val="0"/>
              <w:spacing w:line="276" w:lineRule="auto"/>
              <w:ind w:rightChars="20" w:right="38"/>
              <w:jc w:val="center"/>
              <w:rPr>
                <w:rFonts w:ascii="Times New Roman" w:eastAsia="SimSun" w:hAnsi="Times New Roman"/>
                <w:kern w:val="0"/>
                <w:sz w:val="12"/>
                <w:szCs w:val="12"/>
              </w:rPr>
            </w:pPr>
          </w:p>
        </w:tc>
        <w:tc>
          <w:tcPr>
            <w:tcW w:w="540" w:type="dxa"/>
            <w:tcBorders>
              <w:top w:val="single" w:sz="4" w:space="0" w:color="000000"/>
              <w:bottom w:val="single" w:sz="4" w:space="0" w:color="000000"/>
            </w:tcBorders>
            <w:vAlign w:val="center"/>
          </w:tcPr>
          <w:p w14:paraId="37B59020" w14:textId="47467AD2" w:rsidR="001A119E" w:rsidRPr="00E3236C" w:rsidRDefault="001A119E" w:rsidP="001A119E">
            <w:pPr>
              <w:adjustRightInd w:val="0"/>
              <w:snapToGrid w:val="0"/>
              <w:spacing w:line="276" w:lineRule="auto"/>
              <w:ind w:rightChars="20" w:right="38"/>
              <w:jc w:val="center"/>
              <w:rPr>
                <w:rFonts w:ascii="Times New Roman" w:eastAsia="SimSun" w:hAnsi="Times New Roman"/>
                <w:kern w:val="0"/>
                <w:sz w:val="12"/>
                <w:szCs w:val="12"/>
              </w:rPr>
            </w:pPr>
          </w:p>
        </w:tc>
        <w:tc>
          <w:tcPr>
            <w:tcW w:w="720" w:type="dxa"/>
            <w:tcBorders>
              <w:top w:val="single" w:sz="4" w:space="0" w:color="000000"/>
              <w:bottom w:val="single" w:sz="4" w:space="0" w:color="000000"/>
            </w:tcBorders>
            <w:vAlign w:val="center"/>
          </w:tcPr>
          <w:p w14:paraId="4B66F683" w14:textId="6E04BFFF" w:rsidR="001A119E" w:rsidRPr="00E3236C" w:rsidRDefault="001A119E" w:rsidP="001A119E">
            <w:pPr>
              <w:adjustRightInd w:val="0"/>
              <w:snapToGrid w:val="0"/>
              <w:spacing w:line="276" w:lineRule="auto"/>
              <w:ind w:rightChars="20" w:right="38"/>
              <w:jc w:val="center"/>
              <w:rPr>
                <w:rFonts w:ascii="Times New Roman" w:eastAsia="SimSun" w:hAnsi="Times New Roman"/>
                <w:kern w:val="0"/>
                <w:sz w:val="12"/>
                <w:szCs w:val="12"/>
              </w:rPr>
            </w:pPr>
          </w:p>
        </w:tc>
        <w:tc>
          <w:tcPr>
            <w:tcW w:w="630" w:type="dxa"/>
            <w:tcBorders>
              <w:top w:val="single" w:sz="4" w:space="0" w:color="000000"/>
              <w:bottom w:val="single" w:sz="4" w:space="0" w:color="000000"/>
            </w:tcBorders>
            <w:vAlign w:val="center"/>
          </w:tcPr>
          <w:p w14:paraId="480BE617" w14:textId="6DB5AEEE" w:rsidR="001A119E" w:rsidRPr="00E3236C" w:rsidRDefault="001A119E" w:rsidP="001A119E">
            <w:pPr>
              <w:adjustRightInd w:val="0"/>
              <w:snapToGrid w:val="0"/>
              <w:spacing w:line="276" w:lineRule="auto"/>
              <w:ind w:rightChars="20" w:right="38"/>
              <w:jc w:val="center"/>
              <w:rPr>
                <w:rFonts w:ascii="Times New Roman" w:eastAsia="SimSun" w:hAnsi="Times New Roman"/>
                <w:kern w:val="0"/>
                <w:sz w:val="12"/>
                <w:szCs w:val="12"/>
              </w:rPr>
            </w:pPr>
          </w:p>
        </w:tc>
        <w:tc>
          <w:tcPr>
            <w:tcW w:w="712" w:type="dxa"/>
            <w:tcBorders>
              <w:top w:val="single" w:sz="4" w:space="0" w:color="000000"/>
              <w:bottom w:val="single" w:sz="4" w:space="0" w:color="000000"/>
            </w:tcBorders>
            <w:vAlign w:val="center"/>
          </w:tcPr>
          <w:p w14:paraId="0B86ECC8" w14:textId="6CC1DA97" w:rsidR="001A119E" w:rsidRPr="00E3236C" w:rsidRDefault="001A119E" w:rsidP="001A119E">
            <w:pPr>
              <w:adjustRightInd w:val="0"/>
              <w:snapToGrid w:val="0"/>
              <w:spacing w:line="276" w:lineRule="auto"/>
              <w:ind w:rightChars="20" w:right="38"/>
              <w:jc w:val="center"/>
              <w:rPr>
                <w:rFonts w:ascii="Times New Roman" w:eastAsia="SimSun" w:hAnsi="Times New Roman"/>
                <w:kern w:val="0"/>
                <w:sz w:val="12"/>
                <w:szCs w:val="12"/>
              </w:rPr>
            </w:pPr>
          </w:p>
        </w:tc>
      </w:tr>
      <w:tr w:rsidR="001A119E" w:rsidRPr="00E3236C" w14:paraId="4518A4FE" w14:textId="77777777" w:rsidTr="00AB320F">
        <w:trPr>
          <w:trHeight w:hRule="exact" w:val="360"/>
        </w:trPr>
        <w:tc>
          <w:tcPr>
            <w:tcW w:w="720" w:type="dxa"/>
            <w:tcBorders>
              <w:top w:val="single" w:sz="4" w:space="0" w:color="000000"/>
              <w:bottom w:val="single" w:sz="12" w:space="0" w:color="000000"/>
            </w:tcBorders>
            <w:shd w:val="pct5" w:color="auto" w:fill="auto"/>
            <w:vAlign w:val="center"/>
          </w:tcPr>
          <w:p w14:paraId="0B515D05" w14:textId="5E573394" w:rsidR="001A119E" w:rsidRPr="00E3236C" w:rsidRDefault="001A119E" w:rsidP="001A119E">
            <w:pPr>
              <w:adjustRightInd w:val="0"/>
              <w:snapToGrid w:val="0"/>
              <w:spacing w:line="276" w:lineRule="auto"/>
              <w:ind w:rightChars="20" w:right="38"/>
              <w:jc w:val="left"/>
              <w:rPr>
                <w:rFonts w:ascii="Times New Roman" w:eastAsia="SimSun" w:hAnsi="Times New Roman"/>
                <w:b/>
                <w:bCs/>
                <w:i/>
                <w:iCs/>
                <w:sz w:val="16"/>
                <w:szCs w:val="16"/>
              </w:rPr>
            </w:pPr>
          </w:p>
        </w:tc>
        <w:tc>
          <w:tcPr>
            <w:tcW w:w="720" w:type="dxa"/>
            <w:tcBorders>
              <w:top w:val="single" w:sz="4" w:space="0" w:color="000000"/>
              <w:bottom w:val="single" w:sz="12" w:space="0" w:color="000000"/>
            </w:tcBorders>
            <w:shd w:val="pct5" w:color="auto" w:fill="auto"/>
            <w:vAlign w:val="center"/>
          </w:tcPr>
          <w:p w14:paraId="4B6A40DD" w14:textId="3CD1F956" w:rsidR="001A119E" w:rsidRPr="00E3236C" w:rsidRDefault="001A119E" w:rsidP="001A119E">
            <w:pPr>
              <w:adjustRightInd w:val="0"/>
              <w:snapToGrid w:val="0"/>
              <w:spacing w:line="276" w:lineRule="auto"/>
              <w:ind w:rightChars="20" w:right="38"/>
              <w:jc w:val="center"/>
              <w:rPr>
                <w:rFonts w:ascii="Times New Roman" w:eastAsia="SimSun" w:hAnsi="Times New Roman"/>
                <w:sz w:val="12"/>
                <w:szCs w:val="12"/>
              </w:rPr>
            </w:pPr>
          </w:p>
        </w:tc>
        <w:tc>
          <w:tcPr>
            <w:tcW w:w="720" w:type="dxa"/>
            <w:tcBorders>
              <w:top w:val="single" w:sz="4" w:space="0" w:color="000000"/>
              <w:bottom w:val="single" w:sz="12" w:space="0" w:color="000000"/>
            </w:tcBorders>
            <w:shd w:val="pct5" w:color="auto" w:fill="auto"/>
            <w:vAlign w:val="center"/>
          </w:tcPr>
          <w:p w14:paraId="46473307" w14:textId="6E6F3F08" w:rsidR="001A119E" w:rsidRPr="00E3236C" w:rsidRDefault="001A119E" w:rsidP="001A119E">
            <w:pPr>
              <w:adjustRightInd w:val="0"/>
              <w:snapToGrid w:val="0"/>
              <w:spacing w:line="276" w:lineRule="auto"/>
              <w:ind w:rightChars="20" w:right="38"/>
              <w:jc w:val="center"/>
              <w:rPr>
                <w:rFonts w:ascii="Times New Roman" w:eastAsia="SimSun" w:hAnsi="Times New Roman"/>
                <w:sz w:val="12"/>
                <w:szCs w:val="12"/>
              </w:rPr>
            </w:pPr>
          </w:p>
        </w:tc>
        <w:tc>
          <w:tcPr>
            <w:tcW w:w="540" w:type="dxa"/>
            <w:tcBorders>
              <w:top w:val="single" w:sz="4" w:space="0" w:color="000000"/>
              <w:bottom w:val="single" w:sz="12" w:space="0" w:color="000000"/>
            </w:tcBorders>
            <w:shd w:val="pct5" w:color="auto" w:fill="auto"/>
            <w:vAlign w:val="center"/>
          </w:tcPr>
          <w:p w14:paraId="347D7E18" w14:textId="7C414133" w:rsidR="001A119E" w:rsidRPr="00E3236C" w:rsidRDefault="001A119E" w:rsidP="001A119E">
            <w:pPr>
              <w:adjustRightInd w:val="0"/>
              <w:snapToGrid w:val="0"/>
              <w:spacing w:line="276" w:lineRule="auto"/>
              <w:ind w:rightChars="20" w:right="38"/>
              <w:jc w:val="center"/>
              <w:rPr>
                <w:rFonts w:ascii="Times New Roman" w:eastAsia="SimSun" w:hAnsi="Times New Roman"/>
                <w:sz w:val="12"/>
                <w:szCs w:val="12"/>
              </w:rPr>
            </w:pPr>
          </w:p>
        </w:tc>
        <w:tc>
          <w:tcPr>
            <w:tcW w:w="720" w:type="dxa"/>
            <w:tcBorders>
              <w:top w:val="single" w:sz="4" w:space="0" w:color="000000"/>
              <w:bottom w:val="single" w:sz="12" w:space="0" w:color="000000"/>
            </w:tcBorders>
            <w:shd w:val="pct5" w:color="auto" w:fill="auto"/>
            <w:vAlign w:val="center"/>
          </w:tcPr>
          <w:p w14:paraId="4D5B1D6F" w14:textId="4B14E926" w:rsidR="001A119E" w:rsidRPr="00E3236C" w:rsidRDefault="001A119E" w:rsidP="001A119E">
            <w:pPr>
              <w:adjustRightInd w:val="0"/>
              <w:snapToGrid w:val="0"/>
              <w:spacing w:line="276" w:lineRule="auto"/>
              <w:ind w:rightChars="20" w:right="38"/>
              <w:jc w:val="center"/>
              <w:rPr>
                <w:rFonts w:ascii="Times New Roman" w:eastAsia="SimSun" w:hAnsi="Times New Roman"/>
                <w:sz w:val="12"/>
                <w:szCs w:val="12"/>
              </w:rPr>
            </w:pPr>
          </w:p>
        </w:tc>
        <w:tc>
          <w:tcPr>
            <w:tcW w:w="630" w:type="dxa"/>
            <w:tcBorders>
              <w:top w:val="single" w:sz="4" w:space="0" w:color="000000"/>
              <w:bottom w:val="single" w:sz="12" w:space="0" w:color="000000"/>
            </w:tcBorders>
            <w:shd w:val="pct5" w:color="auto" w:fill="auto"/>
            <w:vAlign w:val="center"/>
          </w:tcPr>
          <w:p w14:paraId="3B850670" w14:textId="526D6DAA" w:rsidR="001A119E" w:rsidRPr="00E3236C" w:rsidRDefault="001A119E" w:rsidP="001A119E">
            <w:pPr>
              <w:adjustRightInd w:val="0"/>
              <w:snapToGrid w:val="0"/>
              <w:spacing w:line="276" w:lineRule="auto"/>
              <w:ind w:rightChars="20" w:right="38"/>
              <w:jc w:val="center"/>
              <w:rPr>
                <w:rFonts w:ascii="Times New Roman" w:eastAsia="SimSun" w:hAnsi="Times New Roman"/>
                <w:sz w:val="12"/>
                <w:szCs w:val="12"/>
              </w:rPr>
            </w:pPr>
          </w:p>
        </w:tc>
        <w:tc>
          <w:tcPr>
            <w:tcW w:w="712" w:type="dxa"/>
            <w:tcBorders>
              <w:top w:val="single" w:sz="4" w:space="0" w:color="000000"/>
              <w:bottom w:val="single" w:sz="12" w:space="0" w:color="000000"/>
            </w:tcBorders>
            <w:shd w:val="pct5" w:color="auto" w:fill="auto"/>
            <w:vAlign w:val="center"/>
          </w:tcPr>
          <w:p w14:paraId="7954CBBA" w14:textId="48E5C8D7" w:rsidR="001A119E" w:rsidRPr="00E3236C" w:rsidRDefault="001A119E" w:rsidP="001A119E">
            <w:pPr>
              <w:adjustRightInd w:val="0"/>
              <w:snapToGrid w:val="0"/>
              <w:spacing w:line="276" w:lineRule="auto"/>
              <w:ind w:rightChars="20" w:right="38"/>
              <w:jc w:val="center"/>
              <w:rPr>
                <w:rFonts w:ascii="Times New Roman" w:eastAsia="SimSun" w:hAnsi="Times New Roman"/>
                <w:sz w:val="12"/>
                <w:szCs w:val="12"/>
              </w:rPr>
            </w:pPr>
          </w:p>
        </w:tc>
      </w:tr>
    </w:tbl>
    <w:p w14:paraId="5D7E7904" w14:textId="77777777" w:rsidR="00377AC6" w:rsidRPr="00E3236C" w:rsidRDefault="00377AC6" w:rsidP="00377AC6">
      <w:pPr>
        <w:pStyle w:val="PARAGRAPH"/>
        <w:rPr>
          <w:lang w:eastAsia="zh-CN"/>
        </w:rPr>
      </w:pPr>
    </w:p>
    <w:p w14:paraId="4B213D49" w14:textId="77777777" w:rsidR="00982FB1" w:rsidRPr="00E3236C" w:rsidRDefault="00982FB1" w:rsidP="00674751">
      <w:pPr>
        <w:pStyle w:val="PARAGRAPH"/>
        <w:spacing w:line="240" w:lineRule="auto"/>
        <w:ind w:firstLine="245"/>
        <w:rPr>
          <w:lang w:eastAsia="zh-CN"/>
        </w:rPr>
      </w:pPr>
    </w:p>
    <w:p w14:paraId="153BF792" w14:textId="3B306862" w:rsidR="00F7190A" w:rsidRPr="00E3236C" w:rsidRDefault="00F7190A" w:rsidP="00674751">
      <w:pPr>
        <w:pStyle w:val="PARAGRAPH"/>
        <w:spacing w:line="240" w:lineRule="auto"/>
        <w:ind w:firstLine="245"/>
        <w:rPr>
          <w:lang w:eastAsia="zh-CN"/>
        </w:rPr>
      </w:pPr>
      <w:r w:rsidRPr="00555CA7">
        <w:rPr>
          <w:noProof/>
          <w:lang w:eastAsia="zh-CN"/>
        </w:rPr>
        <w:drawing>
          <wp:inline distT="0" distB="0" distL="0" distR="0" wp14:anchorId="071A1917" wp14:editId="6EB36B0B">
            <wp:extent cx="2854325" cy="2025650"/>
            <wp:effectExtent l="0" t="0" r="3175" b="0"/>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ell phone&#10;&#10;Description automatically generated"/>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2854325" cy="2025650"/>
                    </a:xfrm>
                    <a:prstGeom prst="rect">
                      <a:avLst/>
                    </a:prstGeom>
                  </pic:spPr>
                </pic:pic>
              </a:graphicData>
            </a:graphic>
          </wp:inline>
        </w:drawing>
      </w:r>
    </w:p>
    <w:p w14:paraId="01F0EDAC" w14:textId="52DBAD46" w:rsidR="00F7190A" w:rsidRPr="00E3236C" w:rsidRDefault="00F7190A" w:rsidP="008F7CDB">
      <w:pPr>
        <w:pStyle w:val="PARAGRAPH"/>
        <w:spacing w:after="320" w:line="180" w:lineRule="exact"/>
        <w:ind w:firstLine="245"/>
        <w:jc w:val="center"/>
      </w:pPr>
      <w:del w:id="1417" w:author="Walter Chris" w:date="2020-10-02T23:46:00Z">
        <w:r w:rsidRPr="00E3236C" w:rsidDel="00123ABA">
          <w:rPr>
            <w:rFonts w:ascii="Helvetica" w:hAnsi="Helvetica"/>
            <w:sz w:val="16"/>
            <w:szCs w:val="16"/>
          </w:rPr>
          <w:delText>Fig.</w:delText>
        </w:r>
      </w:del>
      <w:ins w:id="1418" w:author="Walter Chris" w:date="2020-10-02T23:46:00Z">
        <w:r w:rsidR="00123ABA" w:rsidRPr="00E3236C">
          <w:rPr>
            <w:rFonts w:ascii="Helvetica" w:hAnsi="Helvetica"/>
            <w:sz w:val="16"/>
            <w:szCs w:val="16"/>
          </w:rPr>
          <w:t xml:space="preserve">Fig. </w:t>
        </w:r>
      </w:ins>
      <w:r w:rsidR="00277524" w:rsidRPr="00E3236C">
        <w:rPr>
          <w:rFonts w:ascii="Helvetica" w:hAnsi="Helvetica"/>
          <w:sz w:val="16"/>
          <w:szCs w:val="16"/>
        </w:rPr>
        <w:t>2</w:t>
      </w:r>
      <w:r w:rsidRPr="00E3236C">
        <w:rPr>
          <w:rFonts w:ascii="Helvetica" w:hAnsi="Helvetica"/>
          <w:sz w:val="16"/>
          <w:szCs w:val="16"/>
        </w:rPr>
        <w:t>. Module eigengene dendrogram and eigengene network heatmap for mRNA</w:t>
      </w:r>
    </w:p>
    <w:p w14:paraId="1DBCDC98" w14:textId="38955A9B" w:rsidR="009112F0" w:rsidRPr="00E3236C" w:rsidRDefault="00BF78B7" w:rsidP="00674751">
      <w:pPr>
        <w:pStyle w:val="PARAGRAPH"/>
        <w:spacing w:line="240" w:lineRule="auto"/>
        <w:ind w:firstLine="245"/>
        <w:rPr>
          <w:lang w:eastAsia="zh-CN"/>
        </w:rPr>
      </w:pPr>
      <w:r w:rsidRPr="00555CA7">
        <w:rPr>
          <w:noProof/>
          <w:lang w:eastAsia="zh-CN"/>
        </w:rPr>
        <w:drawing>
          <wp:inline distT="0" distB="0" distL="0" distR="0" wp14:anchorId="506DA6F7" wp14:editId="3F17BE54">
            <wp:extent cx="2889250" cy="2327275"/>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2889250" cy="2327275"/>
                    </a:xfrm>
                    <a:prstGeom prst="rect">
                      <a:avLst/>
                    </a:prstGeom>
                  </pic:spPr>
                </pic:pic>
              </a:graphicData>
            </a:graphic>
          </wp:inline>
        </w:drawing>
      </w:r>
    </w:p>
    <w:p w14:paraId="76C1A21C" w14:textId="0F593162" w:rsidR="000811F1" w:rsidRPr="00E3236C" w:rsidRDefault="000811F1" w:rsidP="00982FB1">
      <w:pPr>
        <w:pStyle w:val="PARAGRAPH"/>
        <w:spacing w:after="320" w:line="180" w:lineRule="exact"/>
        <w:ind w:firstLine="245"/>
        <w:jc w:val="center"/>
      </w:pPr>
      <w:del w:id="1419" w:author="Walter Chris" w:date="2020-10-02T23:46:00Z">
        <w:r w:rsidRPr="00E3236C" w:rsidDel="00123ABA">
          <w:rPr>
            <w:rFonts w:ascii="Helvetica" w:hAnsi="Helvetica"/>
            <w:sz w:val="16"/>
            <w:szCs w:val="16"/>
          </w:rPr>
          <w:delText>Fig.</w:delText>
        </w:r>
      </w:del>
      <w:ins w:id="1420" w:author="Walter Chris" w:date="2020-10-02T23:46:00Z">
        <w:r w:rsidR="00123ABA" w:rsidRPr="00E3236C">
          <w:rPr>
            <w:rFonts w:ascii="Helvetica" w:hAnsi="Helvetica"/>
            <w:sz w:val="16"/>
            <w:szCs w:val="16"/>
          </w:rPr>
          <w:t xml:space="preserve">Fig. </w:t>
        </w:r>
      </w:ins>
      <w:r w:rsidR="00277524" w:rsidRPr="00E3236C">
        <w:rPr>
          <w:rFonts w:ascii="Helvetica" w:hAnsi="Helvetica"/>
          <w:sz w:val="16"/>
          <w:szCs w:val="16"/>
        </w:rPr>
        <w:t>3</w:t>
      </w:r>
      <w:r w:rsidRPr="00E3236C">
        <w:rPr>
          <w:rFonts w:ascii="Helvetica" w:hAnsi="Helvetica"/>
          <w:sz w:val="16"/>
          <w:szCs w:val="16"/>
        </w:rPr>
        <w:t xml:space="preserve">. </w:t>
      </w:r>
      <w:r w:rsidR="006A623F" w:rsidRPr="00E3236C">
        <w:rPr>
          <w:rFonts w:ascii="Helvetica" w:hAnsi="Helvetica"/>
          <w:sz w:val="16"/>
          <w:szCs w:val="16"/>
        </w:rPr>
        <w:t>Module</w:t>
      </w:r>
      <w:r w:rsidR="00CA108C" w:rsidRPr="00E3236C">
        <w:rPr>
          <w:rFonts w:ascii="Helvetica" w:hAnsi="Helvetica"/>
          <w:sz w:val="16"/>
          <w:szCs w:val="16"/>
        </w:rPr>
        <w:t xml:space="preserve"> </w:t>
      </w:r>
      <w:bookmarkStart w:id="1421" w:name="_Hlk48377449"/>
      <w:r w:rsidR="00CA108C" w:rsidRPr="00E3236C">
        <w:rPr>
          <w:rFonts w:ascii="Helvetica" w:hAnsi="Helvetica"/>
          <w:sz w:val="16"/>
          <w:szCs w:val="16"/>
        </w:rPr>
        <w:t>eigengene</w:t>
      </w:r>
      <w:bookmarkEnd w:id="1421"/>
      <w:r w:rsidR="00CA108C" w:rsidRPr="00E3236C">
        <w:rPr>
          <w:rFonts w:ascii="Helvetica" w:hAnsi="Helvetica"/>
          <w:sz w:val="16"/>
          <w:szCs w:val="16"/>
        </w:rPr>
        <w:t xml:space="preserve"> dendrogram </w:t>
      </w:r>
      <w:r w:rsidR="00376EBA" w:rsidRPr="00E3236C">
        <w:rPr>
          <w:rFonts w:ascii="Helvetica" w:hAnsi="Helvetica"/>
          <w:sz w:val="16"/>
          <w:szCs w:val="16"/>
        </w:rPr>
        <w:t>and eigengene network heatmap</w:t>
      </w:r>
      <w:r w:rsidR="00527517" w:rsidRPr="00E3236C">
        <w:rPr>
          <w:rFonts w:ascii="Helvetica" w:hAnsi="Helvetica"/>
          <w:sz w:val="16"/>
          <w:szCs w:val="16"/>
        </w:rPr>
        <w:t xml:space="preserve"> for</w:t>
      </w:r>
      <w:r w:rsidR="00F4656B" w:rsidRPr="00E3236C">
        <w:rPr>
          <w:rFonts w:ascii="Helvetica" w:hAnsi="Helvetica"/>
          <w:sz w:val="16"/>
          <w:szCs w:val="16"/>
        </w:rPr>
        <w:t xml:space="preserve"> methylation</w:t>
      </w:r>
    </w:p>
    <w:p w14:paraId="7D65D14F" w14:textId="285AB9E4" w:rsidR="00DA4F3C" w:rsidRPr="00E3236C" w:rsidRDefault="00E2502A" w:rsidP="009112F0">
      <w:pPr>
        <w:pStyle w:val="PARAGRAPH"/>
        <w:rPr>
          <w:lang w:eastAsia="zh-CN"/>
        </w:rPr>
      </w:pPr>
      <w:del w:id="1422" w:author="Walter Chris" w:date="2020-10-02T23:46:00Z">
        <w:r w:rsidRPr="00E3236C" w:rsidDel="00123ABA">
          <w:rPr>
            <w:lang w:eastAsia="zh-CN"/>
          </w:rPr>
          <w:delText>Fig.</w:delText>
        </w:r>
      </w:del>
      <w:ins w:id="1423" w:author="Walter Chris" w:date="2020-10-02T23:46:00Z">
        <w:r w:rsidR="00123ABA" w:rsidRPr="00E3236C">
          <w:rPr>
            <w:lang w:eastAsia="zh-CN"/>
          </w:rPr>
          <w:t xml:space="preserve">Fig. </w:t>
        </w:r>
      </w:ins>
      <w:r w:rsidRPr="00E3236C">
        <w:rPr>
          <w:lang w:eastAsia="zh-CN"/>
        </w:rPr>
        <w:t xml:space="preserve">2 and </w:t>
      </w:r>
      <w:del w:id="1424" w:author="Walter Chris" w:date="2020-10-02T23:46:00Z">
        <w:r w:rsidRPr="00E3236C" w:rsidDel="00123ABA">
          <w:rPr>
            <w:lang w:eastAsia="zh-CN"/>
          </w:rPr>
          <w:delText>Fig.</w:delText>
        </w:r>
      </w:del>
      <w:ins w:id="1425" w:author="Walter Chris" w:date="2020-10-02T23:46:00Z">
        <w:r w:rsidR="00123ABA" w:rsidRPr="00E3236C">
          <w:rPr>
            <w:lang w:eastAsia="zh-CN"/>
          </w:rPr>
          <w:t xml:space="preserve">Fig. </w:t>
        </w:r>
      </w:ins>
      <w:r w:rsidRPr="00E3236C">
        <w:rPr>
          <w:lang w:eastAsia="zh-CN"/>
        </w:rPr>
        <w:t xml:space="preserve">3 depict the </w:t>
      </w:r>
      <w:r w:rsidR="00BB179C" w:rsidRPr="00E3236C">
        <w:rPr>
          <w:lang w:eastAsia="zh-CN"/>
        </w:rPr>
        <w:t xml:space="preserve">mRNA and methylation </w:t>
      </w:r>
      <w:r w:rsidRPr="00E3236C">
        <w:rPr>
          <w:lang w:eastAsia="zh-CN"/>
        </w:rPr>
        <w:t xml:space="preserve">eigengene network </w:t>
      </w:r>
      <w:del w:id="1426" w:author="Walter Chris" w:date="2020-10-04T20:23:00Z">
        <w:r w:rsidRPr="00E3236C" w:rsidDel="0092560A">
          <w:rPr>
            <w:lang w:eastAsia="zh-CN"/>
          </w:rPr>
          <w:delText xml:space="preserve">using </w:delText>
        </w:r>
      </w:del>
      <w:ins w:id="1427" w:author="Walter Chris" w:date="2020-10-04T20:23:00Z">
        <w:r w:rsidR="0092560A" w:rsidRPr="00E3236C">
          <w:rPr>
            <w:lang w:eastAsia="zh-CN"/>
          </w:rPr>
          <w:t>with</w:t>
        </w:r>
      </w:ins>
      <w:del w:id="1428" w:author="Walter Chris" w:date="2020-10-04T20:23:00Z">
        <w:r w:rsidRPr="00E3236C" w:rsidDel="0092560A">
          <w:rPr>
            <w:lang w:eastAsia="zh-CN"/>
          </w:rPr>
          <w:delText>a dendrogram (hierarchical cluster tree)</w:delText>
        </w:r>
      </w:del>
      <w:r w:rsidRPr="00E3236C">
        <w:rPr>
          <w:lang w:eastAsia="zh-CN"/>
        </w:rPr>
        <w:t xml:space="preserve"> </w:t>
      </w:r>
      <w:del w:id="1429" w:author="Walter Chris" w:date="2020-10-04T20:23:00Z">
        <w:r w:rsidRPr="00E3236C" w:rsidDel="0092560A">
          <w:rPr>
            <w:lang w:eastAsia="zh-CN"/>
          </w:rPr>
          <w:delText xml:space="preserve">and </w:delText>
        </w:r>
      </w:del>
      <w:r w:rsidRPr="00E3236C">
        <w:rPr>
          <w:lang w:eastAsia="zh-CN"/>
        </w:rPr>
        <w:t>a heatmap plot</w:t>
      </w:r>
      <w:ins w:id="1430" w:author="Walter Chris" w:date="2020-10-04T20:23:00Z">
        <w:r w:rsidR="0092560A" w:rsidRPr="00E3236C">
          <w:rPr>
            <w:lang w:eastAsia="zh-CN"/>
          </w:rPr>
          <w:t xml:space="preserve"> and a dendrogram (hierarchical cluster tree)</w:t>
        </w:r>
      </w:ins>
      <w:r w:rsidRPr="00E3236C">
        <w:rPr>
          <w:lang w:eastAsia="zh-CN"/>
        </w:rPr>
        <w:t>.</w:t>
      </w:r>
      <w:r w:rsidR="009D305F" w:rsidRPr="00E3236C">
        <w:rPr>
          <w:lang w:eastAsia="zh-CN"/>
        </w:rPr>
        <w:t xml:space="preserve"> </w:t>
      </w:r>
      <w:r w:rsidR="00441A81" w:rsidRPr="00E3236C">
        <w:rPr>
          <w:lang w:eastAsia="zh-CN"/>
        </w:rPr>
        <w:t xml:space="preserve">In </w:t>
      </w:r>
      <w:del w:id="1431" w:author="Walter Chris" w:date="2020-10-04T14:15:00Z">
        <w:r w:rsidR="00EA2093" w:rsidRPr="00E3236C" w:rsidDel="004B3170">
          <w:rPr>
            <w:lang w:eastAsia="zh-CN"/>
          </w:rPr>
          <w:delText xml:space="preserve">these </w:delText>
        </w:r>
      </w:del>
      <w:ins w:id="1432" w:author="Walter Chris" w:date="2020-10-04T14:15:00Z">
        <w:r w:rsidR="004B3170" w:rsidRPr="00E3236C">
          <w:rPr>
            <w:lang w:eastAsia="zh-CN"/>
          </w:rPr>
          <w:t xml:space="preserve">the mentioned </w:t>
        </w:r>
      </w:ins>
      <w:r w:rsidR="009D305F" w:rsidRPr="00E3236C">
        <w:rPr>
          <w:lang w:eastAsia="zh-CN"/>
        </w:rPr>
        <w:t>two figures</w:t>
      </w:r>
      <w:r w:rsidR="00441A81" w:rsidRPr="00E3236C">
        <w:rPr>
          <w:lang w:eastAsia="zh-CN"/>
        </w:rPr>
        <w:t xml:space="preserve">, hierarchical clustering of module eigengenes that summarize the modules found in the clustering analysis. </w:t>
      </w:r>
      <w:ins w:id="1433" w:author="Walter Chris" w:date="2020-10-03T08:24:00Z">
        <w:r w:rsidR="00084E9E" w:rsidRPr="00E3236C">
          <w:rPr>
            <w:lang w:eastAsia="zh-CN"/>
          </w:rPr>
          <w:t xml:space="preserve">The characteristic genes grouped together in the branches (metamodules) of the tree show positive correlations. Heat map of the adjacency points of a characteristic gene network containing the weight of the trait. The respective row and column in the heat map represents a module signature gene (color-coded). </w:t>
        </w:r>
      </w:ins>
      <w:del w:id="1434" w:author="Walter Chris" w:date="2020-10-03T08:24:00Z">
        <w:r w:rsidR="00441A81" w:rsidRPr="00E3236C" w:rsidDel="00084E9E">
          <w:rPr>
            <w:lang w:eastAsia="zh-CN"/>
          </w:rPr>
          <w:delText xml:space="preserve">Branches of the dendrogram </w:delText>
        </w:r>
        <w:r w:rsidR="00FE2083" w:rsidRPr="00E3236C" w:rsidDel="00084E9E">
          <w:rPr>
            <w:lang w:eastAsia="zh-CN"/>
          </w:rPr>
          <w:delText xml:space="preserve">(the meta-modules) </w:delText>
        </w:r>
        <w:r w:rsidR="00441A81" w:rsidRPr="00E3236C" w:rsidDel="00084E9E">
          <w:rPr>
            <w:lang w:eastAsia="zh-CN"/>
          </w:rPr>
          <w:delText xml:space="preserve">group together eigengenes that are positively correlated. Heatmap plot of the adjacencies in the eigengene network including the trait weight. Each row and column in the heatmap correspond to one module eigengene (labeled by color). </w:delText>
        </w:r>
      </w:del>
      <w:r w:rsidR="00441A81" w:rsidRPr="00E3236C">
        <w:rPr>
          <w:lang w:eastAsia="zh-CN"/>
        </w:rPr>
        <w:t xml:space="preserve">In the heatmap, </w:t>
      </w:r>
      <w:r w:rsidR="00630C8F" w:rsidRPr="00E3236C">
        <w:rPr>
          <w:lang w:eastAsia="zh-CN"/>
        </w:rPr>
        <w:t xml:space="preserve">we find that </w:t>
      </w:r>
      <w:r w:rsidR="00630C8F" w:rsidRPr="00E3236C">
        <w:rPr>
          <w:lang w:eastAsia="zh-CN"/>
        </w:rPr>
        <w:lastRenderedPageBreak/>
        <w:t xml:space="preserve">eigengenes may exhibit highly significant correlations, e.g. </w:t>
      </w:r>
      <w:r w:rsidR="00441A81" w:rsidRPr="00E3236C">
        <w:rPr>
          <w:lang w:eastAsia="zh-CN"/>
        </w:rPr>
        <w:t xml:space="preserve">green color represents low adjacency (negative correlation), </w:t>
      </w:r>
      <w:del w:id="1435" w:author="Walter Chris" w:date="2020-10-03T08:25:00Z">
        <w:r w:rsidR="00441A81" w:rsidRPr="00E3236C" w:rsidDel="003D0A7B">
          <w:rPr>
            <w:lang w:eastAsia="zh-CN"/>
          </w:rPr>
          <w:delText xml:space="preserve">while </w:delText>
        </w:r>
      </w:del>
      <w:ins w:id="1436" w:author="Walter Chris" w:date="2020-10-03T08:25:00Z">
        <w:r w:rsidR="003D0A7B" w:rsidRPr="00E3236C">
          <w:rPr>
            <w:lang w:eastAsia="zh-CN"/>
          </w:rPr>
          <w:t xml:space="preserve">and </w:t>
        </w:r>
      </w:ins>
      <w:r w:rsidR="00441A81" w:rsidRPr="00E3236C">
        <w:rPr>
          <w:lang w:eastAsia="zh-CN"/>
        </w:rPr>
        <w:t xml:space="preserve">red </w:t>
      </w:r>
      <w:del w:id="1437" w:author="Walter Chris" w:date="2020-10-03T08:25:00Z">
        <w:r w:rsidR="00441A81" w:rsidRPr="00E3236C" w:rsidDel="003D0A7B">
          <w:rPr>
            <w:lang w:eastAsia="zh-CN"/>
          </w:rPr>
          <w:delText xml:space="preserve">represents </w:delText>
        </w:r>
      </w:del>
      <w:ins w:id="1438" w:author="Walter Chris" w:date="2020-10-03T08:25:00Z">
        <w:r w:rsidR="003D0A7B" w:rsidRPr="00E3236C">
          <w:rPr>
            <w:lang w:eastAsia="zh-CN"/>
          </w:rPr>
          <w:t xml:space="preserve">refers to </w:t>
        </w:r>
      </w:ins>
      <w:r w:rsidR="00441A81" w:rsidRPr="00E3236C">
        <w:rPr>
          <w:lang w:eastAsia="zh-CN"/>
        </w:rPr>
        <w:t xml:space="preserve">high adjacency (positive correlation). Squares of red color along the diagonal </w:t>
      </w:r>
      <w:del w:id="1439" w:author="Walter Chris" w:date="2020-10-03T08:26:00Z">
        <w:r w:rsidR="00441A81" w:rsidRPr="00E3236C" w:rsidDel="003D0A7B">
          <w:rPr>
            <w:lang w:eastAsia="zh-CN"/>
          </w:rPr>
          <w:delText xml:space="preserve">are </w:delText>
        </w:r>
      </w:del>
      <w:ins w:id="1440" w:author="Walter Chris" w:date="2020-10-03T08:26:00Z">
        <w:r w:rsidR="003D0A7B" w:rsidRPr="00E3236C">
          <w:rPr>
            <w:lang w:eastAsia="zh-CN"/>
          </w:rPr>
          <w:t xml:space="preserve">refer to </w:t>
        </w:r>
      </w:ins>
      <w:r w:rsidR="00441A81" w:rsidRPr="00E3236C">
        <w:rPr>
          <w:lang w:eastAsia="zh-CN"/>
        </w:rPr>
        <w:t>the meta-modules.</w:t>
      </w:r>
      <w:ins w:id="1441" w:author="Walter Chris" w:date="2020-10-03T08:26:00Z">
        <w:r w:rsidR="003D0A7B" w:rsidRPr="00E3236C">
          <w:rPr>
            <w:lang w:eastAsia="zh-CN"/>
          </w:rPr>
          <w:t xml:space="preserve"> In</w:t>
        </w:r>
      </w:ins>
      <w:r w:rsidR="00BB7B87" w:rsidRPr="00E3236C">
        <w:rPr>
          <w:lang w:eastAsia="zh-CN"/>
        </w:rPr>
        <w:t xml:space="preserve"> </w:t>
      </w:r>
      <w:r w:rsidR="00867F81" w:rsidRPr="00E3236C">
        <w:rPr>
          <w:lang w:eastAsia="zh-CN"/>
        </w:rPr>
        <w:t>Fig.</w:t>
      </w:r>
      <w:ins w:id="1442" w:author="Walter Chris" w:date="2020-10-03T08:26:00Z">
        <w:r w:rsidR="003D0A7B" w:rsidRPr="00E3236C">
          <w:rPr>
            <w:lang w:eastAsia="zh-CN"/>
          </w:rPr>
          <w:t xml:space="preserve"> </w:t>
        </w:r>
      </w:ins>
      <w:r w:rsidR="00867F81" w:rsidRPr="00E3236C">
        <w:rPr>
          <w:lang w:eastAsia="zh-CN"/>
        </w:rPr>
        <w:t>2</w:t>
      </w:r>
      <w:ins w:id="1443" w:author="Walter Chris" w:date="2020-10-03T08:26:00Z">
        <w:r w:rsidR="003D0A7B" w:rsidRPr="00E3236C">
          <w:rPr>
            <w:lang w:eastAsia="zh-CN"/>
          </w:rPr>
          <w:t>,</w:t>
        </w:r>
      </w:ins>
      <w:r w:rsidR="00867F81" w:rsidRPr="00E3236C">
        <w:rPr>
          <w:lang w:eastAsia="zh-CN"/>
        </w:rPr>
        <w:t xml:space="preserve"> </w:t>
      </w:r>
      <w:del w:id="1444" w:author="Walter Chris" w:date="2020-10-03T08:26:00Z">
        <w:r w:rsidR="00267E44" w:rsidRPr="00E3236C" w:rsidDel="003D0A7B">
          <w:rPr>
            <w:lang w:eastAsia="zh-CN"/>
          </w:rPr>
          <w:delText xml:space="preserve">indicates that </w:delText>
        </w:r>
      </w:del>
      <w:r w:rsidR="00267E44" w:rsidRPr="00E3236C">
        <w:rPr>
          <w:lang w:eastAsia="zh-CN"/>
        </w:rPr>
        <w:t xml:space="preserve">there are </w:t>
      </w:r>
      <w:r w:rsidR="008F47B2" w:rsidRPr="00E3236C">
        <w:rPr>
          <w:lang w:eastAsia="zh-CN"/>
        </w:rPr>
        <w:t>25</w:t>
      </w:r>
      <w:r w:rsidR="00867F81" w:rsidRPr="00E3236C">
        <w:rPr>
          <w:lang w:eastAsia="zh-CN"/>
        </w:rPr>
        <w:t xml:space="preserve"> </w:t>
      </w:r>
      <w:r w:rsidR="00267E44" w:rsidRPr="00E3236C">
        <w:rPr>
          <w:lang w:eastAsia="zh-CN"/>
        </w:rPr>
        <w:t xml:space="preserve">meta-modules (branches). </w:t>
      </w:r>
      <w:r w:rsidR="00126F30" w:rsidRPr="00E3236C">
        <w:rPr>
          <w:lang w:eastAsia="zh-CN"/>
        </w:rPr>
        <w:t xml:space="preserve">mRNA trait falls </w:t>
      </w:r>
      <w:del w:id="1445" w:author="Walter Chris" w:date="2020-10-03T08:25:00Z">
        <w:r w:rsidR="00126F30" w:rsidRPr="00E3236C" w:rsidDel="003D0A7B">
          <w:rPr>
            <w:lang w:eastAsia="zh-CN"/>
          </w:rPr>
          <w:delText xml:space="preserve">within </w:delText>
        </w:r>
      </w:del>
      <w:ins w:id="1446" w:author="Walter Chris" w:date="2020-10-03T08:25:00Z">
        <w:r w:rsidR="003D0A7B" w:rsidRPr="00E3236C">
          <w:rPr>
            <w:lang w:eastAsia="zh-CN"/>
          </w:rPr>
          <w:t xml:space="preserve">in </w:t>
        </w:r>
      </w:ins>
      <w:r w:rsidR="00126F30" w:rsidRPr="00E3236C">
        <w:rPr>
          <w:lang w:eastAsia="zh-CN"/>
        </w:rPr>
        <w:t xml:space="preserve">the meta-module grouping together the black, magenta, orange, purple, and red modules. </w:t>
      </w:r>
      <w:r w:rsidR="005150CE" w:rsidRPr="00E3236C">
        <w:rPr>
          <w:lang w:eastAsia="zh-CN"/>
        </w:rPr>
        <w:t xml:space="preserve">Similarly, </w:t>
      </w:r>
      <w:r w:rsidR="008D5547" w:rsidRPr="00E3236C">
        <w:rPr>
          <w:lang w:eastAsia="zh-CN"/>
        </w:rPr>
        <w:t>Fig.</w:t>
      </w:r>
      <w:ins w:id="1447" w:author="Walter Chris" w:date="2020-10-03T08:28:00Z">
        <w:r w:rsidR="003D0A7B" w:rsidRPr="00E3236C">
          <w:rPr>
            <w:lang w:eastAsia="zh-CN"/>
          </w:rPr>
          <w:t xml:space="preserve"> </w:t>
        </w:r>
      </w:ins>
      <w:r w:rsidR="008D5547" w:rsidRPr="00E3236C">
        <w:rPr>
          <w:lang w:eastAsia="zh-CN"/>
        </w:rPr>
        <w:t xml:space="preserve">3 </w:t>
      </w:r>
      <w:r w:rsidR="00917079" w:rsidRPr="00E3236C">
        <w:rPr>
          <w:lang w:eastAsia="zh-CN"/>
        </w:rPr>
        <w:t>illustrate</w:t>
      </w:r>
      <w:r w:rsidR="008D5547" w:rsidRPr="00E3236C">
        <w:rPr>
          <w:lang w:eastAsia="zh-CN"/>
        </w:rPr>
        <w:t xml:space="preserve">s that there are </w:t>
      </w:r>
      <w:r w:rsidR="00126F30" w:rsidRPr="00E3236C">
        <w:rPr>
          <w:lang w:eastAsia="zh-CN"/>
        </w:rPr>
        <w:t>11</w:t>
      </w:r>
      <w:r w:rsidR="008D5547" w:rsidRPr="00E3236C">
        <w:rPr>
          <w:lang w:eastAsia="zh-CN"/>
        </w:rPr>
        <w:t xml:space="preserve"> meta-modules </w:t>
      </w:r>
      <w:r w:rsidR="00A76F0B" w:rsidRPr="00E3236C">
        <w:rPr>
          <w:lang w:eastAsia="zh-CN"/>
        </w:rPr>
        <w:t xml:space="preserve">for </w:t>
      </w:r>
      <w:r w:rsidR="0025332E" w:rsidRPr="00E3236C">
        <w:rPr>
          <w:lang w:eastAsia="zh-CN"/>
        </w:rPr>
        <w:t>methylation</w:t>
      </w:r>
      <w:r w:rsidR="00A76F0B" w:rsidRPr="00E3236C">
        <w:rPr>
          <w:lang w:eastAsia="zh-CN"/>
        </w:rPr>
        <w:t xml:space="preserve"> eigengene.</w:t>
      </w:r>
      <w:r w:rsidR="009F228C" w:rsidRPr="00E3236C">
        <w:rPr>
          <w:lang w:eastAsia="zh-CN"/>
        </w:rPr>
        <w:t xml:space="preserve"> </w:t>
      </w:r>
      <w:r w:rsidR="00B663F1" w:rsidRPr="00E3236C">
        <w:rPr>
          <w:lang w:eastAsia="zh-CN"/>
        </w:rPr>
        <w:t xml:space="preserve">Methylation trait falls </w:t>
      </w:r>
      <w:del w:id="1448" w:author="Walter Chris" w:date="2020-10-03T08:28:00Z">
        <w:r w:rsidR="00B663F1" w:rsidRPr="00E3236C" w:rsidDel="003D0A7B">
          <w:rPr>
            <w:lang w:eastAsia="zh-CN"/>
          </w:rPr>
          <w:delText xml:space="preserve">within </w:delText>
        </w:r>
      </w:del>
      <w:ins w:id="1449" w:author="Walter Chris" w:date="2020-10-03T08:28:00Z">
        <w:r w:rsidR="003D0A7B" w:rsidRPr="00E3236C">
          <w:rPr>
            <w:lang w:eastAsia="zh-CN"/>
          </w:rPr>
          <w:t xml:space="preserve">in </w:t>
        </w:r>
      </w:ins>
      <w:r w:rsidR="00B663F1" w:rsidRPr="00E3236C">
        <w:rPr>
          <w:lang w:eastAsia="zh-CN"/>
        </w:rPr>
        <w:t xml:space="preserve">the meta-module grouping together </w:t>
      </w:r>
      <w:ins w:id="1450" w:author="Walter Chris" w:date="2020-10-03T08:28:00Z">
        <w:r w:rsidR="003D0A7B" w:rsidRPr="00E3236C">
          <w:rPr>
            <w:lang w:eastAsia="zh-CN"/>
          </w:rPr>
          <w:t xml:space="preserve">(e.g., </w:t>
        </w:r>
      </w:ins>
      <w:r w:rsidR="00B663F1" w:rsidRPr="00E3236C">
        <w:rPr>
          <w:lang w:eastAsia="zh-CN"/>
        </w:rPr>
        <w:t xml:space="preserve">the greenyellow, green, turquoise, magenta, brown </w:t>
      </w:r>
      <w:del w:id="1451" w:author="Walter Chris" w:date="2020-10-03T08:28:00Z">
        <w:r w:rsidR="00B663F1" w:rsidRPr="00E3236C" w:rsidDel="003D0A7B">
          <w:rPr>
            <w:lang w:eastAsia="zh-CN"/>
          </w:rPr>
          <w:delText xml:space="preserve">etc. </w:delText>
        </w:r>
      </w:del>
      <w:r w:rsidR="00B663F1" w:rsidRPr="00E3236C">
        <w:rPr>
          <w:lang w:eastAsia="zh-CN"/>
        </w:rPr>
        <w:t>modules</w:t>
      </w:r>
      <w:ins w:id="1452" w:author="Walter Chris" w:date="2020-10-03T08:28:00Z">
        <w:r w:rsidR="003D0A7B" w:rsidRPr="00E3236C">
          <w:rPr>
            <w:lang w:eastAsia="zh-CN"/>
          </w:rPr>
          <w:t>)</w:t>
        </w:r>
      </w:ins>
      <w:r w:rsidR="00B663F1" w:rsidRPr="00E3236C">
        <w:rPr>
          <w:lang w:eastAsia="zh-CN"/>
        </w:rPr>
        <w:t xml:space="preserve">. </w:t>
      </w:r>
      <w:del w:id="1453" w:author="Walter Chris" w:date="2020-10-03T08:26:00Z">
        <w:r w:rsidR="00267E44" w:rsidRPr="00E3236C" w:rsidDel="003D0A7B">
          <w:rPr>
            <w:lang w:eastAsia="zh-CN"/>
          </w:rPr>
          <w:delText xml:space="preserve">In </w:delText>
        </w:r>
      </w:del>
      <w:ins w:id="1454" w:author="Walter Chris" w:date="2020-10-03T08:26:00Z">
        <w:r w:rsidR="003D0A7B" w:rsidRPr="00E3236C">
          <w:rPr>
            <w:lang w:eastAsia="zh-CN"/>
          </w:rPr>
          <w:t>P</w:t>
        </w:r>
      </w:ins>
      <w:del w:id="1455" w:author="Walter Chris" w:date="2020-10-03T08:26:00Z">
        <w:r w:rsidR="00267E44" w:rsidRPr="00E3236C" w:rsidDel="003D0A7B">
          <w:rPr>
            <w:lang w:eastAsia="zh-CN"/>
          </w:rPr>
          <w:delText>p</w:delText>
        </w:r>
      </w:del>
      <w:r w:rsidR="00267E44" w:rsidRPr="00E3236C">
        <w:rPr>
          <w:lang w:eastAsia="zh-CN"/>
        </w:rPr>
        <w:t>ractic</w:t>
      </w:r>
      <w:ins w:id="1456" w:author="Walter Chris" w:date="2020-10-03T08:26:00Z">
        <w:r w:rsidR="003D0A7B" w:rsidRPr="00E3236C">
          <w:rPr>
            <w:lang w:eastAsia="zh-CN"/>
          </w:rPr>
          <w:t>ally</w:t>
        </w:r>
      </w:ins>
      <w:del w:id="1457" w:author="Walter Chris" w:date="2020-10-03T08:26:00Z">
        <w:r w:rsidR="00267E44" w:rsidRPr="00E3236C" w:rsidDel="003D0A7B">
          <w:rPr>
            <w:lang w:eastAsia="zh-CN"/>
          </w:rPr>
          <w:delText>e</w:delText>
        </w:r>
      </w:del>
      <w:r w:rsidR="00267E44" w:rsidRPr="00E3236C">
        <w:rPr>
          <w:lang w:eastAsia="zh-CN"/>
        </w:rPr>
        <w:t xml:space="preserve">, </w:t>
      </w:r>
      <w:del w:id="1458" w:author="Walter Chris" w:date="2020-10-03T08:26:00Z">
        <w:r w:rsidR="00267E44" w:rsidRPr="00E3236C" w:rsidDel="003D0A7B">
          <w:rPr>
            <w:lang w:eastAsia="zh-CN"/>
          </w:rPr>
          <w:delText xml:space="preserve">it is difficult to determine </w:delText>
        </w:r>
      </w:del>
      <w:del w:id="1459" w:author="Walter Chris" w:date="2020-10-03T08:27:00Z">
        <w:r w:rsidR="00267E44" w:rsidRPr="00E3236C" w:rsidDel="003D0A7B">
          <w:rPr>
            <w:lang w:eastAsia="zh-CN"/>
          </w:rPr>
          <w:delText>whether</w:delText>
        </w:r>
      </w:del>
      <w:ins w:id="1460" w:author="Walter Chris" w:date="2020-10-03T08:27:00Z">
        <w:r w:rsidR="003D0A7B" w:rsidRPr="00E3236C">
          <w:rPr>
            <w:lang w:eastAsia="zh-CN"/>
          </w:rPr>
          <w:t>if</w:t>
        </w:r>
      </w:ins>
      <w:r w:rsidR="00267E44" w:rsidRPr="00E3236C">
        <w:rPr>
          <w:lang w:eastAsia="zh-CN"/>
        </w:rPr>
        <w:t xml:space="preserve"> the modules underlying a meta-module are truly distinct</w:t>
      </w:r>
      <w:ins w:id="1461" w:author="Walter Chris" w:date="2020-10-03T08:27:00Z">
        <w:r w:rsidR="003D0A7B" w:rsidRPr="00E3236C">
          <w:rPr>
            <w:lang w:eastAsia="zh-CN"/>
          </w:rPr>
          <w:t>,</w:t>
        </w:r>
      </w:ins>
      <w:r w:rsidR="00267E44" w:rsidRPr="00E3236C">
        <w:rPr>
          <w:lang w:eastAsia="zh-CN"/>
        </w:rPr>
        <w:t xml:space="preserve"> or </w:t>
      </w:r>
      <w:del w:id="1462" w:author="Walter Chris" w:date="2020-10-03T08:27:00Z">
        <w:r w:rsidR="00267E44" w:rsidRPr="00E3236C" w:rsidDel="003D0A7B">
          <w:rPr>
            <w:lang w:eastAsia="zh-CN"/>
          </w:rPr>
          <w:delText xml:space="preserve">whether </w:delText>
        </w:r>
      </w:del>
      <w:ins w:id="1463" w:author="Walter Chris" w:date="2020-10-03T08:27:00Z">
        <w:r w:rsidR="003D0A7B" w:rsidRPr="00E3236C">
          <w:rPr>
            <w:lang w:eastAsia="zh-CN"/>
          </w:rPr>
          <w:t xml:space="preserve">if </w:t>
        </w:r>
      </w:ins>
      <w:r w:rsidR="00267E44" w:rsidRPr="00E3236C">
        <w:rPr>
          <w:lang w:eastAsia="zh-CN"/>
        </w:rPr>
        <w:t xml:space="preserve">they </w:t>
      </w:r>
      <w:del w:id="1464" w:author="Walter Chris" w:date="2020-10-03T08:27:00Z">
        <w:r w:rsidR="00267E44" w:rsidRPr="00E3236C" w:rsidDel="003D0A7B">
          <w:rPr>
            <w:lang w:eastAsia="zh-CN"/>
          </w:rPr>
          <w:delText xml:space="preserve">should </w:delText>
        </w:r>
      </w:del>
      <w:ins w:id="1465" w:author="Walter Chris" w:date="2020-10-03T08:27:00Z">
        <w:r w:rsidR="003D0A7B" w:rsidRPr="00E3236C">
          <w:rPr>
            <w:lang w:eastAsia="zh-CN"/>
          </w:rPr>
          <w:t xml:space="preserve">are required to </w:t>
        </w:r>
      </w:ins>
      <w:r w:rsidR="00267E44" w:rsidRPr="00E3236C">
        <w:rPr>
          <w:lang w:eastAsia="zh-CN"/>
        </w:rPr>
        <w:t>be merged</w:t>
      </w:r>
      <w:ins w:id="1466" w:author="Walter Chris" w:date="2020-10-03T08:26:00Z">
        <w:r w:rsidR="003D0A7B" w:rsidRPr="00E3236C">
          <w:rPr>
            <w:lang w:eastAsia="zh-CN"/>
          </w:rPr>
          <w:t xml:space="preserve"> </w:t>
        </w:r>
      </w:ins>
      <w:ins w:id="1467" w:author="Walter Chris" w:date="2020-10-03T08:27:00Z">
        <w:r w:rsidR="003D0A7B" w:rsidRPr="00E3236C">
          <w:rPr>
            <w:lang w:eastAsia="zh-CN"/>
          </w:rPr>
          <w:t>are</w:t>
        </w:r>
      </w:ins>
      <w:ins w:id="1468" w:author="Walter Chris" w:date="2020-10-03T08:26:00Z">
        <w:r w:rsidR="003D0A7B" w:rsidRPr="00E3236C">
          <w:rPr>
            <w:lang w:eastAsia="zh-CN"/>
          </w:rPr>
          <w:t xml:space="preserve"> </w:t>
        </w:r>
      </w:ins>
      <w:ins w:id="1469" w:author="Walter Chris" w:date="2020-10-03T08:27:00Z">
        <w:r w:rsidR="003D0A7B" w:rsidRPr="00E3236C">
          <w:rPr>
            <w:lang w:eastAsia="zh-CN"/>
          </w:rPr>
          <w:t>hard</w:t>
        </w:r>
      </w:ins>
      <w:ins w:id="1470" w:author="Walter Chris" w:date="2020-10-03T08:26:00Z">
        <w:r w:rsidR="003D0A7B" w:rsidRPr="00E3236C">
          <w:rPr>
            <w:lang w:eastAsia="zh-CN"/>
          </w:rPr>
          <w:t xml:space="preserve"> to </w:t>
        </w:r>
      </w:ins>
      <w:ins w:id="1471" w:author="Walter Chris" w:date="2020-10-03T08:27:00Z">
        <w:r w:rsidR="003D0A7B" w:rsidRPr="00E3236C">
          <w:rPr>
            <w:lang w:eastAsia="zh-CN"/>
          </w:rPr>
          <w:t>verify</w:t>
        </w:r>
      </w:ins>
      <w:r w:rsidR="00267E44" w:rsidRPr="00E3236C">
        <w:rPr>
          <w:lang w:eastAsia="zh-CN"/>
        </w:rPr>
        <w:t xml:space="preserve">. Sometimes gene ontology information </w:t>
      </w:r>
      <w:del w:id="1472" w:author="Walter Chris" w:date="2020-10-03T08:27:00Z">
        <w:r w:rsidR="00267E44" w:rsidRPr="00E3236C" w:rsidDel="003D0A7B">
          <w:rPr>
            <w:lang w:eastAsia="zh-CN"/>
          </w:rPr>
          <w:delText xml:space="preserve">can </w:delText>
        </w:r>
      </w:del>
      <w:ins w:id="1473" w:author="Walter Chris" w:date="2020-10-03T08:27:00Z">
        <w:r w:rsidR="003D0A7B" w:rsidRPr="00E3236C">
          <w:rPr>
            <w:lang w:eastAsia="zh-CN"/>
          </w:rPr>
          <w:t xml:space="preserve">is capable of </w:t>
        </w:r>
      </w:ins>
      <w:del w:id="1474" w:author="Walter Chris" w:date="2020-10-03T08:27:00Z">
        <w:r w:rsidR="00267E44" w:rsidRPr="00E3236C" w:rsidDel="003D0A7B">
          <w:rPr>
            <w:lang w:eastAsia="zh-CN"/>
          </w:rPr>
          <w:delText xml:space="preserve">provide </w:delText>
        </w:r>
      </w:del>
      <w:ins w:id="1475" w:author="Walter Chris" w:date="2020-10-03T08:27:00Z">
        <w:r w:rsidR="003D0A7B" w:rsidRPr="00E3236C">
          <w:rPr>
            <w:lang w:eastAsia="zh-CN"/>
          </w:rPr>
          <w:t xml:space="preserve">presenting several </w:t>
        </w:r>
      </w:ins>
      <w:r w:rsidR="00267E44" w:rsidRPr="00E3236C">
        <w:rPr>
          <w:lang w:eastAsia="zh-CN"/>
        </w:rPr>
        <w:t>some clues.</w:t>
      </w:r>
    </w:p>
    <w:p w14:paraId="016FA722" w14:textId="76DA32B7" w:rsidR="00F43957" w:rsidRPr="00E3236C" w:rsidRDefault="00F43957" w:rsidP="00F43957">
      <w:pPr>
        <w:pStyle w:val="Heading2"/>
        <w:rPr>
          <w:lang w:eastAsia="zh-CN"/>
        </w:rPr>
      </w:pPr>
      <w:r w:rsidRPr="00E3236C">
        <w:rPr>
          <w:lang w:eastAsia="zh-CN"/>
        </w:rPr>
        <w:t>4.</w:t>
      </w:r>
      <w:r w:rsidR="00C6188B" w:rsidRPr="00E3236C">
        <w:rPr>
          <w:lang w:eastAsia="zh-CN"/>
        </w:rPr>
        <w:t>2</w:t>
      </w:r>
      <w:r w:rsidRPr="00E3236C">
        <w:t xml:space="preserve"> </w:t>
      </w:r>
      <w:r w:rsidRPr="00E3236C">
        <w:rPr>
          <w:lang w:eastAsia="zh-CN"/>
        </w:rPr>
        <w:t>Performance comparison of different gene fea-ture selection</w:t>
      </w:r>
    </w:p>
    <w:bookmarkEnd w:id="1374"/>
    <w:p w14:paraId="1325D081" w14:textId="722ADF9F" w:rsidR="00AD398C" w:rsidRPr="00E3236C" w:rsidRDefault="00AD398C" w:rsidP="001B1BE6">
      <w:pPr>
        <w:widowControl/>
        <w:tabs>
          <w:tab w:val="left" w:pos="200"/>
        </w:tabs>
        <w:rPr>
          <w:rFonts w:ascii="Palatino Linotype" w:eastAsia="SimSun" w:hAnsi="Palatino Linotype"/>
          <w:kern w:val="2"/>
          <w:szCs w:val="19"/>
          <w:lang w:eastAsia="zh-CN"/>
        </w:rPr>
      </w:pPr>
      <w:r w:rsidRPr="00E3236C">
        <w:rPr>
          <w:rFonts w:ascii="Palatino Linotype" w:eastAsia="SimSun" w:hAnsi="Palatino Linotype"/>
          <w:kern w:val="2"/>
          <w:szCs w:val="19"/>
          <w:lang w:eastAsia="zh-CN"/>
        </w:rPr>
        <w:t xml:space="preserve">In this section, </w:t>
      </w:r>
      <w:del w:id="1476" w:author="Walter Chris" w:date="2020-10-05T10:54:00Z">
        <w:r w:rsidRPr="00E3236C" w:rsidDel="00CE76C6">
          <w:rPr>
            <w:rFonts w:ascii="Palatino Linotype" w:eastAsia="SimSun" w:hAnsi="Palatino Linotype"/>
            <w:kern w:val="2"/>
            <w:szCs w:val="19"/>
            <w:lang w:eastAsia="zh-CN"/>
          </w:rPr>
          <w:delText xml:space="preserve">we </w:delText>
        </w:r>
      </w:del>
      <w:ins w:id="1477" w:author="Walter Chris" w:date="2020-10-05T10:54:00Z">
        <w:r w:rsidR="00CE76C6" w:rsidRPr="00E3236C">
          <w:rPr>
            <w:rFonts w:ascii="Palatino Linotype" w:eastAsia="SimSun" w:hAnsi="Palatino Linotype"/>
            <w:kern w:val="2"/>
            <w:szCs w:val="19"/>
            <w:lang w:eastAsia="zh-CN"/>
          </w:rPr>
          <w:t>this study test</w:t>
        </w:r>
      </w:ins>
      <w:ins w:id="1478" w:author="Walter Chris" w:date="2020-10-05T10:55:00Z">
        <w:r w:rsidR="00CE76C6" w:rsidRPr="00E3236C">
          <w:rPr>
            <w:rFonts w:ascii="Palatino Linotype" w:eastAsia="SimSun" w:hAnsi="Palatino Linotype"/>
            <w:kern w:val="2"/>
            <w:szCs w:val="19"/>
            <w:lang w:eastAsia="zh-CN"/>
          </w:rPr>
          <w:t>s</w:t>
        </w:r>
      </w:ins>
      <w:ins w:id="1479" w:author="Walter Chris" w:date="2020-10-05T10:54:00Z">
        <w:r w:rsidR="00CE76C6" w:rsidRPr="00E3236C">
          <w:rPr>
            <w:rFonts w:ascii="Palatino Linotype" w:eastAsia="SimSun" w:hAnsi="Palatino Linotype"/>
            <w:kern w:val="2"/>
            <w:szCs w:val="19"/>
            <w:lang w:eastAsia="zh-CN"/>
          </w:rPr>
          <w:t xml:space="preserve"> </w:t>
        </w:r>
      </w:ins>
      <w:del w:id="1480" w:author="Walter Chris" w:date="2020-10-05T10:54:00Z">
        <w:r w:rsidRPr="00E3236C" w:rsidDel="00CE76C6">
          <w:rPr>
            <w:rFonts w:ascii="Palatino Linotype" w:eastAsia="SimSun" w:hAnsi="Palatino Linotype"/>
            <w:kern w:val="2"/>
            <w:szCs w:val="19"/>
            <w:lang w:eastAsia="zh-CN"/>
          </w:rPr>
          <w:delText xml:space="preserve">tested </w:delText>
        </w:r>
      </w:del>
      <w:r w:rsidRPr="00E3236C">
        <w:rPr>
          <w:rFonts w:ascii="Palatino Linotype" w:eastAsia="SimSun" w:hAnsi="Palatino Linotype"/>
          <w:kern w:val="2"/>
          <w:szCs w:val="19"/>
          <w:lang w:eastAsia="zh-CN"/>
        </w:rPr>
        <w:t xml:space="preserve">three gene feature selection </w:t>
      </w:r>
      <w:del w:id="1481" w:author="Walter Chris" w:date="2020-10-04T20:15:00Z">
        <w:r w:rsidRPr="00E3236C" w:rsidDel="00156F9F">
          <w:rPr>
            <w:rFonts w:ascii="Palatino Linotype" w:eastAsia="SimSun" w:hAnsi="Palatino Linotype"/>
            <w:kern w:val="2"/>
            <w:szCs w:val="19"/>
            <w:lang w:eastAsia="zh-CN"/>
          </w:rPr>
          <w:delText>methods</w:delText>
        </w:r>
      </w:del>
      <w:ins w:id="1482" w:author="Walter Chris" w:date="2020-10-04T20:15:00Z">
        <w:r w:rsidR="00156F9F" w:rsidRPr="00E3236C">
          <w:rPr>
            <w:rFonts w:ascii="Palatino Linotype" w:eastAsia="SimSun" w:hAnsi="Palatino Linotype"/>
            <w:kern w:val="2"/>
            <w:szCs w:val="19"/>
            <w:lang w:eastAsia="zh-CN"/>
          </w:rPr>
          <w:t>approaches</w:t>
        </w:r>
      </w:ins>
      <w:r w:rsidRPr="00E3236C">
        <w:rPr>
          <w:rFonts w:ascii="Palatino Linotype" w:eastAsia="SimSun" w:hAnsi="Palatino Linotype"/>
          <w:kern w:val="2"/>
          <w:szCs w:val="19"/>
          <w:lang w:eastAsia="zh-CN"/>
        </w:rPr>
        <w:t>: DA, lmQCM, and WGCNA.</w:t>
      </w:r>
      <w:r w:rsidRPr="00E3236C">
        <w:rPr>
          <w:rFonts w:ascii="Palatino Linotype" w:eastAsia="Times New Roman" w:hAnsi="Palatino Linotype"/>
          <w:kern w:val="0"/>
          <w:szCs w:val="19"/>
        </w:rPr>
        <w:t xml:space="preserve"> We set the number of DA encoder layer nodes as 100, and activation function as 'sigmoid'. In </w:t>
      </w:r>
      <w:r w:rsidRPr="00E3236C">
        <w:rPr>
          <w:rFonts w:ascii="Palatino Linotype" w:eastAsia="SimSun" w:hAnsi="Palatino Linotype"/>
          <w:kern w:val="2"/>
          <w:szCs w:val="19"/>
          <w:lang w:eastAsia="zh-CN"/>
        </w:rPr>
        <w:t xml:space="preserve">lmQCM, we set parameters with </w:t>
      </w:r>
      <w:r w:rsidRPr="00E3236C">
        <w:rPr>
          <w:rFonts w:ascii="Palatino Linotype" w:eastAsia="SimSun" w:hAnsi="Palatino Linotype"/>
          <w:kern w:val="2"/>
          <w:position w:val="-8"/>
          <w:szCs w:val="19"/>
          <w:lang w:eastAsia="zh-CN"/>
        </w:rPr>
        <w:object w:dxaOrig="740" w:dyaOrig="260" w14:anchorId="6788B6AE">
          <v:shape id="_x0000_i1086" type="#_x0000_t75" style="width:51.45pt;height:15.45pt" o:ole="">
            <v:imagedata r:id="rId131" o:title=""/>
          </v:shape>
          <o:OLEObject Type="Embed" ProgID="Equation.DSMT4" ShapeID="_x0000_i1086" DrawAspect="Content" ObjectID="_1672482981" r:id="rId132"/>
        </w:object>
      </w:r>
      <w:r w:rsidRPr="00E3236C">
        <w:rPr>
          <w:rFonts w:ascii="Palatino Linotype" w:eastAsia="SimSun" w:hAnsi="Palatino Linotype"/>
          <w:kern w:val="2"/>
          <w:position w:val="-8"/>
          <w:szCs w:val="19"/>
          <w:lang w:eastAsia="zh-CN"/>
        </w:rPr>
        <w:object w:dxaOrig="420" w:dyaOrig="260" w14:anchorId="02D52D25">
          <v:shape id="_x0000_i1087" type="#_x0000_t75" style="width:30.85pt;height:15.45pt" o:ole="">
            <v:imagedata r:id="rId133" o:title=""/>
          </v:shape>
          <o:OLEObject Type="Embed" ProgID="Equation.DSMT4" ShapeID="_x0000_i1087" DrawAspect="Content" ObjectID="_1672482982" r:id="rId134"/>
        </w:object>
      </w:r>
      <w:r w:rsidRPr="00E3236C">
        <w:rPr>
          <w:rFonts w:ascii="Palatino Linotype" w:eastAsia="SimSun" w:hAnsi="Palatino Linotype"/>
          <w:kern w:val="2"/>
          <w:position w:val="-8"/>
          <w:szCs w:val="19"/>
          <w:lang w:eastAsia="zh-CN"/>
        </w:rPr>
        <w:object w:dxaOrig="499" w:dyaOrig="260" w14:anchorId="4731A88D">
          <v:shape id="_x0000_i1088" type="#_x0000_t75" style="width:36pt;height:15.45pt" o:ole="">
            <v:imagedata r:id="rId135" o:title=""/>
          </v:shape>
          <o:OLEObject Type="Embed" ProgID="Equation.DSMT4" ShapeID="_x0000_i1088" DrawAspect="Content" ObjectID="_1672482983" r:id="rId136"/>
        </w:object>
      </w:r>
      <w:r w:rsidRPr="00E3236C">
        <w:rPr>
          <w:rFonts w:ascii="Palatino Linotype" w:eastAsia="SimSun" w:hAnsi="Palatino Linotype"/>
          <w:kern w:val="2"/>
          <w:szCs w:val="19"/>
          <w:lang w:eastAsia="zh-CN"/>
        </w:rPr>
        <w:t>and</w:t>
      </w:r>
      <w:r w:rsidRPr="00E3236C">
        <w:rPr>
          <w:rFonts w:ascii="Palatino Linotype" w:eastAsia="SimSun" w:hAnsi="Palatino Linotype"/>
          <w:kern w:val="2"/>
          <w:position w:val="-8"/>
          <w:szCs w:val="19"/>
          <w:lang w:eastAsia="zh-CN"/>
        </w:rPr>
        <w:object w:dxaOrig="680" w:dyaOrig="260" w14:anchorId="571C0755">
          <v:shape id="_x0000_i1089" type="#_x0000_t75" style="width:46.3pt;height:15.45pt" o:ole="">
            <v:imagedata r:id="rId137" o:title=""/>
          </v:shape>
          <o:OLEObject Type="Embed" ProgID="Equation.DSMT4" ShapeID="_x0000_i1089" DrawAspect="Content" ObjectID="_1672482984" r:id="rId138"/>
        </w:object>
      </w:r>
      <w:r w:rsidRPr="00E3236C">
        <w:rPr>
          <w:rFonts w:ascii="Palatino Linotype" w:eastAsia="SimSun" w:hAnsi="Palatino Linotype"/>
          <w:kern w:val="2"/>
          <w:szCs w:val="19"/>
          <w:lang w:eastAsia="zh-CN"/>
        </w:rPr>
        <w:t xml:space="preserve">To WGCNA, we </w:t>
      </w:r>
      <w:r w:rsidR="004168DA" w:rsidRPr="00E3236C">
        <w:rPr>
          <w:rFonts w:ascii="Palatino Linotype" w:eastAsia="SimSun" w:hAnsi="Palatino Linotype"/>
          <w:kern w:val="2"/>
          <w:szCs w:val="19"/>
          <w:lang w:eastAsia="zh-CN"/>
        </w:rPr>
        <w:t xml:space="preserve">still </w:t>
      </w:r>
      <w:r w:rsidR="003D1213" w:rsidRPr="00E3236C">
        <w:rPr>
          <w:rFonts w:ascii="Palatino Linotype" w:eastAsia="SimSun" w:hAnsi="Palatino Linotype"/>
          <w:kern w:val="2"/>
          <w:szCs w:val="19"/>
          <w:lang w:eastAsia="zh-CN"/>
        </w:rPr>
        <w:t>use the</w:t>
      </w:r>
      <w:r w:rsidRPr="00E3236C">
        <w:rPr>
          <w:rFonts w:ascii="Palatino Linotype" w:eastAsia="SimSun" w:hAnsi="Palatino Linotype"/>
          <w:kern w:val="2"/>
          <w:szCs w:val="19"/>
          <w:lang w:eastAsia="zh-CN"/>
        </w:rPr>
        <w:t xml:space="preserve"> </w:t>
      </w:r>
      <w:r w:rsidR="003D1213" w:rsidRPr="00E3236C">
        <w:rPr>
          <w:rFonts w:ascii="Palatino Linotype" w:eastAsia="SimSun" w:hAnsi="Palatino Linotype"/>
          <w:kern w:val="2"/>
          <w:szCs w:val="19"/>
          <w:lang w:eastAsia="zh-CN"/>
        </w:rPr>
        <w:t xml:space="preserve">parameters </w:t>
      </w:r>
      <w:r w:rsidR="00A22761" w:rsidRPr="00E3236C">
        <w:rPr>
          <w:rFonts w:ascii="Palatino Linotype" w:eastAsia="SimSun" w:hAnsi="Palatino Linotype"/>
          <w:kern w:val="2"/>
          <w:szCs w:val="19"/>
          <w:lang w:eastAsia="zh-CN"/>
        </w:rPr>
        <w:t>in section 4.1</w:t>
      </w:r>
      <w:r w:rsidRPr="00E3236C">
        <w:rPr>
          <w:rFonts w:ascii="Palatino Linotype" w:eastAsia="SimSun" w:hAnsi="Palatino Linotype"/>
          <w:kern w:val="2"/>
          <w:szCs w:val="19"/>
          <w:lang w:eastAsia="zh-CN"/>
        </w:rPr>
        <w:t xml:space="preserve">. </w:t>
      </w:r>
      <w:r w:rsidRPr="00E3236C">
        <w:rPr>
          <w:rFonts w:ascii="Palatino Linotype" w:eastAsia="Times New Roman" w:hAnsi="Palatino Linotype"/>
          <w:kern w:val="0"/>
          <w:szCs w:val="19"/>
        </w:rPr>
        <w:t xml:space="preserve">Through </w:t>
      </w:r>
      <w:del w:id="1483" w:author="Walter Chris" w:date="2020-10-04T14:15:00Z">
        <w:r w:rsidRPr="00E3236C" w:rsidDel="004B3170">
          <w:rPr>
            <w:rFonts w:ascii="Palatino Linotype" w:eastAsia="Times New Roman" w:hAnsi="Palatino Linotype"/>
            <w:kern w:val="0"/>
            <w:szCs w:val="19"/>
          </w:rPr>
          <w:delText xml:space="preserve">these </w:delText>
        </w:r>
      </w:del>
      <w:ins w:id="1484" w:author="Walter Chris" w:date="2020-10-04T14:15:00Z">
        <w:r w:rsidR="004B3170" w:rsidRPr="00E3236C">
          <w:rPr>
            <w:rFonts w:ascii="Palatino Linotype" w:eastAsia="Times New Roman" w:hAnsi="Palatino Linotype"/>
            <w:kern w:val="0"/>
            <w:szCs w:val="19"/>
          </w:rPr>
          <w:t xml:space="preserve">the mentioned </w:t>
        </w:r>
      </w:ins>
      <w:r w:rsidRPr="00E3236C">
        <w:rPr>
          <w:rFonts w:ascii="Palatino Linotype" w:eastAsia="Times New Roman" w:hAnsi="Palatino Linotype"/>
          <w:kern w:val="0"/>
          <w:szCs w:val="19"/>
        </w:rPr>
        <w:t xml:space="preserve">three different </w:t>
      </w:r>
      <w:del w:id="1485" w:author="Walter Chris" w:date="2020-10-04T20:15:00Z">
        <w:r w:rsidRPr="00E3236C" w:rsidDel="00156F9F">
          <w:rPr>
            <w:rFonts w:ascii="Palatino Linotype" w:eastAsia="Times New Roman" w:hAnsi="Palatino Linotype"/>
            <w:kern w:val="0"/>
            <w:szCs w:val="19"/>
          </w:rPr>
          <w:delText>methods</w:delText>
        </w:r>
      </w:del>
      <w:ins w:id="1486" w:author="Walter Chris" w:date="2020-10-04T20:15:00Z">
        <w:r w:rsidR="00156F9F" w:rsidRPr="00E3236C">
          <w:rPr>
            <w:rFonts w:ascii="Palatino Linotype" w:eastAsia="Times New Roman" w:hAnsi="Palatino Linotype"/>
            <w:kern w:val="0"/>
            <w:szCs w:val="19"/>
          </w:rPr>
          <w:t>approaches</w:t>
        </w:r>
      </w:ins>
      <w:r w:rsidRPr="00E3236C">
        <w:rPr>
          <w:rFonts w:ascii="Palatino Linotype" w:eastAsia="Times New Roman" w:hAnsi="Palatino Linotype"/>
          <w:kern w:val="0"/>
          <w:szCs w:val="19"/>
        </w:rPr>
        <w:t xml:space="preserve">, methylation and mRNA features after dimensionality reduction can be obtained. </w:t>
      </w:r>
      <w:del w:id="1487" w:author="Walter Chris" w:date="2020-10-04T20:20:00Z">
        <w:r w:rsidRPr="00E3236C" w:rsidDel="0076621E">
          <w:rPr>
            <w:rFonts w:ascii="Palatino Linotype" w:eastAsia="Times New Roman" w:hAnsi="Palatino Linotype"/>
            <w:kern w:val="0"/>
            <w:szCs w:val="19"/>
          </w:rPr>
          <w:delText xml:space="preserve">We use </w:delText>
        </w:r>
      </w:del>
      <w:ins w:id="1488" w:author="Walter Chris" w:date="2020-10-04T20:20:00Z">
        <w:r w:rsidR="0076621E" w:rsidRPr="00E3236C">
          <w:rPr>
            <w:rFonts w:ascii="Palatino Linotype" w:eastAsia="Times New Roman" w:hAnsi="Palatino Linotype"/>
            <w:kern w:val="0"/>
            <w:szCs w:val="19"/>
          </w:rPr>
          <w:t xml:space="preserve">The present study employs </w:t>
        </w:r>
      </w:ins>
      <w:r w:rsidRPr="00E3236C">
        <w:rPr>
          <w:rFonts w:ascii="Palatino Linotype" w:eastAsia="Times New Roman" w:hAnsi="Palatino Linotype"/>
          <w:kern w:val="0"/>
          <w:szCs w:val="19"/>
        </w:rPr>
        <w:t xml:space="preserve">DA algorithm to obtain 100 methylation features and 100 mRNA features respectively. </w:t>
      </w:r>
      <w:del w:id="1489" w:author="Walter Chris" w:date="2020-10-04T20:20:00Z">
        <w:r w:rsidRPr="00E3236C" w:rsidDel="0076621E">
          <w:rPr>
            <w:rFonts w:ascii="Palatino Linotype" w:eastAsia="Times New Roman" w:hAnsi="Palatino Linotype"/>
            <w:kern w:val="0"/>
            <w:szCs w:val="19"/>
          </w:rPr>
          <w:delText xml:space="preserve">We use </w:delText>
        </w:r>
      </w:del>
      <w:ins w:id="1490" w:author="Walter Chris" w:date="2020-10-04T20:20:00Z">
        <w:r w:rsidR="0076621E" w:rsidRPr="00E3236C">
          <w:rPr>
            <w:rFonts w:ascii="Palatino Linotype" w:eastAsia="Times New Roman" w:hAnsi="Palatino Linotype"/>
            <w:kern w:val="0"/>
            <w:szCs w:val="19"/>
          </w:rPr>
          <w:t xml:space="preserve">The present study employs </w:t>
        </w:r>
      </w:ins>
      <w:r w:rsidRPr="00E3236C">
        <w:rPr>
          <w:rFonts w:ascii="Palatino Linotype" w:eastAsia="Times New Roman" w:hAnsi="Palatino Linotype"/>
          <w:kern w:val="0"/>
          <w:szCs w:val="19"/>
        </w:rPr>
        <w:t xml:space="preserve">lmQCM algorithm to obtain 33 methylation features and 24 mRNA features respectively. Similarly, </w:t>
      </w:r>
      <w:del w:id="1491" w:author="Walter Chris" w:date="2020-10-04T20:20:00Z">
        <w:r w:rsidRPr="00E3236C" w:rsidDel="0076621E">
          <w:rPr>
            <w:rFonts w:ascii="Palatino Linotype" w:eastAsia="Times New Roman" w:hAnsi="Palatino Linotype"/>
            <w:kern w:val="0"/>
            <w:szCs w:val="19"/>
          </w:rPr>
          <w:delText xml:space="preserve">we use </w:delText>
        </w:r>
      </w:del>
      <w:ins w:id="1492" w:author="Walter Chris" w:date="2020-10-04T20:20:00Z">
        <w:r w:rsidR="0076621E" w:rsidRPr="00E3236C">
          <w:rPr>
            <w:rFonts w:ascii="Palatino Linotype" w:eastAsia="Times New Roman" w:hAnsi="Palatino Linotype"/>
            <w:kern w:val="0"/>
            <w:szCs w:val="19"/>
          </w:rPr>
          <w:t xml:space="preserve">the present study employs </w:t>
        </w:r>
      </w:ins>
      <w:r w:rsidRPr="00E3236C">
        <w:rPr>
          <w:rFonts w:ascii="Palatino Linotype" w:eastAsia="Times New Roman" w:hAnsi="Palatino Linotype"/>
          <w:kern w:val="0"/>
          <w:szCs w:val="19"/>
        </w:rPr>
        <w:t xml:space="preserve">WGCNA algorithm to </w:t>
      </w:r>
      <w:ins w:id="1493" w:author="Walter Chris" w:date="2020-10-05T10:52:00Z">
        <w:r w:rsidR="00541C0A" w:rsidRPr="00E3236C">
          <w:rPr>
            <w:rFonts w:ascii="Palatino Linotype" w:eastAsia="Times New Roman" w:hAnsi="Palatino Linotype"/>
            <w:kern w:val="0"/>
            <w:szCs w:val="19"/>
          </w:rPr>
          <w:t xml:space="preserve">respectively </w:t>
        </w:r>
      </w:ins>
      <w:del w:id="1494" w:author="Walter Chris" w:date="2020-10-05T10:52:00Z">
        <w:r w:rsidRPr="00E3236C" w:rsidDel="00541C0A">
          <w:rPr>
            <w:rFonts w:ascii="Palatino Linotype" w:eastAsia="Times New Roman" w:hAnsi="Palatino Linotype"/>
            <w:kern w:val="0"/>
            <w:szCs w:val="19"/>
          </w:rPr>
          <w:delText xml:space="preserve">obtain </w:delText>
        </w:r>
      </w:del>
      <w:ins w:id="1495" w:author="Walter Chris" w:date="2020-10-05T10:52:00Z">
        <w:r w:rsidR="00541C0A" w:rsidRPr="00E3236C">
          <w:rPr>
            <w:rFonts w:ascii="Palatino Linotype" w:eastAsia="Times New Roman" w:hAnsi="Palatino Linotype"/>
            <w:kern w:val="0"/>
            <w:szCs w:val="19"/>
          </w:rPr>
          <w:t xml:space="preserve">acquire </w:t>
        </w:r>
      </w:ins>
      <w:r w:rsidRPr="00E3236C">
        <w:rPr>
          <w:rFonts w:ascii="Palatino Linotype" w:eastAsia="Times New Roman" w:hAnsi="Palatino Linotype"/>
          <w:kern w:val="0"/>
          <w:szCs w:val="19"/>
        </w:rPr>
        <w:t>1</w:t>
      </w:r>
      <w:r w:rsidR="004168DA" w:rsidRPr="00E3236C">
        <w:rPr>
          <w:rFonts w:ascii="Palatino Linotype" w:eastAsia="Times New Roman" w:hAnsi="Palatino Linotype"/>
          <w:kern w:val="0"/>
          <w:szCs w:val="19"/>
        </w:rPr>
        <w:t>1</w:t>
      </w:r>
      <w:r w:rsidRPr="00E3236C">
        <w:rPr>
          <w:rFonts w:ascii="Palatino Linotype" w:eastAsia="Times New Roman" w:hAnsi="Palatino Linotype"/>
          <w:kern w:val="0"/>
          <w:szCs w:val="19"/>
        </w:rPr>
        <w:t xml:space="preserve"> methylation features and 2</w:t>
      </w:r>
      <w:r w:rsidR="004168DA" w:rsidRPr="00E3236C">
        <w:rPr>
          <w:rFonts w:ascii="Palatino Linotype" w:eastAsia="Times New Roman" w:hAnsi="Palatino Linotype"/>
          <w:kern w:val="0"/>
          <w:szCs w:val="19"/>
        </w:rPr>
        <w:t>5</w:t>
      </w:r>
      <w:r w:rsidRPr="00E3236C">
        <w:rPr>
          <w:rFonts w:ascii="Palatino Linotype" w:eastAsia="Times New Roman" w:hAnsi="Palatino Linotype"/>
          <w:kern w:val="0"/>
          <w:szCs w:val="19"/>
        </w:rPr>
        <w:t xml:space="preserve"> mRNA features</w:t>
      </w:r>
      <w:del w:id="1496" w:author="Walter Chris" w:date="2020-10-05T10:52:00Z">
        <w:r w:rsidRPr="00E3236C" w:rsidDel="00541C0A">
          <w:rPr>
            <w:rFonts w:ascii="Palatino Linotype" w:eastAsia="Times New Roman" w:hAnsi="Palatino Linotype"/>
            <w:kern w:val="0"/>
            <w:szCs w:val="19"/>
          </w:rPr>
          <w:delText xml:space="preserve"> respectively</w:delText>
        </w:r>
      </w:del>
      <w:r w:rsidRPr="00E3236C">
        <w:rPr>
          <w:rFonts w:ascii="Palatino Linotype" w:eastAsia="Times New Roman" w:hAnsi="Palatino Linotype"/>
          <w:kern w:val="0"/>
          <w:szCs w:val="19"/>
        </w:rPr>
        <w:t>. We combine methylation and mRNA features in series and obtain 200, 57, and 3</w:t>
      </w:r>
      <w:r w:rsidR="004168DA" w:rsidRPr="00E3236C">
        <w:rPr>
          <w:rFonts w:ascii="Palatino Linotype" w:eastAsia="Times New Roman" w:hAnsi="Palatino Linotype"/>
          <w:kern w:val="0"/>
          <w:szCs w:val="19"/>
        </w:rPr>
        <w:t>6</w:t>
      </w:r>
      <w:r w:rsidRPr="00E3236C">
        <w:rPr>
          <w:rFonts w:ascii="Palatino Linotype" w:eastAsia="Times New Roman" w:hAnsi="Palatino Linotype"/>
          <w:kern w:val="0"/>
          <w:szCs w:val="19"/>
        </w:rPr>
        <w:t xml:space="preserve">-dimensional features in three different </w:t>
      </w:r>
      <w:del w:id="1497" w:author="Walter Chris" w:date="2020-10-04T20:15:00Z">
        <w:r w:rsidRPr="00E3236C" w:rsidDel="00156F9F">
          <w:rPr>
            <w:rFonts w:ascii="Palatino Linotype" w:eastAsia="Times New Roman" w:hAnsi="Palatino Linotype"/>
            <w:kern w:val="0"/>
            <w:szCs w:val="19"/>
          </w:rPr>
          <w:delText>methods</w:delText>
        </w:r>
      </w:del>
      <w:ins w:id="1498" w:author="Walter Chris" w:date="2020-10-04T20:15:00Z">
        <w:r w:rsidR="00156F9F" w:rsidRPr="00E3236C">
          <w:rPr>
            <w:rFonts w:ascii="Palatino Linotype" w:eastAsia="Times New Roman" w:hAnsi="Palatino Linotype"/>
            <w:kern w:val="0"/>
            <w:szCs w:val="19"/>
          </w:rPr>
          <w:t>approaches</w:t>
        </w:r>
      </w:ins>
      <w:r w:rsidRPr="00E3236C">
        <w:rPr>
          <w:rFonts w:ascii="Palatino Linotype" w:eastAsia="Times New Roman" w:hAnsi="Palatino Linotype"/>
          <w:kern w:val="0"/>
          <w:szCs w:val="19"/>
        </w:rPr>
        <w:t xml:space="preserve">. We test each integrated feature and compare performance between different </w:t>
      </w:r>
      <w:del w:id="1499" w:author="Walter Chris" w:date="2020-10-04T20:15:00Z">
        <w:r w:rsidRPr="00E3236C" w:rsidDel="00156F9F">
          <w:rPr>
            <w:rFonts w:ascii="Palatino Linotype" w:eastAsia="Times New Roman" w:hAnsi="Palatino Linotype"/>
            <w:kern w:val="0"/>
            <w:szCs w:val="19"/>
          </w:rPr>
          <w:delText>methods</w:delText>
        </w:r>
      </w:del>
      <w:ins w:id="1500" w:author="Walter Chris" w:date="2020-10-04T20:15:00Z">
        <w:r w:rsidR="00156F9F" w:rsidRPr="00E3236C">
          <w:rPr>
            <w:rFonts w:ascii="Palatino Linotype" w:eastAsia="Times New Roman" w:hAnsi="Palatino Linotype"/>
            <w:kern w:val="0"/>
            <w:szCs w:val="19"/>
          </w:rPr>
          <w:t>approaches</w:t>
        </w:r>
      </w:ins>
      <w:r w:rsidRPr="00E3236C">
        <w:rPr>
          <w:rFonts w:ascii="Palatino Linotype" w:eastAsia="Times New Roman" w:hAnsi="Palatino Linotype"/>
          <w:kern w:val="0"/>
          <w:szCs w:val="19"/>
        </w:rPr>
        <w:t xml:space="preserve"> with C-index value. Table </w:t>
      </w:r>
      <w:r w:rsidR="00C16357" w:rsidRPr="00E3236C">
        <w:rPr>
          <w:rFonts w:ascii="Palatino Linotype" w:eastAsia="Times New Roman" w:hAnsi="Palatino Linotype"/>
          <w:kern w:val="0"/>
          <w:szCs w:val="19"/>
        </w:rPr>
        <w:t>4</w:t>
      </w:r>
      <w:r w:rsidRPr="00E3236C">
        <w:rPr>
          <w:rFonts w:ascii="Palatino Linotype" w:eastAsia="Times New Roman" w:hAnsi="Palatino Linotype"/>
          <w:kern w:val="0"/>
          <w:szCs w:val="19"/>
        </w:rPr>
        <w:t xml:space="preserve"> summarizes the performance comparison of three </w:t>
      </w:r>
      <w:del w:id="1501" w:author="Walter Chris" w:date="2020-10-04T20:15:00Z">
        <w:r w:rsidRPr="00E3236C" w:rsidDel="00156F9F">
          <w:rPr>
            <w:rFonts w:ascii="Palatino Linotype" w:eastAsia="Times New Roman" w:hAnsi="Palatino Linotype"/>
            <w:kern w:val="0"/>
            <w:szCs w:val="19"/>
          </w:rPr>
          <w:delText>methods</w:delText>
        </w:r>
      </w:del>
      <w:ins w:id="1502" w:author="Walter Chris" w:date="2020-10-04T20:15:00Z">
        <w:r w:rsidR="00156F9F" w:rsidRPr="00E3236C">
          <w:rPr>
            <w:rFonts w:ascii="Palatino Linotype" w:eastAsia="Times New Roman" w:hAnsi="Palatino Linotype"/>
            <w:kern w:val="0"/>
            <w:szCs w:val="19"/>
          </w:rPr>
          <w:t>approaches</w:t>
        </w:r>
      </w:ins>
      <w:r w:rsidRPr="00E3236C">
        <w:rPr>
          <w:rFonts w:ascii="Palatino Linotype" w:eastAsia="Times New Roman" w:hAnsi="Palatino Linotype"/>
          <w:kern w:val="0"/>
          <w:szCs w:val="19"/>
        </w:rPr>
        <w:t xml:space="preserve">. </w:t>
      </w:r>
      <w:r w:rsidRPr="00E3236C">
        <w:rPr>
          <w:rFonts w:ascii="Palatino Linotype" w:eastAsia="SimSun" w:hAnsi="Palatino Linotype"/>
          <w:kern w:val="2"/>
          <w:szCs w:val="19"/>
          <w:lang w:eastAsia="zh-CN"/>
        </w:rPr>
        <w:t>For the sake of fairness</w:t>
      </w:r>
      <w:r w:rsidRPr="00E3236C">
        <w:rPr>
          <w:rFonts w:ascii="Palatino Linotype" w:eastAsia="Times New Roman" w:hAnsi="Palatino Linotype"/>
          <w:kern w:val="0"/>
          <w:szCs w:val="19"/>
        </w:rPr>
        <w:t xml:space="preserve"> </w:t>
      </w:r>
      <w:r w:rsidRPr="00E3236C">
        <w:rPr>
          <w:rFonts w:ascii="Palatino Linotype" w:eastAsia="SimSun" w:hAnsi="Palatino Linotype"/>
          <w:kern w:val="2"/>
          <w:szCs w:val="19"/>
          <w:lang w:eastAsia="zh-CN"/>
        </w:rPr>
        <w:t xml:space="preserve">and convenience, </w:t>
      </w:r>
      <w:del w:id="1503" w:author="Walter Chris" w:date="2020-10-02T23:52:00Z">
        <w:r w:rsidRPr="00E3236C" w:rsidDel="002D50E3">
          <w:rPr>
            <w:rFonts w:ascii="Palatino Linotype" w:eastAsia="SimSun" w:hAnsi="Palatino Linotype"/>
            <w:kern w:val="2"/>
            <w:szCs w:val="19"/>
            <w:lang w:eastAsia="zh-CN"/>
          </w:rPr>
          <w:delText xml:space="preserve">we only carry </w:delText>
        </w:r>
      </w:del>
      <w:ins w:id="1504" w:author="Walter Chris" w:date="2020-10-02T23:52:00Z">
        <w:r w:rsidR="002D50E3" w:rsidRPr="00E3236C">
          <w:rPr>
            <w:rFonts w:ascii="Palatino Linotype" w:eastAsia="SimSun" w:hAnsi="Palatino Linotype"/>
            <w:kern w:val="2"/>
            <w:szCs w:val="19"/>
            <w:lang w:eastAsia="zh-CN"/>
          </w:rPr>
          <w:t xml:space="preserve">this study only carries </w:t>
        </w:r>
      </w:ins>
      <w:r w:rsidRPr="00E3236C">
        <w:rPr>
          <w:rFonts w:ascii="Palatino Linotype" w:eastAsia="SimSun" w:hAnsi="Palatino Linotype"/>
          <w:kern w:val="2"/>
          <w:szCs w:val="19"/>
          <w:lang w:eastAsia="zh-CN"/>
        </w:rPr>
        <w:t>out the same loss function, i.e. main loss (</w:t>
      </w:r>
      <w:r w:rsidRPr="00E3236C">
        <w:rPr>
          <w:rFonts w:ascii="Palatino Linotype" w:eastAsia="SimSun" w:hAnsi="Palatino Linotype"/>
          <w:i/>
          <w:kern w:val="2"/>
          <w:szCs w:val="19"/>
          <w:lang w:eastAsia="zh-CN"/>
        </w:rPr>
        <w:t>L</w:t>
      </w:r>
      <w:r w:rsidRPr="00E3236C">
        <w:rPr>
          <w:rFonts w:ascii="Palatino Linotype" w:eastAsia="SimSun" w:hAnsi="Palatino Linotype"/>
          <w:i/>
          <w:kern w:val="2"/>
          <w:szCs w:val="19"/>
          <w:vertAlign w:val="subscript"/>
          <w:lang w:eastAsia="zh-CN"/>
        </w:rPr>
        <w:t>main</w:t>
      </w:r>
      <w:r w:rsidRPr="00E3236C">
        <w:rPr>
          <w:rFonts w:ascii="Palatino Linotype" w:eastAsia="SimSun" w:hAnsi="Palatino Linotype"/>
          <w:kern w:val="2"/>
          <w:szCs w:val="19"/>
          <w:lang w:eastAsia="zh-CN"/>
        </w:rPr>
        <w:t>), and the same biLSTM structure.</w:t>
      </w:r>
    </w:p>
    <w:p w14:paraId="58888708" w14:textId="77777777" w:rsidR="007F1E57" w:rsidRPr="00E3236C" w:rsidRDefault="007F1E57" w:rsidP="001B1BE6">
      <w:pPr>
        <w:widowControl/>
        <w:tabs>
          <w:tab w:val="left" w:pos="200"/>
        </w:tabs>
        <w:rPr>
          <w:rFonts w:ascii="Palatino Linotype" w:eastAsia="SimSun" w:hAnsi="Palatino Linotype"/>
          <w:kern w:val="2"/>
          <w:szCs w:val="19"/>
          <w:lang w:eastAsia="zh-CN"/>
        </w:rPr>
      </w:pPr>
    </w:p>
    <w:p w14:paraId="56520049" w14:textId="583A7E88" w:rsidR="001B1BE6" w:rsidRPr="00E3236C" w:rsidRDefault="001B1BE6" w:rsidP="001B1BE6">
      <w:pPr>
        <w:pStyle w:val="PARAGRAPH"/>
        <w:spacing w:after="80" w:line="200" w:lineRule="exact"/>
        <w:ind w:firstLine="238"/>
        <w:jc w:val="center"/>
        <w:rPr>
          <w:rFonts w:ascii="Palatino Linotype" w:eastAsia="SimSun" w:hAnsi="Palatino Linotype"/>
          <w:kern w:val="2"/>
          <w:szCs w:val="19"/>
          <w:lang w:eastAsia="zh-CN"/>
        </w:rPr>
      </w:pPr>
      <w:r w:rsidRPr="00E3236C">
        <w:rPr>
          <w:rFonts w:ascii="Helvetica" w:hAnsi="Helvetica"/>
        </w:rPr>
        <w:t xml:space="preserve">TABLE </w:t>
      </w:r>
      <w:r w:rsidR="00192C33" w:rsidRPr="00E3236C">
        <w:rPr>
          <w:rFonts w:ascii="Helvetica" w:hAnsi="Helvetica"/>
        </w:rPr>
        <w:t>4</w:t>
      </w:r>
      <w:r w:rsidRPr="00E3236C">
        <w:rPr>
          <w:rFonts w:ascii="Helvetica" w:hAnsi="Helvetica"/>
        </w:rPr>
        <w:br/>
        <w:t xml:space="preserve">Comparison of performance of three gene feature selection </w:t>
      </w:r>
      <w:del w:id="1505" w:author="Walter Chris" w:date="2020-10-04T20:15:00Z">
        <w:r w:rsidRPr="00E3236C" w:rsidDel="00156F9F">
          <w:rPr>
            <w:rFonts w:ascii="Helvetica" w:hAnsi="Helvetica"/>
          </w:rPr>
          <w:delText>methods</w:delText>
        </w:r>
      </w:del>
      <w:ins w:id="1506" w:author="Walter Chris" w:date="2020-10-04T20:15:00Z">
        <w:r w:rsidR="00156F9F" w:rsidRPr="00E3236C">
          <w:rPr>
            <w:rFonts w:ascii="Helvetica" w:hAnsi="Helvetica"/>
          </w:rPr>
          <w:t>approaches</w:t>
        </w:r>
      </w:ins>
      <w:r w:rsidRPr="00E3236C">
        <w:rPr>
          <w:rFonts w:ascii="Helvetica" w:hAnsi="Helvetica"/>
        </w:rPr>
        <w:t xml:space="preserve"> with C-index</w:t>
      </w:r>
    </w:p>
    <w:p w14:paraId="2CBCA2E8" w14:textId="77777777" w:rsidR="00AD398C" w:rsidRPr="00E3236C" w:rsidRDefault="00AD398C" w:rsidP="00AD398C">
      <w:pPr>
        <w:widowControl/>
        <w:tabs>
          <w:tab w:val="left" w:pos="200"/>
        </w:tabs>
        <w:spacing w:line="220" w:lineRule="exact"/>
        <w:rPr>
          <w:rFonts w:ascii="Times New Roman" w:eastAsia="SimSun" w:hAnsi="Times New Roman"/>
          <w:kern w:val="2"/>
          <w:sz w:val="20"/>
          <w:lang w:eastAsia="zh-CN"/>
        </w:rPr>
      </w:pPr>
    </w:p>
    <w:tbl>
      <w:tblPr>
        <w:tblW w:w="0" w:type="auto"/>
        <w:jc w:val="center"/>
        <w:tblBorders>
          <w:top w:val="single" w:sz="12" w:space="0" w:color="000000"/>
          <w:bottom w:val="single" w:sz="12" w:space="0" w:color="000000"/>
        </w:tblBorders>
        <w:tblLook w:val="04A0" w:firstRow="1" w:lastRow="0" w:firstColumn="1" w:lastColumn="0" w:noHBand="0" w:noVBand="1"/>
      </w:tblPr>
      <w:tblGrid>
        <w:gridCol w:w="2694"/>
        <w:gridCol w:w="992"/>
      </w:tblGrid>
      <w:tr w:rsidR="00AD398C" w:rsidRPr="00E3236C" w14:paraId="019D59E5" w14:textId="77777777" w:rsidTr="00F022EC">
        <w:trPr>
          <w:trHeight w:hRule="exact" w:val="444"/>
          <w:jc w:val="center"/>
        </w:trPr>
        <w:tc>
          <w:tcPr>
            <w:tcW w:w="2694" w:type="dxa"/>
            <w:tcBorders>
              <w:top w:val="single" w:sz="12" w:space="0" w:color="000000"/>
              <w:bottom w:val="single" w:sz="4" w:space="0" w:color="auto"/>
            </w:tcBorders>
            <w:vAlign w:val="center"/>
          </w:tcPr>
          <w:p w14:paraId="5BC2610A" w14:textId="41A1818A" w:rsidR="00AD398C" w:rsidRPr="00E3236C" w:rsidRDefault="00AD398C" w:rsidP="00AD398C">
            <w:pPr>
              <w:autoSpaceDE w:val="0"/>
              <w:autoSpaceDN w:val="0"/>
              <w:spacing w:line="240" w:lineRule="auto"/>
              <w:jc w:val="left"/>
              <w:rPr>
                <w:rFonts w:ascii="Palatino Linotype" w:eastAsia="SimSun" w:hAnsi="Palatino Linotype"/>
                <w:b/>
                <w:bCs/>
                <w:i/>
                <w:iCs/>
                <w:kern w:val="0"/>
                <w:sz w:val="16"/>
                <w:szCs w:val="16"/>
                <w:lang w:eastAsia="zh-CN"/>
              </w:rPr>
            </w:pPr>
          </w:p>
        </w:tc>
        <w:tc>
          <w:tcPr>
            <w:tcW w:w="992" w:type="dxa"/>
            <w:tcBorders>
              <w:top w:val="single" w:sz="12" w:space="0" w:color="000000"/>
              <w:bottom w:val="single" w:sz="4" w:space="0" w:color="auto"/>
            </w:tcBorders>
            <w:vAlign w:val="center"/>
          </w:tcPr>
          <w:p w14:paraId="4B11B6C4" w14:textId="2B4999E4" w:rsidR="00AD398C" w:rsidRPr="00E3236C" w:rsidRDefault="00AD398C" w:rsidP="00AD398C">
            <w:pPr>
              <w:autoSpaceDE w:val="0"/>
              <w:autoSpaceDN w:val="0"/>
              <w:spacing w:line="240" w:lineRule="auto"/>
              <w:jc w:val="left"/>
              <w:rPr>
                <w:rFonts w:ascii="Palatino Linotype" w:eastAsia="SimSun" w:hAnsi="Palatino Linotype"/>
                <w:b/>
                <w:i/>
                <w:iCs/>
                <w:snapToGrid w:val="0"/>
                <w:color w:val="000000"/>
                <w:kern w:val="0"/>
                <w:sz w:val="16"/>
                <w:szCs w:val="16"/>
                <w:lang w:eastAsia="zh-CN"/>
              </w:rPr>
            </w:pPr>
          </w:p>
        </w:tc>
      </w:tr>
      <w:tr w:rsidR="00AD398C" w:rsidRPr="00E3236C" w14:paraId="09A57A06" w14:textId="77777777" w:rsidTr="00F022EC">
        <w:trPr>
          <w:trHeight w:hRule="exact" w:val="340"/>
          <w:jc w:val="center"/>
        </w:trPr>
        <w:tc>
          <w:tcPr>
            <w:tcW w:w="2694" w:type="dxa"/>
            <w:shd w:val="clear" w:color="auto" w:fill="F3F3F3"/>
            <w:vAlign w:val="center"/>
          </w:tcPr>
          <w:p w14:paraId="0C8E4DC2" w14:textId="752D4257" w:rsidR="00AD398C" w:rsidRPr="00E3236C" w:rsidRDefault="00AD398C" w:rsidP="00AD398C">
            <w:pPr>
              <w:autoSpaceDE w:val="0"/>
              <w:autoSpaceDN w:val="0"/>
              <w:spacing w:line="240" w:lineRule="auto"/>
              <w:ind w:firstLineChars="400" w:firstLine="760"/>
              <w:jc w:val="left"/>
              <w:rPr>
                <w:rFonts w:ascii="Palatino Linotype" w:eastAsia="SimSun" w:hAnsi="Palatino Linotype"/>
                <w:bCs/>
                <w:kern w:val="0"/>
                <w:szCs w:val="19"/>
                <w:lang w:eastAsia="zh-CN"/>
              </w:rPr>
            </w:pPr>
          </w:p>
        </w:tc>
        <w:tc>
          <w:tcPr>
            <w:tcW w:w="992" w:type="dxa"/>
            <w:shd w:val="clear" w:color="auto" w:fill="F3F3F3"/>
            <w:vAlign w:val="center"/>
          </w:tcPr>
          <w:p w14:paraId="4A49BB5B" w14:textId="6BF3706F" w:rsidR="00AD398C" w:rsidRPr="00E3236C" w:rsidRDefault="00AD398C" w:rsidP="00AD398C">
            <w:pPr>
              <w:autoSpaceDE w:val="0"/>
              <w:autoSpaceDN w:val="0"/>
              <w:spacing w:line="240" w:lineRule="auto"/>
              <w:jc w:val="center"/>
              <w:rPr>
                <w:rFonts w:ascii="Palatino Linotype" w:eastAsia="SimSun" w:hAnsi="Palatino Linotype"/>
                <w:bCs/>
                <w:color w:val="000000"/>
                <w:kern w:val="0"/>
                <w:szCs w:val="19"/>
                <w:lang w:eastAsia="zh-CN"/>
              </w:rPr>
            </w:pPr>
          </w:p>
        </w:tc>
      </w:tr>
      <w:tr w:rsidR="00AD398C" w:rsidRPr="00E3236C" w14:paraId="6FD3E05E" w14:textId="77777777" w:rsidTr="00F022EC">
        <w:trPr>
          <w:trHeight w:hRule="exact" w:val="340"/>
          <w:jc w:val="center"/>
        </w:trPr>
        <w:tc>
          <w:tcPr>
            <w:tcW w:w="2694" w:type="dxa"/>
            <w:shd w:val="clear" w:color="auto" w:fill="auto"/>
            <w:vAlign w:val="center"/>
          </w:tcPr>
          <w:p w14:paraId="2C46FFD0" w14:textId="76AA8B6E" w:rsidR="00AD398C" w:rsidRPr="00E3236C" w:rsidRDefault="00AD398C" w:rsidP="00AD398C">
            <w:pPr>
              <w:autoSpaceDE w:val="0"/>
              <w:autoSpaceDN w:val="0"/>
              <w:spacing w:line="240" w:lineRule="auto"/>
              <w:ind w:firstLineChars="400" w:firstLine="760"/>
              <w:jc w:val="left"/>
              <w:rPr>
                <w:rFonts w:ascii="Palatino Linotype" w:eastAsia="SimSun" w:hAnsi="Palatino Linotype"/>
                <w:bCs/>
                <w:kern w:val="0"/>
                <w:szCs w:val="19"/>
                <w:lang w:eastAsia="zh-CN"/>
              </w:rPr>
            </w:pPr>
          </w:p>
        </w:tc>
        <w:tc>
          <w:tcPr>
            <w:tcW w:w="992" w:type="dxa"/>
            <w:shd w:val="clear" w:color="auto" w:fill="auto"/>
            <w:vAlign w:val="center"/>
          </w:tcPr>
          <w:p w14:paraId="3AD09AEA" w14:textId="6456F2B9" w:rsidR="00AD398C" w:rsidRPr="00E3236C" w:rsidRDefault="00AD398C" w:rsidP="00AD398C">
            <w:pPr>
              <w:autoSpaceDE w:val="0"/>
              <w:autoSpaceDN w:val="0"/>
              <w:spacing w:line="240" w:lineRule="auto"/>
              <w:jc w:val="center"/>
              <w:rPr>
                <w:rFonts w:ascii="Palatino Linotype" w:eastAsia="SimSun" w:hAnsi="Palatino Linotype"/>
                <w:bCs/>
                <w:color w:val="000000"/>
                <w:kern w:val="0"/>
                <w:szCs w:val="19"/>
                <w:lang w:eastAsia="zh-CN"/>
              </w:rPr>
            </w:pPr>
          </w:p>
        </w:tc>
      </w:tr>
      <w:tr w:rsidR="00AD398C" w:rsidRPr="00E3236C" w14:paraId="57BAAD3D" w14:textId="77777777" w:rsidTr="00F022EC">
        <w:trPr>
          <w:trHeight w:hRule="exact" w:val="340"/>
          <w:jc w:val="center"/>
        </w:trPr>
        <w:tc>
          <w:tcPr>
            <w:tcW w:w="2694" w:type="dxa"/>
            <w:shd w:val="pct5" w:color="auto" w:fill="auto"/>
            <w:vAlign w:val="center"/>
          </w:tcPr>
          <w:p w14:paraId="2E535C6D" w14:textId="1CC60275" w:rsidR="00AD398C" w:rsidRPr="00E3236C" w:rsidRDefault="00AD398C" w:rsidP="00AD398C">
            <w:pPr>
              <w:autoSpaceDE w:val="0"/>
              <w:autoSpaceDN w:val="0"/>
              <w:spacing w:line="240" w:lineRule="auto"/>
              <w:ind w:firstLineChars="400" w:firstLine="760"/>
              <w:jc w:val="left"/>
              <w:rPr>
                <w:rFonts w:ascii="Palatino Linotype" w:eastAsia="SimSun" w:hAnsi="Palatino Linotype"/>
                <w:bCs/>
                <w:kern w:val="0"/>
                <w:szCs w:val="19"/>
                <w:lang w:eastAsia="zh-CN"/>
              </w:rPr>
            </w:pPr>
          </w:p>
        </w:tc>
        <w:tc>
          <w:tcPr>
            <w:tcW w:w="992" w:type="dxa"/>
            <w:shd w:val="pct5" w:color="auto" w:fill="auto"/>
            <w:vAlign w:val="center"/>
          </w:tcPr>
          <w:p w14:paraId="4F0D9930" w14:textId="07B3EE34" w:rsidR="00AD398C" w:rsidRPr="00E3236C" w:rsidRDefault="00AD398C" w:rsidP="00AD398C">
            <w:pPr>
              <w:autoSpaceDE w:val="0"/>
              <w:autoSpaceDN w:val="0"/>
              <w:spacing w:line="240" w:lineRule="auto"/>
              <w:jc w:val="center"/>
              <w:rPr>
                <w:rFonts w:ascii="Palatino Linotype" w:eastAsia="SimSun" w:hAnsi="Palatino Linotype"/>
                <w:bCs/>
                <w:color w:val="000000"/>
                <w:kern w:val="0"/>
                <w:szCs w:val="19"/>
                <w:lang w:eastAsia="zh-CN"/>
              </w:rPr>
            </w:pPr>
          </w:p>
        </w:tc>
      </w:tr>
    </w:tbl>
    <w:p w14:paraId="2F94DF18" w14:textId="77777777" w:rsidR="00AD398C" w:rsidRPr="00E3236C" w:rsidRDefault="00AD398C" w:rsidP="00AD398C">
      <w:pPr>
        <w:widowControl/>
        <w:tabs>
          <w:tab w:val="left" w:pos="200"/>
        </w:tabs>
        <w:spacing w:line="220" w:lineRule="exact"/>
        <w:rPr>
          <w:rFonts w:ascii="Times New Roman" w:eastAsia="SimSun" w:hAnsi="Times New Roman"/>
          <w:kern w:val="2"/>
          <w:sz w:val="20"/>
          <w:lang w:eastAsia="zh-CN"/>
        </w:rPr>
      </w:pPr>
    </w:p>
    <w:p w14:paraId="03210812" w14:textId="60080F94" w:rsidR="00AD398C" w:rsidRPr="00E3236C" w:rsidRDefault="001B1BE6" w:rsidP="001B1BE6">
      <w:pPr>
        <w:widowControl/>
        <w:tabs>
          <w:tab w:val="left" w:pos="200"/>
        </w:tabs>
        <w:rPr>
          <w:rFonts w:ascii="Palatino Linotype" w:eastAsia="SimSun" w:hAnsi="Palatino Linotype"/>
          <w:kern w:val="2"/>
          <w:szCs w:val="19"/>
          <w:lang w:eastAsia="zh-CN"/>
        </w:rPr>
      </w:pPr>
      <w:r w:rsidRPr="00E3236C">
        <w:rPr>
          <w:rFonts w:ascii="Times New Roman" w:eastAsia="SimSun" w:hAnsi="Times New Roman"/>
          <w:kern w:val="2"/>
          <w:sz w:val="20"/>
          <w:lang w:eastAsia="zh-CN"/>
        </w:rPr>
        <w:t xml:space="preserve">   </w:t>
      </w:r>
      <w:r w:rsidR="00AD398C" w:rsidRPr="00E3236C">
        <w:rPr>
          <w:rFonts w:ascii="Palatino Linotype" w:eastAsia="SimSun" w:hAnsi="Palatino Linotype"/>
          <w:kern w:val="2"/>
          <w:szCs w:val="19"/>
          <w:lang w:eastAsia="zh-CN"/>
        </w:rPr>
        <w:t xml:space="preserve">As shown in Table </w:t>
      </w:r>
      <w:r w:rsidR="00192C33" w:rsidRPr="00E3236C">
        <w:rPr>
          <w:rFonts w:ascii="Palatino Linotype" w:eastAsia="SimSun" w:hAnsi="Palatino Linotype"/>
          <w:kern w:val="2"/>
          <w:szCs w:val="19"/>
          <w:lang w:eastAsia="zh-CN"/>
        </w:rPr>
        <w:t>4</w:t>
      </w:r>
      <w:r w:rsidR="00AD398C" w:rsidRPr="00E3236C">
        <w:rPr>
          <w:rFonts w:ascii="Palatino Linotype" w:eastAsia="SimSun" w:hAnsi="Palatino Linotype"/>
          <w:kern w:val="2"/>
          <w:szCs w:val="19"/>
          <w:lang w:eastAsia="zh-CN"/>
        </w:rPr>
        <w:t xml:space="preserve">, it can be found that </w:t>
      </w:r>
      <w:r w:rsidR="00AD398C" w:rsidRPr="00E3236C">
        <w:rPr>
          <w:rFonts w:ascii="Palatino Linotype" w:eastAsia="SimSun" w:hAnsi="Palatino Linotype"/>
          <w:bCs/>
          <w:kern w:val="0"/>
          <w:szCs w:val="19"/>
          <w:lang w:eastAsia="zh-CN"/>
        </w:rPr>
        <w:t xml:space="preserve">WGCNA and </w:t>
      </w:r>
      <w:r w:rsidR="00AD398C" w:rsidRPr="00E3236C">
        <w:rPr>
          <w:rFonts w:ascii="Palatino Linotype" w:eastAsia="SimSun" w:hAnsi="Palatino Linotype"/>
          <w:kern w:val="2"/>
          <w:szCs w:val="19"/>
          <w:lang w:eastAsia="zh-CN"/>
        </w:rPr>
        <w:t xml:space="preserve"> lmQCM </w:t>
      </w:r>
      <w:del w:id="1507" w:author="Walter Chris" w:date="2020-10-04T20:15:00Z">
        <w:r w:rsidR="00AD398C" w:rsidRPr="00E3236C" w:rsidDel="00156F9F">
          <w:rPr>
            <w:rFonts w:ascii="Palatino Linotype" w:eastAsia="SimSun" w:hAnsi="Palatino Linotype"/>
            <w:kern w:val="2"/>
            <w:szCs w:val="19"/>
            <w:lang w:eastAsia="zh-CN"/>
          </w:rPr>
          <w:delText>methods</w:delText>
        </w:r>
      </w:del>
      <w:ins w:id="1508" w:author="Walter Chris" w:date="2020-10-04T20:15:00Z">
        <w:r w:rsidR="00156F9F" w:rsidRPr="00E3236C">
          <w:rPr>
            <w:rFonts w:ascii="Palatino Linotype" w:eastAsia="SimSun" w:hAnsi="Palatino Linotype"/>
            <w:kern w:val="2"/>
            <w:szCs w:val="19"/>
            <w:lang w:eastAsia="zh-CN"/>
          </w:rPr>
          <w:t>approaches</w:t>
        </w:r>
      </w:ins>
      <w:r w:rsidR="00AD398C" w:rsidRPr="00E3236C">
        <w:rPr>
          <w:rFonts w:ascii="Palatino Linotype" w:eastAsia="SimSun" w:hAnsi="Palatino Linotype"/>
          <w:kern w:val="2"/>
          <w:szCs w:val="19"/>
          <w:lang w:eastAsia="zh-CN"/>
        </w:rPr>
        <w:t xml:space="preserve"> have better performance than DA. In the cross validation on the standard data set, </w:t>
      </w:r>
      <w:r w:rsidR="00AD398C" w:rsidRPr="00E3236C">
        <w:rPr>
          <w:rFonts w:ascii="Palatino Linotype" w:eastAsia="SimSun" w:hAnsi="Palatino Linotype"/>
          <w:kern w:val="2"/>
          <w:szCs w:val="19"/>
          <w:lang w:eastAsia="zh-CN"/>
        </w:rPr>
        <w:t xml:space="preserve">WGCNA is superior to lmQCM, but performance improvement is not obvious. Compared with the DA and lmQCM </w:t>
      </w:r>
      <w:del w:id="1509" w:author="Walter Chris" w:date="2020-10-04T20:15:00Z">
        <w:r w:rsidR="00AD398C" w:rsidRPr="00E3236C" w:rsidDel="00156F9F">
          <w:rPr>
            <w:rFonts w:ascii="Palatino Linotype" w:eastAsia="SimSun" w:hAnsi="Palatino Linotype"/>
            <w:kern w:val="2"/>
            <w:szCs w:val="19"/>
            <w:lang w:eastAsia="zh-CN"/>
          </w:rPr>
          <w:delText>methods</w:delText>
        </w:r>
      </w:del>
      <w:ins w:id="1510" w:author="Walter Chris" w:date="2020-10-04T20:15:00Z">
        <w:r w:rsidR="00156F9F" w:rsidRPr="00E3236C">
          <w:rPr>
            <w:rFonts w:ascii="Palatino Linotype" w:eastAsia="SimSun" w:hAnsi="Palatino Linotype"/>
            <w:kern w:val="2"/>
            <w:szCs w:val="19"/>
            <w:lang w:eastAsia="zh-CN"/>
          </w:rPr>
          <w:t>approaches</w:t>
        </w:r>
      </w:ins>
      <w:r w:rsidR="00AD398C" w:rsidRPr="00E3236C">
        <w:rPr>
          <w:rFonts w:ascii="Palatino Linotype" w:eastAsia="SimSun" w:hAnsi="Palatino Linotype"/>
          <w:kern w:val="2"/>
          <w:szCs w:val="19"/>
          <w:lang w:eastAsia="zh-CN"/>
        </w:rPr>
        <w:t>, the C-index of WGCNA is improved by 9.12% and 0.45%. Considering the similar computational complexity of WGCNA and lmQCM, we decided to adopt WGCNA method to extract gene features.</w:t>
      </w:r>
    </w:p>
    <w:p w14:paraId="253F4493" w14:textId="09E4CEB1" w:rsidR="00AD398C" w:rsidRPr="00E3236C" w:rsidRDefault="00755520" w:rsidP="001B1BE6">
      <w:pPr>
        <w:pStyle w:val="Heading2"/>
        <w:rPr>
          <w:lang w:eastAsia="zh-CN"/>
        </w:rPr>
      </w:pPr>
      <w:r w:rsidRPr="00E3236C">
        <w:rPr>
          <w:lang w:eastAsia="zh-CN"/>
        </w:rPr>
        <w:t>4</w:t>
      </w:r>
      <w:r w:rsidR="001B1BE6" w:rsidRPr="00E3236C">
        <w:rPr>
          <w:lang w:eastAsia="zh-CN"/>
        </w:rPr>
        <w:t>.</w:t>
      </w:r>
      <w:r w:rsidR="007E73ED" w:rsidRPr="00E3236C">
        <w:rPr>
          <w:lang w:eastAsia="zh-CN"/>
        </w:rPr>
        <w:t>3</w:t>
      </w:r>
      <w:r w:rsidR="001B1BE6" w:rsidRPr="00E3236C">
        <w:t xml:space="preserve"> </w:t>
      </w:r>
      <w:r w:rsidR="001B1BE6" w:rsidRPr="00E3236C">
        <w:rPr>
          <w:lang w:eastAsia="zh-CN"/>
        </w:rPr>
        <w:t xml:space="preserve">Performance comparison for a </w:t>
      </w:r>
      <w:r w:rsidR="009D03B8" w:rsidRPr="00E3236C">
        <w:rPr>
          <w:lang w:eastAsia="zh-CN"/>
        </w:rPr>
        <w:t>s</w:t>
      </w:r>
      <w:r w:rsidR="001B1BE6" w:rsidRPr="00E3236C">
        <w:rPr>
          <w:lang w:eastAsia="zh-CN"/>
        </w:rPr>
        <w:t xml:space="preserve">ingle </w:t>
      </w:r>
      <w:r w:rsidR="009D03B8" w:rsidRPr="00E3236C">
        <w:rPr>
          <w:lang w:eastAsia="zh-CN"/>
        </w:rPr>
        <w:t>f</w:t>
      </w:r>
      <w:r w:rsidR="001B1BE6" w:rsidRPr="00E3236C">
        <w:rPr>
          <w:lang w:eastAsia="zh-CN"/>
        </w:rPr>
        <w:t xml:space="preserve">eature </w:t>
      </w:r>
      <w:r w:rsidR="009D03B8" w:rsidRPr="00E3236C">
        <w:rPr>
          <w:lang w:eastAsia="zh-CN"/>
        </w:rPr>
        <w:t>s</w:t>
      </w:r>
      <w:r w:rsidR="001B1BE6" w:rsidRPr="00E3236C">
        <w:rPr>
          <w:lang w:eastAsia="zh-CN"/>
        </w:rPr>
        <w:t>et</w:t>
      </w:r>
    </w:p>
    <w:p w14:paraId="0736916D" w14:textId="70F7CFC6" w:rsidR="00AD398C" w:rsidRPr="00E3236C" w:rsidRDefault="00AD398C" w:rsidP="001B1BE6">
      <w:pPr>
        <w:widowControl/>
        <w:tabs>
          <w:tab w:val="left" w:pos="200"/>
        </w:tabs>
        <w:spacing w:line="230" w:lineRule="atLeast"/>
        <w:rPr>
          <w:rFonts w:ascii="Palatino Linotype" w:eastAsia="SimSun" w:hAnsi="Palatino Linotype"/>
          <w:kern w:val="2"/>
          <w:szCs w:val="19"/>
          <w:lang w:eastAsia="zh-CN"/>
        </w:rPr>
      </w:pPr>
      <w:r w:rsidRPr="00E3236C">
        <w:rPr>
          <w:rFonts w:ascii="Palatino Linotype" w:eastAsia="SimSun" w:hAnsi="Palatino Linotype"/>
          <w:kern w:val="2"/>
          <w:szCs w:val="19"/>
          <w:lang w:eastAsia="zh-CN"/>
        </w:rPr>
        <w:t xml:space="preserve">In this section, </w:t>
      </w:r>
      <w:del w:id="1511" w:author="Walter Chris" w:date="2020-10-05T10:53:00Z">
        <w:r w:rsidRPr="00E3236C" w:rsidDel="00CE76C6">
          <w:rPr>
            <w:rFonts w:ascii="Palatino Linotype" w:eastAsia="SimSun" w:hAnsi="Palatino Linotype"/>
            <w:kern w:val="2"/>
            <w:szCs w:val="19"/>
            <w:lang w:eastAsia="zh-CN"/>
          </w:rPr>
          <w:delText xml:space="preserve">we evaluate </w:delText>
        </w:r>
      </w:del>
      <w:ins w:id="1512" w:author="Walter Chris" w:date="2020-10-05T10:53:00Z">
        <w:r w:rsidR="00CE76C6" w:rsidRPr="00E3236C">
          <w:rPr>
            <w:rFonts w:ascii="Palatino Linotype" w:eastAsia="SimSun" w:hAnsi="Palatino Linotype"/>
            <w:kern w:val="2"/>
            <w:szCs w:val="19"/>
            <w:lang w:eastAsia="zh-CN"/>
          </w:rPr>
          <w:t xml:space="preserve">this study assesses </w:t>
        </w:r>
      </w:ins>
      <w:r w:rsidRPr="00E3236C">
        <w:rPr>
          <w:rFonts w:ascii="Palatino Linotype" w:eastAsia="SimSun" w:hAnsi="Palatino Linotype"/>
          <w:kern w:val="2"/>
          <w:szCs w:val="19"/>
          <w:lang w:eastAsia="zh-CN"/>
        </w:rPr>
        <w:t>the performance concerning the integrated feature set with different single feature set. After obtaining 2</w:t>
      </w:r>
      <w:r w:rsidR="00A06A4F" w:rsidRPr="00E3236C">
        <w:rPr>
          <w:rFonts w:ascii="Palatino Linotype" w:eastAsia="SimSun" w:hAnsi="Palatino Linotype"/>
          <w:kern w:val="2"/>
          <w:szCs w:val="19"/>
          <w:lang w:eastAsia="zh-CN"/>
        </w:rPr>
        <w:t>5</w:t>
      </w:r>
      <w:r w:rsidRPr="00E3236C">
        <w:rPr>
          <w:rFonts w:ascii="Palatino Linotype" w:eastAsia="SimSun" w:hAnsi="Palatino Linotype"/>
          <w:kern w:val="2"/>
          <w:szCs w:val="19"/>
          <w:lang w:eastAsia="zh-CN"/>
        </w:rPr>
        <w:t xml:space="preserve"> mRNA eigengenes and 1</w:t>
      </w:r>
      <w:r w:rsidR="00A06A4F" w:rsidRPr="00E3236C">
        <w:rPr>
          <w:rFonts w:ascii="Palatino Linotype" w:eastAsia="SimSun" w:hAnsi="Palatino Linotype"/>
          <w:kern w:val="2"/>
          <w:szCs w:val="19"/>
          <w:lang w:eastAsia="zh-CN"/>
        </w:rPr>
        <w:t>1</w:t>
      </w:r>
      <w:r w:rsidRPr="00E3236C">
        <w:rPr>
          <w:rFonts w:ascii="Palatino Linotype" w:eastAsia="SimSun" w:hAnsi="Palatino Linotype"/>
          <w:kern w:val="2"/>
          <w:szCs w:val="19"/>
          <w:lang w:eastAsia="zh-CN"/>
        </w:rPr>
        <w:t xml:space="preserve"> methylation eigengenes from WGCNA algorithm respectively, </w:t>
      </w:r>
      <w:del w:id="1513" w:author="Walter Chris" w:date="2020-10-05T10:53:00Z">
        <w:r w:rsidRPr="00E3236C" w:rsidDel="00CE76C6">
          <w:rPr>
            <w:rFonts w:ascii="Palatino Linotype" w:eastAsia="SimSun" w:hAnsi="Palatino Linotype"/>
            <w:kern w:val="2"/>
            <w:szCs w:val="19"/>
            <w:lang w:eastAsia="zh-CN"/>
          </w:rPr>
          <w:delText xml:space="preserve">we </w:delText>
        </w:r>
      </w:del>
      <w:ins w:id="1514" w:author="Walter Chris" w:date="2020-10-05T10:53:00Z">
        <w:r w:rsidR="00CE76C6" w:rsidRPr="00E3236C">
          <w:rPr>
            <w:rFonts w:ascii="Palatino Linotype" w:eastAsia="SimSun" w:hAnsi="Palatino Linotype"/>
            <w:kern w:val="2"/>
            <w:szCs w:val="19"/>
            <w:lang w:eastAsia="zh-CN"/>
          </w:rPr>
          <w:t xml:space="preserve">this study </w:t>
        </w:r>
      </w:ins>
      <w:r w:rsidRPr="00E3236C">
        <w:rPr>
          <w:rFonts w:ascii="Palatino Linotype" w:eastAsia="SimSun" w:hAnsi="Palatino Linotype"/>
          <w:kern w:val="2"/>
          <w:szCs w:val="19"/>
          <w:lang w:eastAsia="zh-CN"/>
        </w:rPr>
        <w:t>take</w:t>
      </w:r>
      <w:ins w:id="1515" w:author="Walter Chris" w:date="2020-10-05T10:54:00Z">
        <w:r w:rsidR="00CE76C6" w:rsidRPr="00E3236C">
          <w:rPr>
            <w:rFonts w:ascii="Palatino Linotype" w:eastAsia="SimSun" w:hAnsi="Palatino Linotype"/>
            <w:kern w:val="2"/>
            <w:szCs w:val="19"/>
            <w:lang w:eastAsia="zh-CN"/>
          </w:rPr>
          <w:t>s</w:t>
        </w:r>
      </w:ins>
      <w:r w:rsidRPr="00E3236C">
        <w:rPr>
          <w:rFonts w:ascii="Palatino Linotype" w:eastAsia="SimSun" w:hAnsi="Palatino Linotype"/>
          <w:kern w:val="2"/>
          <w:szCs w:val="19"/>
          <w:lang w:eastAsia="zh-CN"/>
        </w:rPr>
        <w:t xml:space="preserve"> the two eigengenes as two different single gene feature (named </w:t>
      </w:r>
      <w:r w:rsidRPr="00E3236C">
        <w:rPr>
          <w:rFonts w:ascii="Palatino Linotype" w:eastAsia="SimSun" w:hAnsi="Palatino Linotype"/>
          <w:i/>
          <w:iCs/>
          <w:kern w:val="2"/>
          <w:szCs w:val="19"/>
          <w:lang w:eastAsia="zh-CN"/>
        </w:rPr>
        <w:t>G</w:t>
      </w:r>
      <w:r w:rsidRPr="00E3236C">
        <w:rPr>
          <w:rFonts w:ascii="Palatino Linotype" w:eastAsia="SimSun" w:hAnsi="Palatino Linotype"/>
          <w:i/>
          <w:iCs/>
          <w:kern w:val="2"/>
          <w:szCs w:val="19"/>
          <w:vertAlign w:val="subscript"/>
          <w:lang w:eastAsia="zh-CN"/>
        </w:rPr>
        <w:t>mRNA</w:t>
      </w:r>
      <w:r w:rsidRPr="00E3236C">
        <w:rPr>
          <w:rFonts w:ascii="Palatino Linotype" w:eastAsia="SimSun" w:hAnsi="Palatino Linotype"/>
          <w:kern w:val="2"/>
          <w:szCs w:val="19"/>
          <w:lang w:eastAsia="zh-CN"/>
        </w:rPr>
        <w:t xml:space="preserve"> and </w:t>
      </w:r>
      <w:r w:rsidRPr="00E3236C">
        <w:rPr>
          <w:rFonts w:ascii="Palatino Linotype" w:eastAsia="SimSun" w:hAnsi="Palatino Linotype"/>
          <w:i/>
          <w:iCs/>
          <w:kern w:val="2"/>
          <w:szCs w:val="19"/>
          <w:lang w:eastAsia="zh-CN"/>
        </w:rPr>
        <w:t>G</w:t>
      </w:r>
      <w:r w:rsidRPr="00E3236C">
        <w:rPr>
          <w:rFonts w:ascii="Palatino Linotype" w:eastAsia="SimSun" w:hAnsi="Palatino Linotype"/>
          <w:i/>
          <w:iCs/>
          <w:kern w:val="2"/>
          <w:szCs w:val="19"/>
          <w:vertAlign w:val="subscript"/>
          <w:lang w:eastAsia="zh-CN"/>
        </w:rPr>
        <w:t>meth</w:t>
      </w:r>
      <w:r w:rsidRPr="00E3236C">
        <w:rPr>
          <w:rFonts w:ascii="Palatino Linotype" w:eastAsia="SimSun" w:hAnsi="Palatino Linotype"/>
          <w:kern w:val="2"/>
          <w:szCs w:val="19"/>
          <w:lang w:eastAsia="zh-CN"/>
        </w:rPr>
        <w:t>) inputs. We combine mRNA and methylation features in sequence and obtain a 3</w:t>
      </w:r>
      <w:r w:rsidR="009E2B62" w:rsidRPr="00E3236C">
        <w:rPr>
          <w:rFonts w:ascii="Palatino Linotype" w:eastAsia="SimSun" w:hAnsi="Palatino Linotype"/>
          <w:kern w:val="2"/>
          <w:szCs w:val="19"/>
          <w:lang w:eastAsia="zh-CN"/>
        </w:rPr>
        <w:t>6</w:t>
      </w:r>
      <w:r w:rsidRPr="00E3236C">
        <w:rPr>
          <w:rFonts w:ascii="Palatino Linotype" w:eastAsia="SimSun" w:hAnsi="Palatino Linotype"/>
          <w:kern w:val="2"/>
          <w:szCs w:val="19"/>
          <w:lang w:eastAsia="zh-CN"/>
        </w:rPr>
        <w:t xml:space="preserve">-dimensional feature vector which will be </w:t>
      </w:r>
      <w:del w:id="1516" w:author="Walter Chris" w:date="2020-10-05T10:53:00Z">
        <w:r w:rsidRPr="00E3236C" w:rsidDel="00CE76C6">
          <w:rPr>
            <w:rFonts w:ascii="Palatino Linotype" w:eastAsia="SimSun" w:hAnsi="Palatino Linotype"/>
            <w:kern w:val="2"/>
            <w:szCs w:val="19"/>
            <w:lang w:eastAsia="zh-CN"/>
          </w:rPr>
          <w:delText xml:space="preserve">viewed </w:delText>
        </w:r>
      </w:del>
      <w:ins w:id="1517" w:author="Walter Chris" w:date="2020-10-05T10:53:00Z">
        <w:r w:rsidR="00CE76C6" w:rsidRPr="00E3236C">
          <w:rPr>
            <w:rFonts w:ascii="Palatino Linotype" w:eastAsia="SimSun" w:hAnsi="Palatino Linotype"/>
            <w:kern w:val="2"/>
            <w:szCs w:val="19"/>
            <w:lang w:eastAsia="zh-CN"/>
          </w:rPr>
          <w:t xml:space="preserve">considered </w:t>
        </w:r>
      </w:ins>
      <w:del w:id="1518" w:author="Walter Chris" w:date="2020-10-05T10:53:00Z">
        <w:r w:rsidRPr="00E3236C" w:rsidDel="00CE76C6">
          <w:rPr>
            <w:rFonts w:ascii="Palatino Linotype" w:eastAsia="SimSun" w:hAnsi="Palatino Linotype"/>
            <w:kern w:val="2"/>
            <w:szCs w:val="19"/>
            <w:lang w:eastAsia="zh-CN"/>
          </w:rPr>
          <w:delText xml:space="preserve">as </w:delText>
        </w:r>
      </w:del>
      <w:r w:rsidRPr="00E3236C">
        <w:rPr>
          <w:rFonts w:ascii="Palatino Linotype" w:eastAsia="SimSun" w:hAnsi="Palatino Linotype"/>
          <w:kern w:val="2"/>
          <w:szCs w:val="19"/>
          <w:lang w:eastAsia="zh-CN"/>
        </w:rPr>
        <w:t xml:space="preserve">integrated gene feature (Named </w:t>
      </w:r>
      <w:r w:rsidRPr="00E3236C">
        <w:rPr>
          <w:rFonts w:ascii="Palatino Linotype" w:eastAsia="SimSun" w:hAnsi="Palatino Linotype"/>
          <w:i/>
          <w:iCs/>
          <w:kern w:val="2"/>
          <w:szCs w:val="19"/>
          <w:lang w:eastAsia="zh-CN"/>
        </w:rPr>
        <w:t>G</w:t>
      </w:r>
      <w:r w:rsidRPr="00E3236C">
        <w:rPr>
          <w:rFonts w:ascii="Palatino Linotype" w:eastAsia="SimSun" w:hAnsi="Palatino Linotype"/>
          <w:i/>
          <w:iCs/>
          <w:kern w:val="2"/>
          <w:szCs w:val="19"/>
          <w:vertAlign w:val="subscript"/>
          <w:lang w:eastAsia="zh-CN"/>
        </w:rPr>
        <w:t>mRNA-meth</w:t>
      </w:r>
      <w:r w:rsidRPr="00E3236C">
        <w:rPr>
          <w:rFonts w:ascii="Palatino Linotype" w:eastAsia="SimSun" w:hAnsi="Palatino Linotype"/>
          <w:kern w:val="2"/>
          <w:szCs w:val="19"/>
          <w:lang w:eastAsia="zh-CN"/>
        </w:rPr>
        <w:t xml:space="preserve">) input. </w:t>
      </w:r>
      <w:del w:id="1519" w:author="Walter Chris" w:date="2020-10-04T20:14:00Z">
        <w:r w:rsidRPr="00E3236C" w:rsidDel="00AF2057">
          <w:rPr>
            <w:rFonts w:ascii="Palatino Linotype" w:eastAsia="SimSun" w:hAnsi="Palatino Linotype"/>
            <w:kern w:val="2"/>
            <w:szCs w:val="19"/>
            <w:lang w:eastAsia="zh-CN"/>
          </w:rPr>
          <w:delText>Meanwhile</w:delText>
        </w:r>
      </w:del>
      <w:ins w:id="1520" w:author="Walter Chris" w:date="2020-10-04T20:14:00Z">
        <w:r w:rsidR="00AF2057" w:rsidRPr="00E3236C">
          <w:rPr>
            <w:rFonts w:ascii="Palatino Linotype" w:eastAsia="SimSun" w:hAnsi="Palatino Linotype"/>
            <w:kern w:val="2"/>
            <w:szCs w:val="19"/>
            <w:lang w:eastAsia="zh-CN"/>
          </w:rPr>
          <w:t>Moreover</w:t>
        </w:r>
      </w:ins>
      <w:r w:rsidRPr="00E3236C">
        <w:rPr>
          <w:rFonts w:ascii="Palatino Linotype" w:eastAsia="SimSun" w:hAnsi="Palatino Linotype"/>
          <w:kern w:val="2"/>
          <w:szCs w:val="19"/>
          <w:lang w:eastAsia="zh-CN"/>
        </w:rPr>
        <w:t xml:space="preserve">, for the sake of fairness, </w:t>
      </w:r>
      <w:del w:id="1521" w:author="Walter Chris" w:date="2020-10-02T23:51:00Z">
        <w:r w:rsidRPr="00E3236C" w:rsidDel="002D50E3">
          <w:rPr>
            <w:rFonts w:ascii="Palatino Linotype" w:eastAsia="SimSun" w:hAnsi="Palatino Linotype"/>
            <w:kern w:val="2"/>
            <w:szCs w:val="19"/>
            <w:lang w:eastAsia="zh-CN"/>
          </w:rPr>
          <w:delText xml:space="preserve">we </w:delText>
        </w:r>
      </w:del>
      <w:ins w:id="1522" w:author="Walter Chris" w:date="2020-10-02T23:51:00Z">
        <w:r w:rsidR="002D50E3" w:rsidRPr="00E3236C">
          <w:rPr>
            <w:rFonts w:ascii="Palatino Linotype" w:eastAsia="SimSun" w:hAnsi="Palatino Linotype"/>
            <w:kern w:val="2"/>
            <w:szCs w:val="19"/>
            <w:lang w:eastAsia="zh-CN"/>
          </w:rPr>
          <w:t xml:space="preserve">this study </w:t>
        </w:r>
      </w:ins>
      <w:r w:rsidRPr="00E3236C">
        <w:rPr>
          <w:rFonts w:ascii="Palatino Linotype" w:eastAsia="SimSun" w:hAnsi="Palatino Linotype"/>
          <w:kern w:val="2"/>
          <w:szCs w:val="19"/>
          <w:lang w:eastAsia="zh-CN"/>
        </w:rPr>
        <w:t xml:space="preserve">still </w:t>
      </w:r>
      <w:del w:id="1523" w:author="Walter Chris" w:date="2020-10-02T23:51:00Z">
        <w:r w:rsidRPr="00E3236C" w:rsidDel="002D50E3">
          <w:rPr>
            <w:rFonts w:ascii="Palatino Linotype" w:eastAsia="SimSun" w:hAnsi="Palatino Linotype"/>
            <w:kern w:val="2"/>
            <w:szCs w:val="19"/>
            <w:lang w:eastAsia="zh-CN"/>
          </w:rPr>
          <w:delText xml:space="preserve">carry </w:delText>
        </w:r>
      </w:del>
      <w:ins w:id="1524" w:author="Walter Chris" w:date="2020-10-02T23:51:00Z">
        <w:r w:rsidR="002D50E3" w:rsidRPr="00E3236C">
          <w:rPr>
            <w:rFonts w:ascii="Palatino Linotype" w:eastAsia="SimSun" w:hAnsi="Palatino Linotype"/>
            <w:kern w:val="2"/>
            <w:szCs w:val="19"/>
            <w:lang w:eastAsia="zh-CN"/>
          </w:rPr>
          <w:t>carrie</w:t>
        </w:r>
      </w:ins>
      <w:ins w:id="1525" w:author="Walter Chris" w:date="2020-10-02T23:52:00Z">
        <w:r w:rsidR="002D50E3" w:rsidRPr="00E3236C">
          <w:rPr>
            <w:rFonts w:ascii="Palatino Linotype" w:eastAsia="SimSun" w:hAnsi="Palatino Linotype"/>
            <w:kern w:val="2"/>
            <w:szCs w:val="19"/>
            <w:lang w:eastAsia="zh-CN"/>
          </w:rPr>
          <w:t>s</w:t>
        </w:r>
      </w:ins>
      <w:ins w:id="1526" w:author="Walter Chris" w:date="2020-10-02T23:51:00Z">
        <w:r w:rsidR="002D50E3" w:rsidRPr="00E3236C">
          <w:rPr>
            <w:rFonts w:ascii="Palatino Linotype" w:eastAsia="SimSun" w:hAnsi="Palatino Linotype"/>
            <w:kern w:val="2"/>
            <w:szCs w:val="19"/>
            <w:lang w:eastAsia="zh-CN"/>
          </w:rPr>
          <w:t xml:space="preserve"> </w:t>
        </w:r>
      </w:ins>
      <w:r w:rsidRPr="00E3236C">
        <w:rPr>
          <w:rFonts w:ascii="Palatino Linotype" w:eastAsia="SimSun" w:hAnsi="Palatino Linotype"/>
          <w:kern w:val="2"/>
          <w:szCs w:val="19"/>
          <w:lang w:eastAsia="zh-CN"/>
        </w:rPr>
        <w:t>out the same loss function, i.e. main loss (</w:t>
      </w:r>
      <w:r w:rsidRPr="00E3236C">
        <w:rPr>
          <w:rFonts w:ascii="Palatino Linotype" w:eastAsia="SimSun" w:hAnsi="Palatino Linotype"/>
          <w:i/>
          <w:iCs/>
          <w:kern w:val="2"/>
          <w:szCs w:val="19"/>
          <w:lang w:eastAsia="zh-CN"/>
        </w:rPr>
        <w:t>L</w:t>
      </w:r>
      <w:r w:rsidRPr="00E3236C">
        <w:rPr>
          <w:rFonts w:ascii="Palatino Linotype" w:eastAsia="SimSun" w:hAnsi="Palatino Linotype"/>
          <w:i/>
          <w:iCs/>
          <w:kern w:val="2"/>
          <w:szCs w:val="19"/>
          <w:vertAlign w:val="subscript"/>
          <w:lang w:eastAsia="zh-CN"/>
        </w:rPr>
        <w:t>main</w:t>
      </w:r>
      <w:r w:rsidRPr="00E3236C">
        <w:rPr>
          <w:rFonts w:ascii="Palatino Linotype" w:eastAsia="SimSun" w:hAnsi="Palatino Linotype"/>
          <w:kern w:val="2"/>
          <w:szCs w:val="19"/>
          <w:lang w:eastAsia="zh-CN"/>
        </w:rPr>
        <w:t xml:space="preserve">), and the same biLSTM structure. The experiments compare the performance of the ten-fold cross validation between three feature sets and run 500 iterations. </w:t>
      </w:r>
      <w:del w:id="1527" w:author="Walter Chris" w:date="2020-10-02T23:50:00Z">
        <w:r w:rsidRPr="00E3236C" w:rsidDel="00186B1A">
          <w:rPr>
            <w:rFonts w:ascii="Palatino Linotype" w:eastAsia="SimSun" w:hAnsi="Palatino Linotype"/>
            <w:kern w:val="2"/>
            <w:szCs w:val="19"/>
            <w:lang w:eastAsia="zh-CN"/>
          </w:rPr>
          <w:delText>Like above</w:delText>
        </w:r>
      </w:del>
      <w:ins w:id="1528" w:author="Walter Chris" w:date="2020-10-02T23:50:00Z">
        <w:r w:rsidR="00186B1A" w:rsidRPr="00E3236C">
          <w:rPr>
            <w:rFonts w:ascii="Palatino Linotype" w:eastAsia="SimSun" w:hAnsi="Palatino Linotype"/>
            <w:kern w:val="2"/>
            <w:szCs w:val="19"/>
            <w:lang w:eastAsia="zh-CN"/>
          </w:rPr>
          <w:t>Consistent with the experiments presented</w:t>
        </w:r>
      </w:ins>
      <w:ins w:id="1529" w:author="Walter Chris" w:date="2020-10-02T23:51:00Z">
        <w:r w:rsidR="00186B1A" w:rsidRPr="00E3236C">
          <w:rPr>
            <w:rFonts w:ascii="Palatino Linotype" w:eastAsia="SimSun" w:hAnsi="Palatino Linotype"/>
            <w:kern w:val="2"/>
            <w:szCs w:val="19"/>
            <w:lang w:eastAsia="zh-CN"/>
          </w:rPr>
          <w:t xml:space="preserve"> in the previous</w:t>
        </w:r>
      </w:ins>
      <w:r w:rsidRPr="00E3236C">
        <w:rPr>
          <w:rFonts w:ascii="Palatino Linotype" w:eastAsia="SimSun" w:hAnsi="Palatino Linotype"/>
          <w:kern w:val="2"/>
          <w:szCs w:val="19"/>
          <w:lang w:eastAsia="zh-CN"/>
        </w:rPr>
        <w:t xml:space="preserve"> section</w:t>
      </w:r>
      <w:del w:id="1530" w:author="Walter Chris" w:date="2020-10-02T23:50:00Z">
        <w:r w:rsidRPr="00E3236C" w:rsidDel="00186B1A">
          <w:rPr>
            <w:rFonts w:ascii="Palatino Linotype" w:eastAsia="SimSun" w:hAnsi="Palatino Linotype"/>
            <w:kern w:val="2"/>
            <w:szCs w:val="19"/>
            <w:lang w:eastAsia="zh-CN"/>
          </w:rPr>
          <w:delText xml:space="preserve"> experiments</w:delText>
        </w:r>
      </w:del>
      <w:r w:rsidRPr="00E3236C">
        <w:rPr>
          <w:rFonts w:ascii="Palatino Linotype" w:eastAsia="SimSun" w:hAnsi="Palatino Linotype"/>
          <w:kern w:val="2"/>
          <w:szCs w:val="19"/>
          <w:lang w:eastAsia="zh-CN"/>
        </w:rPr>
        <w:t xml:space="preserve">, </w:t>
      </w:r>
      <w:del w:id="1531" w:author="Walter Chris" w:date="2020-10-02T23:52:00Z">
        <w:r w:rsidRPr="00E3236C" w:rsidDel="002D50E3">
          <w:rPr>
            <w:rFonts w:ascii="Palatino Linotype" w:eastAsia="SimSun" w:hAnsi="Palatino Linotype"/>
            <w:kern w:val="2"/>
            <w:szCs w:val="19"/>
            <w:lang w:eastAsia="zh-CN"/>
          </w:rPr>
          <w:delText xml:space="preserve">we only carry </w:delText>
        </w:r>
      </w:del>
      <w:ins w:id="1532" w:author="Walter Chris" w:date="2020-10-02T23:52:00Z">
        <w:r w:rsidR="002D50E3" w:rsidRPr="00E3236C">
          <w:rPr>
            <w:rFonts w:ascii="Palatino Linotype" w:eastAsia="SimSun" w:hAnsi="Palatino Linotype"/>
            <w:kern w:val="2"/>
            <w:szCs w:val="19"/>
            <w:lang w:eastAsia="zh-CN"/>
          </w:rPr>
          <w:t xml:space="preserve">this study only carries </w:t>
        </w:r>
      </w:ins>
      <w:r w:rsidRPr="00E3236C">
        <w:rPr>
          <w:rFonts w:ascii="Palatino Linotype" w:eastAsia="SimSun" w:hAnsi="Palatino Linotype"/>
          <w:kern w:val="2"/>
          <w:szCs w:val="19"/>
          <w:lang w:eastAsia="zh-CN"/>
        </w:rPr>
        <w:t>out the</w:t>
      </w:r>
      <w:del w:id="1533" w:author="Walter Chris" w:date="2020-10-02T23:45:00Z">
        <w:r w:rsidRPr="00E3236C" w:rsidDel="00580861">
          <w:rPr>
            <w:rFonts w:ascii="Palatino Linotype" w:eastAsia="SimSun" w:hAnsi="Palatino Linotype"/>
            <w:kern w:val="2"/>
            <w:szCs w:val="19"/>
            <w:lang w:eastAsia="zh-CN"/>
          </w:rPr>
          <w:delText xml:space="preserve"> main task</w:delText>
        </w:r>
      </w:del>
      <w:ins w:id="1534" w:author="Walter Chris" w:date="2020-10-02T23:45:00Z">
        <w:r w:rsidR="00580861" w:rsidRPr="00E3236C">
          <w:rPr>
            <w:rFonts w:ascii="Palatino Linotype" w:eastAsia="SimSun" w:hAnsi="Palatino Linotype"/>
            <w:kern w:val="2"/>
            <w:szCs w:val="19"/>
            <w:lang w:eastAsia="zh-CN"/>
          </w:rPr>
          <w:t xml:space="preserve"> primary task</w:t>
        </w:r>
      </w:ins>
      <w:r w:rsidRPr="00E3236C">
        <w:rPr>
          <w:rFonts w:ascii="Palatino Linotype" w:eastAsia="SimSun" w:hAnsi="Palatino Linotype"/>
          <w:kern w:val="2"/>
          <w:szCs w:val="19"/>
          <w:lang w:eastAsia="zh-CN"/>
        </w:rPr>
        <w:t xml:space="preserve">. Table </w:t>
      </w:r>
      <w:r w:rsidR="00C16357" w:rsidRPr="00E3236C">
        <w:rPr>
          <w:rFonts w:ascii="Palatino Linotype" w:eastAsia="SimSun" w:hAnsi="Palatino Linotype"/>
          <w:kern w:val="2"/>
          <w:szCs w:val="19"/>
          <w:lang w:eastAsia="zh-CN"/>
        </w:rPr>
        <w:t>5</w:t>
      </w:r>
      <w:r w:rsidRPr="00E3236C">
        <w:rPr>
          <w:rFonts w:ascii="Palatino Linotype" w:eastAsia="SimSun" w:hAnsi="Palatino Linotype"/>
          <w:kern w:val="2"/>
          <w:szCs w:val="19"/>
          <w:lang w:eastAsia="zh-CN"/>
        </w:rPr>
        <w:t xml:space="preserve"> summarizes the performance comparison of the three feature sets with the values of the C-index. </w:t>
      </w:r>
    </w:p>
    <w:p w14:paraId="5375BACB" w14:textId="3263FBE5" w:rsidR="00AD398C" w:rsidRPr="00E3236C" w:rsidRDefault="00AD398C" w:rsidP="007F1E57">
      <w:pPr>
        <w:widowControl/>
        <w:tabs>
          <w:tab w:val="left" w:pos="200"/>
        </w:tabs>
        <w:spacing w:line="230" w:lineRule="atLeast"/>
        <w:ind w:firstLine="186"/>
        <w:rPr>
          <w:rFonts w:ascii="Palatino Linotype" w:eastAsia="Times New Roman" w:hAnsi="Palatino Linotype"/>
          <w:kern w:val="0"/>
          <w:szCs w:val="19"/>
        </w:rPr>
      </w:pPr>
      <w:r w:rsidRPr="00E3236C">
        <w:rPr>
          <w:rFonts w:ascii="Palatino Linotype" w:eastAsia="SimSun" w:hAnsi="Palatino Linotype"/>
          <w:kern w:val="2"/>
          <w:szCs w:val="19"/>
          <w:lang w:eastAsia="zh-CN"/>
        </w:rPr>
        <w:t xml:space="preserve">As demonstrated in Table </w:t>
      </w:r>
      <w:r w:rsidR="00C16357" w:rsidRPr="00E3236C">
        <w:rPr>
          <w:rFonts w:ascii="Palatino Linotype" w:eastAsia="SimSun" w:hAnsi="Palatino Linotype"/>
          <w:kern w:val="2"/>
          <w:szCs w:val="19"/>
          <w:lang w:eastAsia="zh-CN"/>
        </w:rPr>
        <w:t>5</w:t>
      </w:r>
      <w:r w:rsidRPr="00E3236C">
        <w:rPr>
          <w:rFonts w:ascii="Palatino Linotype" w:eastAsia="SimSun" w:hAnsi="Palatino Linotype"/>
          <w:kern w:val="2"/>
          <w:szCs w:val="19"/>
          <w:lang w:eastAsia="zh-CN"/>
        </w:rPr>
        <w:t xml:space="preserve">, in the cross validation on standard data sets, the GmRNA-meth </w:t>
      </w:r>
      <w:del w:id="1535" w:author="Walter Chris" w:date="2020-10-05T10:54:00Z">
        <w:r w:rsidRPr="00E3236C" w:rsidDel="00CE76C6">
          <w:rPr>
            <w:rFonts w:ascii="Palatino Linotype" w:eastAsia="SimSun" w:hAnsi="Palatino Linotype"/>
            <w:kern w:val="2"/>
            <w:szCs w:val="19"/>
            <w:lang w:eastAsia="zh-CN"/>
          </w:rPr>
          <w:delText>is superior to</w:delText>
        </w:r>
      </w:del>
      <w:ins w:id="1536" w:author="Walter Chris" w:date="2020-10-05T10:54:00Z">
        <w:r w:rsidR="00CE76C6" w:rsidRPr="00E3236C">
          <w:rPr>
            <w:rFonts w:ascii="Palatino Linotype" w:eastAsia="SimSun" w:hAnsi="Palatino Linotype"/>
            <w:kern w:val="2"/>
            <w:szCs w:val="19"/>
            <w:lang w:eastAsia="zh-CN"/>
          </w:rPr>
          <w:t>outclasses</w:t>
        </w:r>
      </w:ins>
      <w:r w:rsidRPr="00E3236C">
        <w:rPr>
          <w:rFonts w:ascii="Palatino Linotype" w:eastAsia="SimSun" w:hAnsi="Palatino Linotype"/>
          <w:kern w:val="2"/>
          <w:szCs w:val="19"/>
          <w:lang w:eastAsia="zh-CN"/>
        </w:rPr>
        <w:t xml:space="preserve"> the two single feature sets. </w:t>
      </w:r>
      <w:del w:id="1537" w:author="Walter Chris" w:date="2020-10-05T10:54:00Z">
        <w:r w:rsidRPr="00E3236C" w:rsidDel="00CE76C6">
          <w:rPr>
            <w:rFonts w:ascii="Palatino Linotype" w:eastAsia="SimSun" w:hAnsi="Palatino Linotype"/>
            <w:kern w:val="2"/>
            <w:szCs w:val="19"/>
            <w:lang w:eastAsia="zh-CN"/>
          </w:rPr>
          <w:delText>Compared with</w:delText>
        </w:r>
      </w:del>
      <w:ins w:id="1538" w:author="Walter Chris" w:date="2020-10-05T10:54:00Z">
        <w:r w:rsidR="00CE76C6" w:rsidRPr="00E3236C">
          <w:rPr>
            <w:rFonts w:ascii="Palatino Linotype" w:eastAsia="SimSun" w:hAnsi="Palatino Linotype"/>
            <w:kern w:val="2"/>
            <w:szCs w:val="19"/>
            <w:lang w:eastAsia="zh-CN"/>
          </w:rPr>
          <w:t>As opposed to</w:t>
        </w:r>
      </w:ins>
      <w:r w:rsidRPr="00E3236C">
        <w:rPr>
          <w:rFonts w:ascii="Palatino Linotype" w:eastAsia="SimSun" w:hAnsi="Palatino Linotype"/>
          <w:kern w:val="2"/>
          <w:szCs w:val="19"/>
          <w:lang w:eastAsia="zh-CN"/>
        </w:rPr>
        <w:t xml:space="preserve"> them</w:t>
      </w:r>
      <w:r w:rsidRPr="00E3236C">
        <w:rPr>
          <w:rFonts w:ascii="Palatino Linotype" w:eastAsia="Times New Roman" w:hAnsi="Palatino Linotype"/>
          <w:kern w:val="0"/>
          <w:szCs w:val="19"/>
        </w:rPr>
        <w:t xml:space="preserve">, Gmeth and GmRNA, the C-index of the GmRNA-meth is </w:t>
      </w:r>
      <w:del w:id="1539" w:author="Walter Chris" w:date="2020-10-05T10:54:00Z">
        <w:r w:rsidRPr="00E3236C" w:rsidDel="00CE76C6">
          <w:rPr>
            <w:rFonts w:ascii="Palatino Linotype" w:eastAsia="Times New Roman" w:hAnsi="Palatino Linotype"/>
            <w:kern w:val="0"/>
            <w:szCs w:val="19"/>
          </w:rPr>
          <w:delText xml:space="preserve">improved </w:delText>
        </w:r>
      </w:del>
      <w:ins w:id="1540" w:author="Walter Chris" w:date="2020-10-05T10:54:00Z">
        <w:r w:rsidR="00CE76C6" w:rsidRPr="00E3236C">
          <w:rPr>
            <w:rFonts w:ascii="Palatino Linotype" w:eastAsia="Times New Roman" w:hAnsi="Palatino Linotype"/>
            <w:kern w:val="0"/>
            <w:szCs w:val="19"/>
          </w:rPr>
          <w:t xml:space="preserve">elevated </w:t>
        </w:r>
      </w:ins>
      <w:r w:rsidRPr="00E3236C">
        <w:rPr>
          <w:rFonts w:ascii="Palatino Linotype" w:eastAsia="Times New Roman" w:hAnsi="Palatino Linotype"/>
          <w:kern w:val="0"/>
          <w:szCs w:val="19"/>
        </w:rPr>
        <w:t xml:space="preserve">by 2.55% and 6.23%. The integrated feature, by </w:t>
      </w:r>
      <w:del w:id="1541" w:author="Walter Chris" w:date="2020-10-05T10:54:00Z">
        <w:r w:rsidRPr="00E3236C" w:rsidDel="00CE76C6">
          <w:rPr>
            <w:rFonts w:ascii="Palatino Linotype" w:eastAsia="Times New Roman" w:hAnsi="Palatino Linotype"/>
            <w:kern w:val="0"/>
            <w:szCs w:val="19"/>
          </w:rPr>
          <w:delText xml:space="preserve">leveraging </w:delText>
        </w:r>
      </w:del>
      <w:ins w:id="1542" w:author="Walter Chris" w:date="2020-10-05T10:54:00Z">
        <w:r w:rsidR="00CE76C6" w:rsidRPr="00E3236C">
          <w:rPr>
            <w:rFonts w:ascii="Palatino Linotype" w:eastAsia="Times New Roman" w:hAnsi="Palatino Linotype"/>
            <w:kern w:val="0"/>
            <w:szCs w:val="19"/>
          </w:rPr>
          <w:t xml:space="preserve">exploiting </w:t>
        </w:r>
      </w:ins>
      <w:r w:rsidRPr="00E3236C">
        <w:rPr>
          <w:rFonts w:ascii="Palatino Linotype" w:eastAsia="Times New Roman" w:hAnsi="Palatino Linotype"/>
          <w:kern w:val="0"/>
          <w:szCs w:val="19"/>
        </w:rPr>
        <w:t xml:space="preserve">the combination of the single feature, </w:t>
      </w:r>
      <w:del w:id="1543" w:author="Walter Chris" w:date="2020-10-05T10:54:00Z">
        <w:r w:rsidRPr="00E3236C" w:rsidDel="00CE76C6">
          <w:rPr>
            <w:rFonts w:ascii="Palatino Linotype" w:eastAsia="Times New Roman" w:hAnsi="Palatino Linotype"/>
            <w:kern w:val="0"/>
            <w:szCs w:val="19"/>
          </w:rPr>
          <w:delText xml:space="preserve">can </w:delText>
        </w:r>
      </w:del>
      <w:ins w:id="1544" w:author="Walter Chris" w:date="2020-10-05T10:54:00Z">
        <w:r w:rsidR="00CE76C6" w:rsidRPr="00E3236C">
          <w:rPr>
            <w:rFonts w:ascii="Palatino Linotype" w:eastAsia="Times New Roman" w:hAnsi="Palatino Linotype"/>
            <w:kern w:val="0"/>
            <w:szCs w:val="19"/>
          </w:rPr>
          <w:t xml:space="preserve">is capable of </w:t>
        </w:r>
      </w:ins>
      <w:r w:rsidRPr="00E3236C">
        <w:rPr>
          <w:rFonts w:ascii="Palatino Linotype" w:eastAsia="Times New Roman" w:hAnsi="Palatino Linotype"/>
          <w:kern w:val="0"/>
          <w:szCs w:val="19"/>
        </w:rPr>
        <w:t xml:space="preserve">effectively </w:t>
      </w:r>
      <w:del w:id="1545" w:author="Walter Chris" w:date="2020-10-05T10:54:00Z">
        <w:r w:rsidRPr="00E3236C" w:rsidDel="00CE76C6">
          <w:rPr>
            <w:rFonts w:ascii="Palatino Linotype" w:eastAsia="Times New Roman" w:hAnsi="Palatino Linotype"/>
            <w:kern w:val="0"/>
            <w:szCs w:val="19"/>
          </w:rPr>
          <w:delText xml:space="preserve">improve </w:delText>
        </w:r>
      </w:del>
      <w:ins w:id="1546" w:author="Walter Chris" w:date="2020-10-05T10:54:00Z">
        <w:r w:rsidR="00CE76C6" w:rsidRPr="00E3236C">
          <w:rPr>
            <w:rFonts w:ascii="Palatino Linotype" w:eastAsia="Times New Roman" w:hAnsi="Palatino Linotype"/>
            <w:kern w:val="0"/>
            <w:szCs w:val="19"/>
          </w:rPr>
          <w:t xml:space="preserve">elevating </w:t>
        </w:r>
      </w:ins>
      <w:r w:rsidRPr="00E3236C">
        <w:rPr>
          <w:rFonts w:ascii="Palatino Linotype" w:eastAsia="Times New Roman" w:hAnsi="Palatino Linotype"/>
          <w:kern w:val="0"/>
          <w:szCs w:val="19"/>
        </w:rPr>
        <w:t>the performance.</w:t>
      </w:r>
    </w:p>
    <w:p w14:paraId="4F173930" w14:textId="77777777" w:rsidR="007F1E57" w:rsidRPr="00E3236C" w:rsidRDefault="007F1E57" w:rsidP="007F1E57">
      <w:pPr>
        <w:widowControl/>
        <w:tabs>
          <w:tab w:val="left" w:pos="200"/>
        </w:tabs>
        <w:spacing w:line="230" w:lineRule="atLeast"/>
        <w:ind w:firstLine="186"/>
        <w:rPr>
          <w:rFonts w:ascii="Palatino Linotype" w:eastAsia="Times New Roman" w:hAnsi="Palatino Linotype"/>
          <w:kern w:val="0"/>
          <w:szCs w:val="19"/>
        </w:rPr>
      </w:pPr>
    </w:p>
    <w:p w14:paraId="4E87AE20" w14:textId="46E2BC2E" w:rsidR="001B1BE6" w:rsidRPr="00E3236C" w:rsidRDefault="001B1BE6" w:rsidP="001B1BE6">
      <w:pPr>
        <w:pStyle w:val="PARAGRAPH"/>
        <w:spacing w:after="80" w:line="200" w:lineRule="exact"/>
        <w:ind w:firstLine="238"/>
        <w:jc w:val="center"/>
        <w:rPr>
          <w:rFonts w:ascii="Palatino Linotype" w:eastAsia="SimSun" w:hAnsi="Palatino Linotype"/>
          <w:kern w:val="2"/>
          <w:szCs w:val="19"/>
          <w:lang w:eastAsia="zh-CN"/>
        </w:rPr>
      </w:pPr>
      <w:r w:rsidRPr="00E3236C">
        <w:rPr>
          <w:rFonts w:ascii="Helvetica" w:hAnsi="Helvetica"/>
        </w:rPr>
        <w:t xml:space="preserve">TABLE </w:t>
      </w:r>
      <w:r w:rsidR="00914F66" w:rsidRPr="00E3236C">
        <w:rPr>
          <w:rFonts w:ascii="Helvetica" w:hAnsi="Helvetica"/>
        </w:rPr>
        <w:t>5</w:t>
      </w:r>
      <w:r w:rsidRPr="00E3236C">
        <w:rPr>
          <w:rFonts w:ascii="Helvetica" w:hAnsi="Helvetica"/>
        </w:rPr>
        <w:br/>
        <w:t>Performance comparison among integrated feature set and single feature sets with C-index</w:t>
      </w:r>
    </w:p>
    <w:p w14:paraId="11C7A1F0" w14:textId="77777777" w:rsidR="001B1BE6" w:rsidRPr="00E3236C" w:rsidRDefault="001B1BE6" w:rsidP="001B1BE6">
      <w:pPr>
        <w:widowControl/>
        <w:tabs>
          <w:tab w:val="left" w:pos="200"/>
        </w:tabs>
        <w:spacing w:line="230" w:lineRule="atLeast"/>
        <w:rPr>
          <w:rFonts w:ascii="Palatino Linotype" w:eastAsia="Times New Roman" w:hAnsi="Palatino Linotype"/>
          <w:kern w:val="0"/>
          <w:szCs w:val="19"/>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1090"/>
      </w:tblGrid>
      <w:tr w:rsidR="00AD398C" w:rsidRPr="00E3236C" w14:paraId="55249975" w14:textId="77777777" w:rsidTr="00CB050D">
        <w:trPr>
          <w:trHeight w:hRule="exact" w:val="349"/>
          <w:jc w:val="center"/>
        </w:trPr>
        <w:tc>
          <w:tcPr>
            <w:tcW w:w="2338" w:type="dxa"/>
            <w:tcBorders>
              <w:top w:val="single" w:sz="12" w:space="0" w:color="auto"/>
              <w:left w:val="nil"/>
              <w:bottom w:val="single" w:sz="4" w:space="0" w:color="auto"/>
              <w:right w:val="nil"/>
            </w:tcBorders>
            <w:shd w:val="clear" w:color="auto" w:fill="auto"/>
          </w:tcPr>
          <w:p w14:paraId="1F2D97E8" w14:textId="2A08B366" w:rsidR="00AD398C" w:rsidRPr="00E3236C" w:rsidRDefault="00AD398C" w:rsidP="00AD398C">
            <w:pPr>
              <w:widowControl/>
              <w:spacing w:line="240" w:lineRule="auto"/>
              <w:jc w:val="left"/>
              <w:rPr>
                <w:rFonts w:ascii="Palatino Linotype" w:eastAsia="Times New Roman" w:hAnsi="Palatino Linotype"/>
                <w:b/>
                <w:i/>
                <w:iCs/>
                <w:kern w:val="0"/>
                <w:sz w:val="16"/>
                <w:szCs w:val="16"/>
              </w:rPr>
            </w:pPr>
          </w:p>
        </w:tc>
        <w:tc>
          <w:tcPr>
            <w:tcW w:w="1090" w:type="dxa"/>
            <w:tcBorders>
              <w:top w:val="single" w:sz="12" w:space="0" w:color="auto"/>
              <w:left w:val="nil"/>
              <w:bottom w:val="single" w:sz="4" w:space="0" w:color="auto"/>
              <w:right w:val="nil"/>
            </w:tcBorders>
            <w:shd w:val="clear" w:color="auto" w:fill="auto"/>
          </w:tcPr>
          <w:p w14:paraId="33295EBF" w14:textId="78DF4FE3" w:rsidR="00AD398C" w:rsidRPr="00E3236C" w:rsidRDefault="00AD398C" w:rsidP="00AD398C">
            <w:pPr>
              <w:widowControl/>
              <w:spacing w:line="240" w:lineRule="auto"/>
              <w:jc w:val="center"/>
              <w:rPr>
                <w:rFonts w:ascii="Palatino Linotype" w:eastAsia="Times New Roman" w:hAnsi="Palatino Linotype"/>
                <w:b/>
                <w:i/>
                <w:iCs/>
                <w:kern w:val="0"/>
                <w:sz w:val="16"/>
                <w:szCs w:val="16"/>
              </w:rPr>
            </w:pPr>
          </w:p>
        </w:tc>
      </w:tr>
      <w:tr w:rsidR="00AD398C" w:rsidRPr="00E3236C" w14:paraId="1323881F" w14:textId="77777777" w:rsidTr="00CB050D">
        <w:trPr>
          <w:trHeight w:hRule="exact" w:val="349"/>
          <w:jc w:val="center"/>
        </w:trPr>
        <w:tc>
          <w:tcPr>
            <w:tcW w:w="2338" w:type="dxa"/>
            <w:tcBorders>
              <w:top w:val="single" w:sz="4" w:space="0" w:color="auto"/>
              <w:left w:val="nil"/>
              <w:bottom w:val="nil"/>
              <w:right w:val="nil"/>
            </w:tcBorders>
            <w:shd w:val="pct5" w:color="auto" w:fill="auto"/>
          </w:tcPr>
          <w:p w14:paraId="781FEFB2" w14:textId="18332D1D" w:rsidR="00AD398C" w:rsidRPr="00E3236C" w:rsidRDefault="00AD398C" w:rsidP="00AD398C">
            <w:pPr>
              <w:widowControl/>
              <w:autoSpaceDE w:val="0"/>
              <w:spacing w:line="240" w:lineRule="auto"/>
              <w:jc w:val="left"/>
              <w:rPr>
                <w:rFonts w:ascii="Palatino Linotype" w:eastAsia="SimSun" w:hAnsi="Palatino Linotype"/>
                <w:i/>
                <w:color w:val="000000"/>
                <w:kern w:val="0"/>
                <w:szCs w:val="19"/>
                <w:lang w:eastAsia="zh-CN"/>
              </w:rPr>
            </w:pPr>
          </w:p>
        </w:tc>
        <w:tc>
          <w:tcPr>
            <w:tcW w:w="1090" w:type="dxa"/>
            <w:tcBorders>
              <w:top w:val="single" w:sz="4" w:space="0" w:color="auto"/>
              <w:left w:val="nil"/>
              <w:bottom w:val="nil"/>
              <w:right w:val="nil"/>
            </w:tcBorders>
            <w:shd w:val="pct5" w:color="auto" w:fill="auto"/>
          </w:tcPr>
          <w:p w14:paraId="7C3B89D4" w14:textId="2AD71451" w:rsidR="00AD398C" w:rsidRPr="00E3236C" w:rsidRDefault="00AD398C" w:rsidP="00AD398C">
            <w:pPr>
              <w:widowControl/>
              <w:autoSpaceDE w:val="0"/>
              <w:spacing w:line="240" w:lineRule="auto"/>
              <w:jc w:val="center"/>
              <w:rPr>
                <w:rFonts w:ascii="Palatino Linotype" w:eastAsia="SimSun" w:hAnsi="Palatino Linotype"/>
                <w:color w:val="000000"/>
                <w:kern w:val="0"/>
                <w:szCs w:val="19"/>
                <w:lang w:eastAsia="zh-CN"/>
              </w:rPr>
            </w:pPr>
          </w:p>
        </w:tc>
      </w:tr>
      <w:tr w:rsidR="00AD398C" w:rsidRPr="00E3236C" w14:paraId="17F052E9" w14:textId="77777777" w:rsidTr="00CB050D">
        <w:trPr>
          <w:trHeight w:hRule="exact" w:val="349"/>
          <w:jc w:val="center"/>
        </w:trPr>
        <w:tc>
          <w:tcPr>
            <w:tcW w:w="2338" w:type="dxa"/>
            <w:tcBorders>
              <w:top w:val="nil"/>
              <w:left w:val="nil"/>
              <w:bottom w:val="nil"/>
              <w:right w:val="nil"/>
            </w:tcBorders>
            <w:shd w:val="clear" w:color="auto" w:fill="auto"/>
          </w:tcPr>
          <w:p w14:paraId="5529DBB6" w14:textId="5300BAAD" w:rsidR="00AD398C" w:rsidRPr="00E3236C" w:rsidRDefault="00AD398C" w:rsidP="00AD398C">
            <w:pPr>
              <w:widowControl/>
              <w:autoSpaceDE w:val="0"/>
              <w:spacing w:line="240" w:lineRule="auto"/>
              <w:jc w:val="left"/>
              <w:rPr>
                <w:rFonts w:ascii="Palatino Linotype" w:eastAsia="SimSun" w:hAnsi="Palatino Linotype"/>
                <w:i/>
                <w:color w:val="000000"/>
                <w:kern w:val="0"/>
                <w:szCs w:val="19"/>
                <w:lang w:eastAsia="zh-CN"/>
              </w:rPr>
            </w:pPr>
          </w:p>
        </w:tc>
        <w:tc>
          <w:tcPr>
            <w:tcW w:w="1090" w:type="dxa"/>
            <w:tcBorders>
              <w:top w:val="nil"/>
              <w:left w:val="nil"/>
              <w:bottom w:val="nil"/>
              <w:right w:val="nil"/>
            </w:tcBorders>
            <w:shd w:val="clear" w:color="auto" w:fill="auto"/>
          </w:tcPr>
          <w:p w14:paraId="41DEB5C6" w14:textId="7E566229" w:rsidR="00AD398C" w:rsidRPr="00E3236C" w:rsidRDefault="00AD398C" w:rsidP="00AD398C">
            <w:pPr>
              <w:widowControl/>
              <w:autoSpaceDE w:val="0"/>
              <w:spacing w:line="240" w:lineRule="auto"/>
              <w:jc w:val="center"/>
              <w:rPr>
                <w:rFonts w:ascii="Palatino Linotype" w:eastAsia="SimSun" w:hAnsi="Palatino Linotype"/>
                <w:color w:val="000000"/>
                <w:kern w:val="0"/>
                <w:szCs w:val="19"/>
                <w:lang w:eastAsia="zh-CN"/>
              </w:rPr>
            </w:pPr>
          </w:p>
        </w:tc>
      </w:tr>
      <w:tr w:rsidR="00AD398C" w:rsidRPr="00E3236C" w14:paraId="2BD2465F" w14:textId="77777777" w:rsidTr="00CB050D">
        <w:trPr>
          <w:trHeight w:hRule="exact" w:val="349"/>
          <w:jc w:val="center"/>
        </w:trPr>
        <w:tc>
          <w:tcPr>
            <w:tcW w:w="2338" w:type="dxa"/>
            <w:tcBorders>
              <w:top w:val="nil"/>
              <w:left w:val="nil"/>
              <w:bottom w:val="single" w:sz="12" w:space="0" w:color="auto"/>
              <w:right w:val="nil"/>
            </w:tcBorders>
            <w:shd w:val="pct5" w:color="auto" w:fill="auto"/>
          </w:tcPr>
          <w:p w14:paraId="79A97049" w14:textId="34ECA4F4" w:rsidR="00AD398C" w:rsidRPr="00E3236C" w:rsidRDefault="00AD398C" w:rsidP="00AD398C">
            <w:pPr>
              <w:widowControl/>
              <w:autoSpaceDE w:val="0"/>
              <w:spacing w:line="240" w:lineRule="auto"/>
              <w:jc w:val="left"/>
              <w:rPr>
                <w:rFonts w:ascii="Palatino Linotype" w:eastAsia="SimSun" w:hAnsi="Palatino Linotype"/>
                <w:i/>
                <w:color w:val="000000"/>
                <w:kern w:val="0"/>
                <w:szCs w:val="19"/>
                <w:lang w:eastAsia="zh-CN"/>
              </w:rPr>
            </w:pPr>
          </w:p>
        </w:tc>
        <w:tc>
          <w:tcPr>
            <w:tcW w:w="1090" w:type="dxa"/>
            <w:tcBorders>
              <w:top w:val="nil"/>
              <w:left w:val="nil"/>
              <w:bottom w:val="single" w:sz="12" w:space="0" w:color="auto"/>
              <w:right w:val="nil"/>
            </w:tcBorders>
            <w:shd w:val="pct5" w:color="auto" w:fill="auto"/>
          </w:tcPr>
          <w:p w14:paraId="744590D6" w14:textId="5E065B62" w:rsidR="00AD398C" w:rsidRPr="00E3236C" w:rsidRDefault="00AD398C" w:rsidP="00AD398C">
            <w:pPr>
              <w:widowControl/>
              <w:autoSpaceDE w:val="0"/>
              <w:spacing w:line="240" w:lineRule="auto"/>
              <w:jc w:val="center"/>
              <w:rPr>
                <w:rFonts w:ascii="Palatino Linotype" w:eastAsia="SimSun" w:hAnsi="Palatino Linotype"/>
                <w:color w:val="000000"/>
                <w:kern w:val="0"/>
                <w:szCs w:val="19"/>
                <w:lang w:eastAsia="zh-CN"/>
              </w:rPr>
            </w:pPr>
          </w:p>
        </w:tc>
      </w:tr>
    </w:tbl>
    <w:p w14:paraId="0194CBDE" w14:textId="6844B5DB" w:rsidR="001B1BE6" w:rsidRPr="00E3236C" w:rsidRDefault="00755520" w:rsidP="00B62D48">
      <w:pPr>
        <w:pStyle w:val="Heading2"/>
        <w:spacing w:before="240"/>
        <w:rPr>
          <w:lang w:eastAsia="zh-CN"/>
        </w:rPr>
      </w:pPr>
      <w:r w:rsidRPr="00E3236C">
        <w:rPr>
          <w:lang w:eastAsia="zh-CN"/>
        </w:rPr>
        <w:t>4</w:t>
      </w:r>
      <w:r w:rsidR="001B1BE6" w:rsidRPr="00E3236C">
        <w:rPr>
          <w:lang w:eastAsia="zh-CN"/>
        </w:rPr>
        <w:t>.</w:t>
      </w:r>
      <w:r w:rsidR="007E73ED" w:rsidRPr="00E3236C">
        <w:rPr>
          <w:lang w:eastAsia="zh-CN"/>
        </w:rPr>
        <w:t>4</w:t>
      </w:r>
      <w:r w:rsidR="001B1BE6" w:rsidRPr="00E3236C">
        <w:t xml:space="preserve"> </w:t>
      </w:r>
      <w:r w:rsidR="001467D3" w:rsidRPr="00E3236C">
        <w:rPr>
          <w:lang w:eastAsia="zh-CN"/>
        </w:rPr>
        <w:t>Performance comparison with only</w:t>
      </w:r>
      <w:del w:id="1547" w:author="Walter Chris" w:date="2020-10-02T23:45:00Z">
        <w:r w:rsidR="001467D3" w:rsidRPr="00E3236C" w:rsidDel="00580861">
          <w:rPr>
            <w:lang w:eastAsia="zh-CN"/>
          </w:rPr>
          <w:delText xml:space="preserve"> main task</w:delText>
        </w:r>
      </w:del>
      <w:ins w:id="1548" w:author="Walter Chris" w:date="2020-10-02T23:45:00Z">
        <w:r w:rsidR="00580861" w:rsidRPr="00E3236C">
          <w:rPr>
            <w:lang w:eastAsia="zh-CN"/>
          </w:rPr>
          <w:t xml:space="preserve"> primary task</w:t>
        </w:r>
      </w:ins>
      <w:r w:rsidR="001467D3" w:rsidRPr="00E3236C">
        <w:rPr>
          <w:lang w:eastAsia="zh-CN"/>
        </w:rPr>
        <w:t xml:space="preserve"> loss</w:t>
      </w:r>
    </w:p>
    <w:p w14:paraId="58ABC5FD" w14:textId="3363CE4B" w:rsidR="00AD398C" w:rsidRPr="00E3236C" w:rsidRDefault="00AD398C" w:rsidP="00B62D48">
      <w:pPr>
        <w:widowControl/>
        <w:tabs>
          <w:tab w:val="left" w:pos="200"/>
        </w:tabs>
        <w:rPr>
          <w:rFonts w:ascii="Palatino Linotype" w:eastAsia="SimSun" w:hAnsi="Palatino Linotype"/>
          <w:kern w:val="2"/>
          <w:szCs w:val="19"/>
          <w:lang w:eastAsia="zh-CN"/>
        </w:rPr>
      </w:pPr>
      <w:r w:rsidRPr="00E3236C">
        <w:rPr>
          <w:rFonts w:ascii="Palatino Linotype" w:eastAsia="SimSun" w:hAnsi="Palatino Linotype"/>
          <w:kern w:val="2"/>
          <w:szCs w:val="19"/>
          <w:lang w:eastAsia="zh-CN"/>
        </w:rPr>
        <w:t xml:space="preserve">In this section, </w:t>
      </w:r>
      <w:del w:id="1549" w:author="Walter Chris" w:date="2020-10-05T10:53:00Z">
        <w:r w:rsidRPr="00E3236C" w:rsidDel="00CE76C6">
          <w:rPr>
            <w:rFonts w:ascii="Palatino Linotype" w:eastAsia="SimSun" w:hAnsi="Palatino Linotype"/>
            <w:kern w:val="2"/>
            <w:szCs w:val="19"/>
            <w:lang w:eastAsia="zh-CN"/>
          </w:rPr>
          <w:delText xml:space="preserve">we evaluate </w:delText>
        </w:r>
      </w:del>
      <w:ins w:id="1550" w:author="Walter Chris" w:date="2020-10-05T10:53:00Z">
        <w:r w:rsidR="00CE76C6" w:rsidRPr="00E3236C">
          <w:rPr>
            <w:rFonts w:ascii="Palatino Linotype" w:eastAsia="SimSun" w:hAnsi="Palatino Linotype"/>
            <w:kern w:val="2"/>
            <w:szCs w:val="19"/>
            <w:lang w:eastAsia="zh-CN"/>
          </w:rPr>
          <w:t xml:space="preserve">this study assesses </w:t>
        </w:r>
      </w:ins>
      <w:r w:rsidRPr="00E3236C">
        <w:rPr>
          <w:rFonts w:ascii="Palatino Linotype" w:eastAsia="SimSun" w:hAnsi="Palatino Linotype"/>
          <w:kern w:val="2"/>
          <w:szCs w:val="19"/>
          <w:lang w:eastAsia="zh-CN"/>
        </w:rPr>
        <w:t xml:space="preserve">the performance concerning </w:t>
      </w:r>
      <w:del w:id="1551" w:author="Walter Chris" w:date="2020-10-04T19:19:00Z">
        <w:r w:rsidRPr="00E3236C" w:rsidDel="00CE0415">
          <w:rPr>
            <w:rFonts w:ascii="Palatino Linotype" w:eastAsia="SimSun" w:hAnsi="Palatino Linotype"/>
            <w:kern w:val="2"/>
            <w:szCs w:val="19"/>
            <w:lang w:eastAsia="zh-CN"/>
          </w:rPr>
          <w:delText>the proposed method</w:delText>
        </w:r>
      </w:del>
      <w:ins w:id="1552" w:author="Walter Chris" w:date="2020-10-04T19:19:00Z">
        <w:r w:rsidR="00CE0415" w:rsidRPr="00E3236C">
          <w:rPr>
            <w:rFonts w:ascii="Palatino Linotype" w:eastAsia="SimSun" w:hAnsi="Palatino Linotype"/>
            <w:kern w:val="2"/>
            <w:szCs w:val="19"/>
            <w:lang w:eastAsia="zh-CN"/>
          </w:rPr>
          <w:t>the developed approach</w:t>
        </w:r>
      </w:ins>
      <w:r w:rsidRPr="00E3236C">
        <w:rPr>
          <w:rFonts w:ascii="Palatino Linotype" w:eastAsia="SimSun" w:hAnsi="Palatino Linotype"/>
          <w:kern w:val="2"/>
          <w:szCs w:val="19"/>
          <w:lang w:eastAsia="zh-CN"/>
        </w:rPr>
        <w:t xml:space="preserve"> with auxiliary loss. </w:t>
      </w:r>
      <w:del w:id="1553" w:author="Walter Chris" w:date="2020-10-04T20:20:00Z">
        <w:r w:rsidRPr="00E3236C" w:rsidDel="0076621E">
          <w:rPr>
            <w:rFonts w:ascii="Palatino Linotype" w:eastAsia="SimSun" w:hAnsi="Palatino Linotype"/>
            <w:kern w:val="2"/>
            <w:szCs w:val="19"/>
            <w:lang w:eastAsia="zh-CN"/>
          </w:rPr>
          <w:delText xml:space="preserve">We use </w:delText>
        </w:r>
      </w:del>
      <w:ins w:id="1554" w:author="Walter Chris" w:date="2020-10-04T20:20:00Z">
        <w:r w:rsidR="0076621E" w:rsidRPr="00E3236C">
          <w:rPr>
            <w:rFonts w:ascii="Palatino Linotype" w:eastAsia="SimSun" w:hAnsi="Palatino Linotype"/>
            <w:kern w:val="2"/>
            <w:szCs w:val="19"/>
            <w:lang w:eastAsia="zh-CN"/>
          </w:rPr>
          <w:t xml:space="preserve">The present study employs </w:t>
        </w:r>
      </w:ins>
      <w:r w:rsidRPr="00E3236C">
        <w:rPr>
          <w:rFonts w:ascii="Palatino Linotype" w:eastAsia="SimSun" w:hAnsi="Palatino Linotype"/>
          <w:kern w:val="2"/>
          <w:szCs w:val="19"/>
          <w:lang w:eastAsia="zh-CN"/>
        </w:rPr>
        <w:t>WGCNA algorithm to obtain 3</w:t>
      </w:r>
      <w:r w:rsidR="001D7ECF" w:rsidRPr="00E3236C">
        <w:rPr>
          <w:rFonts w:ascii="Palatino Linotype" w:eastAsia="SimSun" w:hAnsi="Palatino Linotype"/>
          <w:kern w:val="2"/>
          <w:szCs w:val="19"/>
          <w:lang w:eastAsia="zh-CN"/>
        </w:rPr>
        <w:t>6</w:t>
      </w:r>
      <w:r w:rsidRPr="00E3236C">
        <w:rPr>
          <w:rFonts w:ascii="Palatino Linotype" w:eastAsia="SimSun" w:hAnsi="Palatino Linotype"/>
          <w:kern w:val="2"/>
          <w:szCs w:val="19"/>
          <w:lang w:eastAsia="zh-CN"/>
        </w:rPr>
        <w:t>-dimensional integrated features which are</w:t>
      </w:r>
      <w:del w:id="1555" w:author="Walter Chris" w:date="2020-10-02T23:45:00Z">
        <w:r w:rsidRPr="00E3236C" w:rsidDel="00580861">
          <w:rPr>
            <w:rFonts w:ascii="Palatino Linotype" w:eastAsia="SimSun" w:hAnsi="Palatino Linotype"/>
            <w:kern w:val="2"/>
            <w:szCs w:val="19"/>
            <w:lang w:eastAsia="zh-CN"/>
          </w:rPr>
          <w:delText xml:space="preserve"> main task</w:delText>
        </w:r>
      </w:del>
      <w:ins w:id="1556" w:author="Walter Chris" w:date="2020-10-02T23:45:00Z">
        <w:r w:rsidR="00580861" w:rsidRPr="00E3236C">
          <w:rPr>
            <w:rFonts w:ascii="Palatino Linotype" w:eastAsia="SimSun" w:hAnsi="Palatino Linotype"/>
            <w:kern w:val="2"/>
            <w:szCs w:val="19"/>
            <w:lang w:eastAsia="zh-CN"/>
          </w:rPr>
          <w:t xml:space="preserve"> primary task</w:t>
        </w:r>
      </w:ins>
      <w:r w:rsidRPr="00E3236C">
        <w:rPr>
          <w:rFonts w:ascii="Palatino Linotype" w:eastAsia="SimSun" w:hAnsi="Palatino Linotype"/>
          <w:kern w:val="2"/>
          <w:szCs w:val="19"/>
          <w:lang w:eastAsia="zh-CN"/>
        </w:rPr>
        <w:t xml:space="preserve"> inputs, </w:t>
      </w:r>
      <w:del w:id="1557" w:author="Walter Chris" w:date="2020-10-04T20:14:00Z">
        <w:r w:rsidRPr="00E3236C" w:rsidDel="00AF2057">
          <w:rPr>
            <w:rFonts w:ascii="Palatino Linotype" w:eastAsia="SimSun" w:hAnsi="Palatino Linotype"/>
            <w:kern w:val="2"/>
            <w:szCs w:val="19"/>
            <w:lang w:eastAsia="zh-CN"/>
          </w:rPr>
          <w:delText>meanwhile</w:delText>
        </w:r>
      </w:del>
      <w:ins w:id="1558" w:author="Walter Chris" w:date="2020-10-04T20:14:00Z">
        <w:r w:rsidR="00AF2057" w:rsidRPr="00E3236C">
          <w:rPr>
            <w:rFonts w:ascii="Palatino Linotype" w:eastAsia="SimSun" w:hAnsi="Palatino Linotype"/>
            <w:kern w:val="2"/>
            <w:szCs w:val="19"/>
            <w:lang w:eastAsia="zh-CN"/>
          </w:rPr>
          <w:t>moreover</w:t>
        </w:r>
      </w:ins>
      <w:r w:rsidRPr="00E3236C">
        <w:rPr>
          <w:rFonts w:ascii="Palatino Linotype" w:eastAsia="SimSun" w:hAnsi="Palatino Linotype"/>
          <w:kern w:val="2"/>
          <w:szCs w:val="19"/>
          <w:lang w:eastAsia="zh-CN"/>
        </w:rPr>
        <w:t xml:space="preserve">, </w:t>
      </w:r>
      <w:del w:id="1559" w:author="Walter Chris" w:date="2020-10-04T14:15:00Z">
        <w:r w:rsidRPr="00E3236C" w:rsidDel="004B3170">
          <w:rPr>
            <w:rFonts w:ascii="Palatino Linotype" w:eastAsia="SimSun" w:hAnsi="Palatino Linotype"/>
            <w:kern w:val="2"/>
            <w:szCs w:val="19"/>
            <w:lang w:eastAsia="zh-CN"/>
          </w:rPr>
          <w:delText>th</w:delText>
        </w:r>
        <w:r w:rsidR="005542D8" w:rsidRPr="00E3236C" w:rsidDel="004B3170">
          <w:rPr>
            <w:rFonts w:ascii="Palatino Linotype" w:eastAsia="SimSun" w:hAnsi="Palatino Linotype"/>
            <w:kern w:val="2"/>
            <w:szCs w:val="19"/>
            <w:lang w:eastAsia="zh-CN"/>
          </w:rPr>
          <w:delText>ese</w:delText>
        </w:r>
        <w:r w:rsidRPr="00E3236C" w:rsidDel="004B3170">
          <w:rPr>
            <w:rFonts w:ascii="Palatino Linotype" w:eastAsia="SimSun" w:hAnsi="Palatino Linotype"/>
            <w:kern w:val="2"/>
            <w:szCs w:val="19"/>
            <w:lang w:eastAsia="zh-CN"/>
          </w:rPr>
          <w:delText xml:space="preserve"> </w:delText>
        </w:r>
      </w:del>
      <w:ins w:id="1560" w:author="Walter Chris" w:date="2020-10-04T14:15:00Z">
        <w:r w:rsidR="004B3170" w:rsidRPr="00E3236C">
          <w:rPr>
            <w:rFonts w:ascii="Palatino Linotype" w:eastAsia="SimSun" w:hAnsi="Palatino Linotype"/>
            <w:kern w:val="2"/>
            <w:szCs w:val="19"/>
            <w:lang w:eastAsia="zh-CN"/>
          </w:rPr>
          <w:t xml:space="preserve">the mentioned </w:t>
        </w:r>
      </w:ins>
      <w:r w:rsidRPr="00E3236C">
        <w:rPr>
          <w:rFonts w:ascii="Palatino Linotype" w:eastAsia="SimSun" w:hAnsi="Palatino Linotype"/>
          <w:kern w:val="2"/>
          <w:szCs w:val="19"/>
          <w:lang w:eastAsia="zh-CN"/>
        </w:rPr>
        <w:t>integrated features</w:t>
      </w:r>
      <w:r w:rsidRPr="00E3236C" w:rsidDel="009D2C49">
        <w:rPr>
          <w:rFonts w:ascii="Palatino Linotype" w:eastAsia="SimSun" w:hAnsi="Palatino Linotype"/>
          <w:kern w:val="2"/>
          <w:szCs w:val="19"/>
          <w:lang w:eastAsia="zh-CN"/>
        </w:rPr>
        <w:t xml:space="preserve"> </w:t>
      </w:r>
      <w:r w:rsidRPr="00E3236C">
        <w:rPr>
          <w:rFonts w:ascii="Palatino Linotype" w:eastAsia="SimSun" w:hAnsi="Palatino Linotype"/>
          <w:kern w:val="2"/>
          <w:szCs w:val="19"/>
          <w:lang w:eastAsia="zh-CN"/>
        </w:rPr>
        <w:t xml:space="preserve">will also be as auxiliary task input features. We will </w:t>
      </w:r>
      <w:r w:rsidRPr="00E3236C">
        <w:rPr>
          <w:rFonts w:ascii="Palatino Linotype" w:eastAsia="SimSun" w:hAnsi="Palatino Linotype"/>
          <w:kern w:val="2"/>
          <w:szCs w:val="19"/>
          <w:lang w:eastAsia="zh-CN"/>
        </w:rPr>
        <w:lastRenderedPageBreak/>
        <w:t xml:space="preserve">compare </w:t>
      </w:r>
      <w:del w:id="1561" w:author="Walter Chris" w:date="2020-10-04T19:19:00Z">
        <w:r w:rsidRPr="00E3236C" w:rsidDel="00CE0415">
          <w:rPr>
            <w:rFonts w:ascii="Palatino Linotype" w:eastAsia="SimSun" w:hAnsi="Palatino Linotype"/>
            <w:kern w:val="2"/>
            <w:szCs w:val="19"/>
            <w:lang w:eastAsia="zh-CN"/>
          </w:rPr>
          <w:delText>the proposed method</w:delText>
        </w:r>
      </w:del>
      <w:ins w:id="1562" w:author="Walter Chris" w:date="2020-10-04T19:19:00Z">
        <w:r w:rsidR="00CE0415" w:rsidRPr="00E3236C">
          <w:rPr>
            <w:rFonts w:ascii="Palatino Linotype" w:eastAsia="SimSun" w:hAnsi="Palatino Linotype"/>
            <w:kern w:val="2"/>
            <w:szCs w:val="19"/>
            <w:lang w:eastAsia="zh-CN"/>
          </w:rPr>
          <w:t>the developed approach</w:t>
        </w:r>
      </w:ins>
      <w:r w:rsidRPr="00E3236C">
        <w:rPr>
          <w:rFonts w:ascii="Palatino Linotype" w:eastAsia="SimSun" w:hAnsi="Palatino Linotype"/>
          <w:kern w:val="2"/>
          <w:szCs w:val="19"/>
          <w:lang w:eastAsia="zh-CN"/>
        </w:rPr>
        <w:t>, which combine the main loss (</w:t>
      </w:r>
      <w:r w:rsidRPr="00E3236C">
        <w:rPr>
          <w:rFonts w:ascii="Palatino Linotype" w:eastAsia="SimSun" w:hAnsi="Palatino Linotype"/>
          <w:i/>
          <w:kern w:val="2"/>
          <w:szCs w:val="19"/>
          <w:lang w:eastAsia="zh-CN"/>
        </w:rPr>
        <w:t>L</w:t>
      </w:r>
      <w:r w:rsidRPr="00E3236C">
        <w:rPr>
          <w:rFonts w:ascii="Palatino Linotype" w:eastAsia="SimSun" w:hAnsi="Palatino Linotype"/>
          <w:i/>
          <w:kern w:val="2"/>
          <w:szCs w:val="19"/>
          <w:vertAlign w:val="subscript"/>
          <w:lang w:eastAsia="zh-CN"/>
        </w:rPr>
        <w:t>main</w:t>
      </w:r>
      <w:r w:rsidRPr="00E3236C">
        <w:rPr>
          <w:rFonts w:ascii="Palatino Linotype" w:eastAsia="SimSun" w:hAnsi="Palatino Linotype"/>
          <w:kern w:val="2"/>
          <w:szCs w:val="19"/>
          <w:lang w:eastAsia="zh-CN"/>
        </w:rPr>
        <w:t>) with the auxiliary loss (</w:t>
      </w:r>
      <w:r w:rsidRPr="00E3236C">
        <w:rPr>
          <w:rFonts w:ascii="Palatino Linotype" w:eastAsia="SimSun" w:hAnsi="Palatino Linotype"/>
          <w:i/>
          <w:kern w:val="2"/>
          <w:szCs w:val="19"/>
          <w:lang w:eastAsia="zh-CN"/>
        </w:rPr>
        <w:t>L</w:t>
      </w:r>
      <w:r w:rsidRPr="00E3236C">
        <w:rPr>
          <w:rFonts w:ascii="Palatino Linotype" w:eastAsia="SimSun" w:hAnsi="Palatino Linotype"/>
          <w:i/>
          <w:kern w:val="2"/>
          <w:szCs w:val="19"/>
          <w:vertAlign w:val="subscript"/>
          <w:lang w:eastAsia="zh-CN"/>
        </w:rPr>
        <w:t>aux</w:t>
      </w:r>
      <w:r w:rsidRPr="00E3236C">
        <w:rPr>
          <w:rFonts w:ascii="Palatino Linotype" w:eastAsia="SimSun" w:hAnsi="Palatino Linotype"/>
          <w:kern w:val="2"/>
          <w:szCs w:val="19"/>
          <w:lang w:eastAsia="zh-CN"/>
        </w:rPr>
        <w:t>) from the auxiliary task, with only main loss (</w:t>
      </w:r>
      <w:r w:rsidRPr="00E3236C">
        <w:rPr>
          <w:rFonts w:ascii="Palatino Linotype" w:eastAsia="SimSun" w:hAnsi="Palatino Linotype"/>
          <w:i/>
          <w:kern w:val="2"/>
          <w:szCs w:val="19"/>
          <w:lang w:eastAsia="zh-CN"/>
        </w:rPr>
        <w:t>L</w:t>
      </w:r>
      <w:r w:rsidRPr="00E3236C">
        <w:rPr>
          <w:rFonts w:ascii="Palatino Linotype" w:eastAsia="SimSun" w:hAnsi="Palatino Linotype"/>
          <w:i/>
          <w:kern w:val="2"/>
          <w:szCs w:val="19"/>
          <w:vertAlign w:val="subscript"/>
          <w:lang w:eastAsia="zh-CN"/>
        </w:rPr>
        <w:t>main</w:t>
      </w:r>
      <w:r w:rsidRPr="00E3236C">
        <w:rPr>
          <w:rFonts w:ascii="Palatino Linotype" w:eastAsia="SimSun" w:hAnsi="Palatino Linotype"/>
          <w:kern w:val="2"/>
          <w:szCs w:val="19"/>
          <w:lang w:eastAsia="zh-CN"/>
        </w:rPr>
        <w:t xml:space="preserve">). The experiments compare the performance of the ten-fold cross validation between two </w:t>
      </w:r>
      <w:del w:id="1563" w:author="Walter Chris" w:date="2020-10-04T20:15:00Z">
        <w:r w:rsidRPr="00E3236C" w:rsidDel="00156F9F">
          <w:rPr>
            <w:rFonts w:ascii="Palatino Linotype" w:eastAsia="SimSun" w:hAnsi="Palatino Linotype"/>
            <w:kern w:val="2"/>
            <w:szCs w:val="19"/>
            <w:lang w:eastAsia="zh-CN"/>
          </w:rPr>
          <w:delText>methods</w:delText>
        </w:r>
      </w:del>
      <w:ins w:id="1564" w:author="Walter Chris" w:date="2020-10-04T20:15:00Z">
        <w:r w:rsidR="00156F9F" w:rsidRPr="00E3236C">
          <w:rPr>
            <w:rFonts w:ascii="Palatino Linotype" w:eastAsia="SimSun" w:hAnsi="Palatino Linotype"/>
            <w:kern w:val="2"/>
            <w:szCs w:val="19"/>
            <w:lang w:eastAsia="zh-CN"/>
          </w:rPr>
          <w:t>approaches</w:t>
        </w:r>
      </w:ins>
      <w:r w:rsidRPr="00E3236C">
        <w:rPr>
          <w:rFonts w:ascii="Palatino Linotype" w:eastAsia="SimSun" w:hAnsi="Palatino Linotype"/>
          <w:kern w:val="2"/>
          <w:szCs w:val="19"/>
          <w:lang w:eastAsia="zh-CN"/>
        </w:rPr>
        <w:t xml:space="preserve"> on the standard data set and run 500 iterations with a constant step size of 0.01. Table </w:t>
      </w:r>
      <w:r w:rsidR="00534692" w:rsidRPr="00E3236C">
        <w:rPr>
          <w:rFonts w:ascii="Palatino Linotype" w:eastAsia="SimSun" w:hAnsi="Palatino Linotype"/>
          <w:kern w:val="2"/>
          <w:szCs w:val="19"/>
          <w:lang w:eastAsia="zh-CN"/>
        </w:rPr>
        <w:t>6</w:t>
      </w:r>
      <w:r w:rsidRPr="00E3236C">
        <w:rPr>
          <w:rFonts w:ascii="Palatino Linotype" w:eastAsia="SimSun" w:hAnsi="Palatino Linotype"/>
          <w:kern w:val="2"/>
          <w:szCs w:val="19"/>
          <w:lang w:eastAsia="zh-CN"/>
        </w:rPr>
        <w:t xml:space="preserve"> summarizes the performance comparison of </w:t>
      </w:r>
      <w:del w:id="1565" w:author="Walter Chris" w:date="2020-10-04T19:19:00Z">
        <w:r w:rsidRPr="00E3236C" w:rsidDel="00CE0415">
          <w:rPr>
            <w:rFonts w:ascii="Palatino Linotype" w:eastAsia="SimSun" w:hAnsi="Palatino Linotype"/>
            <w:kern w:val="2"/>
            <w:szCs w:val="19"/>
            <w:lang w:eastAsia="zh-CN"/>
          </w:rPr>
          <w:delText>the proposed method</w:delText>
        </w:r>
      </w:del>
      <w:ins w:id="1566" w:author="Walter Chris" w:date="2020-10-04T19:19:00Z">
        <w:r w:rsidR="00CE0415" w:rsidRPr="00E3236C">
          <w:rPr>
            <w:rFonts w:ascii="Palatino Linotype" w:eastAsia="SimSun" w:hAnsi="Palatino Linotype"/>
            <w:kern w:val="2"/>
            <w:szCs w:val="19"/>
            <w:lang w:eastAsia="zh-CN"/>
          </w:rPr>
          <w:t>the developed approach</w:t>
        </w:r>
      </w:ins>
      <w:r w:rsidRPr="00E3236C">
        <w:rPr>
          <w:rFonts w:ascii="Palatino Linotype" w:eastAsia="SimSun" w:hAnsi="Palatino Linotype"/>
          <w:kern w:val="2"/>
          <w:szCs w:val="19"/>
          <w:lang w:eastAsia="zh-CN"/>
        </w:rPr>
        <w:t xml:space="preserve"> and only main loss method with the measurements of Concordance Index and convergence iteration. Convergence iteration is defined as number of training steps that the </w:t>
      </w:r>
      <w:del w:id="1567" w:author="Walter Chris" w:date="2020-10-05T10:55:00Z">
        <w:r w:rsidRPr="00E3236C" w:rsidDel="00DB148A">
          <w:rPr>
            <w:rFonts w:ascii="Palatino Linotype" w:eastAsia="SimSun" w:hAnsi="Palatino Linotype"/>
            <w:kern w:val="2"/>
            <w:szCs w:val="19"/>
            <w:lang w:eastAsia="zh-CN"/>
          </w:rPr>
          <w:delText xml:space="preserve">goal </w:delText>
        </w:r>
      </w:del>
      <w:ins w:id="1568" w:author="Walter Chris" w:date="2020-10-05T10:55:00Z">
        <w:r w:rsidR="00DB148A" w:rsidRPr="00E3236C">
          <w:rPr>
            <w:rFonts w:ascii="Palatino Linotype" w:eastAsia="SimSun" w:hAnsi="Palatino Linotype"/>
            <w:kern w:val="2"/>
            <w:szCs w:val="19"/>
            <w:lang w:eastAsia="zh-CN"/>
          </w:rPr>
          <w:t xml:space="preserve">objective </w:t>
        </w:r>
      </w:ins>
      <w:r w:rsidRPr="00E3236C">
        <w:rPr>
          <w:rFonts w:ascii="Palatino Linotype" w:eastAsia="SimSun" w:hAnsi="Palatino Linotype"/>
          <w:kern w:val="2"/>
          <w:szCs w:val="19"/>
          <w:lang w:eastAsia="zh-CN"/>
        </w:rPr>
        <w:t xml:space="preserve">is </w:t>
      </w:r>
      <w:del w:id="1569" w:author="Walter Chris" w:date="2020-10-05T10:55:00Z">
        <w:r w:rsidRPr="00E3236C" w:rsidDel="00DB148A">
          <w:rPr>
            <w:rFonts w:ascii="Palatino Linotype" w:eastAsia="SimSun" w:hAnsi="Palatino Linotype"/>
            <w:kern w:val="2"/>
            <w:szCs w:val="19"/>
            <w:lang w:eastAsia="zh-CN"/>
          </w:rPr>
          <w:delText>reached</w:delText>
        </w:r>
      </w:del>
      <w:ins w:id="1570" w:author="Walter Chris" w:date="2020-10-05T10:55:00Z">
        <w:r w:rsidR="00DB148A" w:rsidRPr="00E3236C">
          <w:rPr>
            <w:rFonts w:ascii="Palatino Linotype" w:eastAsia="SimSun" w:hAnsi="Palatino Linotype"/>
            <w:kern w:val="2"/>
            <w:szCs w:val="19"/>
            <w:lang w:eastAsia="zh-CN"/>
          </w:rPr>
          <w:t>fulfilled</w:t>
        </w:r>
      </w:ins>
      <w:r w:rsidRPr="00E3236C">
        <w:rPr>
          <w:rFonts w:ascii="Palatino Linotype" w:eastAsia="SimSun" w:hAnsi="Palatino Linotype"/>
          <w:kern w:val="2"/>
          <w:szCs w:val="19"/>
          <w:lang w:eastAsia="zh-CN"/>
        </w:rPr>
        <w:t xml:space="preserve">. </w:t>
      </w:r>
      <w:del w:id="1571" w:author="Walter Chris" w:date="2020-10-05T10:55:00Z">
        <w:r w:rsidRPr="00E3236C" w:rsidDel="00DB148A">
          <w:rPr>
            <w:rFonts w:ascii="Palatino Linotype" w:eastAsia="SimSun" w:hAnsi="Palatino Linotype"/>
            <w:kern w:val="2"/>
            <w:szCs w:val="19"/>
            <w:lang w:eastAsia="zh-CN"/>
          </w:rPr>
          <w:delText>In this study</w:delText>
        </w:r>
      </w:del>
      <w:ins w:id="1572" w:author="Walter Chris" w:date="2020-10-05T10:55:00Z">
        <w:r w:rsidR="00DB148A" w:rsidRPr="00E3236C">
          <w:rPr>
            <w:rFonts w:ascii="Palatino Linotype" w:eastAsia="SimSun" w:hAnsi="Palatino Linotype"/>
            <w:kern w:val="2"/>
            <w:szCs w:val="19"/>
            <w:lang w:eastAsia="zh-CN"/>
          </w:rPr>
          <w:t>Here</w:t>
        </w:r>
      </w:ins>
      <w:r w:rsidRPr="00E3236C">
        <w:rPr>
          <w:rFonts w:ascii="Palatino Linotype" w:eastAsia="SimSun" w:hAnsi="Palatino Linotype"/>
          <w:kern w:val="2"/>
          <w:szCs w:val="19"/>
          <w:lang w:eastAsia="zh-CN"/>
        </w:rPr>
        <w:t xml:space="preserve">, </w:t>
      </w:r>
      <w:del w:id="1573" w:author="Walter Chris" w:date="2020-10-05T10:55:00Z">
        <w:r w:rsidRPr="00E3236C" w:rsidDel="00DB148A">
          <w:rPr>
            <w:rFonts w:ascii="Palatino Linotype" w:eastAsia="SimSun" w:hAnsi="Palatino Linotype"/>
            <w:kern w:val="2"/>
            <w:szCs w:val="19"/>
            <w:lang w:eastAsia="zh-CN"/>
          </w:rPr>
          <w:delText xml:space="preserve">we set </w:delText>
        </w:r>
      </w:del>
      <w:r w:rsidRPr="00E3236C">
        <w:rPr>
          <w:rFonts w:ascii="Palatino Linotype" w:eastAsia="SimSun" w:hAnsi="Palatino Linotype"/>
          <w:kern w:val="2"/>
          <w:szCs w:val="19"/>
          <w:lang w:eastAsia="zh-CN"/>
        </w:rPr>
        <w:t xml:space="preserve">the goal (i.e. threshold of loss) </w:t>
      </w:r>
      <w:ins w:id="1574" w:author="Walter Chris" w:date="2020-10-05T10:55:00Z">
        <w:r w:rsidR="00DB148A" w:rsidRPr="00E3236C">
          <w:rPr>
            <w:rFonts w:ascii="Palatino Linotype" w:eastAsia="SimSun" w:hAnsi="Palatino Linotype"/>
            <w:kern w:val="2"/>
            <w:szCs w:val="19"/>
            <w:lang w:eastAsia="zh-CN"/>
          </w:rPr>
          <w:t xml:space="preserve">is set </w:t>
        </w:r>
      </w:ins>
      <w:r w:rsidRPr="00E3236C">
        <w:rPr>
          <w:rFonts w:ascii="Palatino Linotype" w:eastAsia="SimSun" w:hAnsi="Palatino Linotype"/>
          <w:kern w:val="2"/>
          <w:szCs w:val="19"/>
          <w:lang w:eastAsia="zh-CN"/>
        </w:rPr>
        <w:t>as 1e-4.</w:t>
      </w:r>
    </w:p>
    <w:p w14:paraId="10F08F05" w14:textId="77777777" w:rsidR="00C84D23" w:rsidRPr="00E3236C" w:rsidRDefault="00C84D23" w:rsidP="00B62D48">
      <w:pPr>
        <w:widowControl/>
        <w:tabs>
          <w:tab w:val="left" w:pos="200"/>
        </w:tabs>
        <w:rPr>
          <w:rFonts w:ascii="Palatino Linotype" w:eastAsia="SimSun" w:hAnsi="Palatino Linotype"/>
          <w:kern w:val="2"/>
          <w:szCs w:val="19"/>
          <w:lang w:eastAsia="zh-CN"/>
        </w:rPr>
      </w:pPr>
    </w:p>
    <w:p w14:paraId="70EC0F91" w14:textId="77777777" w:rsidR="00B62D48" w:rsidRPr="00E3236C" w:rsidRDefault="00B62D48" w:rsidP="00B62D48">
      <w:pPr>
        <w:widowControl/>
        <w:tabs>
          <w:tab w:val="left" w:pos="200"/>
        </w:tabs>
        <w:spacing w:line="230" w:lineRule="atLeast"/>
        <w:rPr>
          <w:rFonts w:ascii="Palatino Linotype" w:eastAsia="Times New Roman" w:hAnsi="Palatino Linotype"/>
          <w:kern w:val="0"/>
          <w:szCs w:val="19"/>
        </w:rPr>
      </w:pPr>
    </w:p>
    <w:p w14:paraId="2B1E1F58" w14:textId="3514B50F" w:rsidR="00B62D48" w:rsidRPr="00E3236C" w:rsidRDefault="00B62D48" w:rsidP="00B62D48">
      <w:pPr>
        <w:pStyle w:val="PARAGRAPH"/>
        <w:spacing w:after="80" w:line="200" w:lineRule="exact"/>
        <w:ind w:firstLine="238"/>
        <w:jc w:val="center"/>
        <w:rPr>
          <w:rFonts w:ascii="Palatino Linotype" w:eastAsia="SimSun" w:hAnsi="Palatino Linotype"/>
          <w:kern w:val="2"/>
          <w:szCs w:val="19"/>
          <w:lang w:eastAsia="zh-CN"/>
        </w:rPr>
      </w:pPr>
      <w:bookmarkStart w:id="1575" w:name="_Hlk48062289"/>
      <w:r w:rsidRPr="00E3236C">
        <w:rPr>
          <w:rFonts w:ascii="Helvetica" w:hAnsi="Helvetica"/>
        </w:rPr>
        <w:t xml:space="preserve">TABLE </w:t>
      </w:r>
      <w:r w:rsidR="00C84D23" w:rsidRPr="00E3236C">
        <w:rPr>
          <w:rFonts w:ascii="Helvetica" w:hAnsi="Helvetica"/>
        </w:rPr>
        <w:t>6</w:t>
      </w:r>
      <w:r w:rsidRPr="00E3236C">
        <w:rPr>
          <w:rFonts w:ascii="Helvetica" w:hAnsi="Helvetica"/>
        </w:rPr>
        <w:br/>
        <w:t xml:space="preserve">Performance comparison between two different loss </w:t>
      </w:r>
      <w:del w:id="1576" w:author="Walter Chris" w:date="2020-10-04T20:15:00Z">
        <w:r w:rsidRPr="00E3236C" w:rsidDel="00156F9F">
          <w:rPr>
            <w:rFonts w:ascii="Helvetica" w:hAnsi="Helvetica"/>
          </w:rPr>
          <w:delText>methods</w:delText>
        </w:r>
      </w:del>
      <w:ins w:id="1577" w:author="Walter Chris" w:date="2020-10-04T20:15:00Z">
        <w:r w:rsidR="00156F9F" w:rsidRPr="00E3236C">
          <w:rPr>
            <w:rFonts w:ascii="Helvetica" w:hAnsi="Helvetica"/>
          </w:rPr>
          <w:t>approaches</w:t>
        </w:r>
      </w:ins>
      <w:r w:rsidRPr="00E3236C">
        <w:rPr>
          <w:rFonts w:ascii="Helvetica" w:hAnsi="Helvetica"/>
        </w:rPr>
        <w:t xml:space="preserve"> with C-index and convergence iteration</w:t>
      </w:r>
    </w:p>
    <w:bookmarkEnd w:id="1575"/>
    <w:p w14:paraId="50D75499" w14:textId="77777777" w:rsidR="00AD398C" w:rsidRPr="00E3236C" w:rsidRDefault="00AD398C" w:rsidP="00AD398C">
      <w:pPr>
        <w:widowControl/>
        <w:tabs>
          <w:tab w:val="left" w:pos="200"/>
        </w:tabs>
        <w:spacing w:line="220" w:lineRule="exact"/>
        <w:rPr>
          <w:rFonts w:ascii="Times New Roman" w:eastAsia="SimSun" w:hAnsi="Times New Roman"/>
          <w:kern w:val="2"/>
          <w:sz w:val="20"/>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5"/>
        <w:gridCol w:w="1005"/>
        <w:gridCol w:w="1435"/>
      </w:tblGrid>
      <w:tr w:rsidR="00AD398C" w:rsidRPr="00E3236C" w14:paraId="2DFAF095" w14:textId="77777777" w:rsidTr="00CB050D">
        <w:trPr>
          <w:trHeight w:val="383"/>
          <w:jc w:val="center"/>
        </w:trPr>
        <w:tc>
          <w:tcPr>
            <w:tcW w:w="2155" w:type="dxa"/>
            <w:tcBorders>
              <w:top w:val="single" w:sz="12" w:space="0" w:color="auto"/>
              <w:left w:val="nil"/>
              <w:bottom w:val="single" w:sz="4" w:space="0" w:color="auto"/>
              <w:right w:val="nil"/>
            </w:tcBorders>
            <w:shd w:val="clear" w:color="auto" w:fill="auto"/>
          </w:tcPr>
          <w:p w14:paraId="6FD55BAE" w14:textId="1FD46E18" w:rsidR="00AD398C" w:rsidRPr="00E3236C" w:rsidRDefault="00AD398C" w:rsidP="00AD398C">
            <w:pPr>
              <w:widowControl/>
              <w:spacing w:line="240" w:lineRule="auto"/>
              <w:jc w:val="center"/>
              <w:rPr>
                <w:rFonts w:ascii="Palatino Linotype" w:eastAsia="Times New Roman" w:hAnsi="Palatino Linotype"/>
                <w:b/>
                <w:bCs/>
                <w:i/>
                <w:iCs/>
                <w:kern w:val="0"/>
                <w:sz w:val="16"/>
                <w:szCs w:val="16"/>
              </w:rPr>
            </w:pPr>
          </w:p>
        </w:tc>
        <w:tc>
          <w:tcPr>
            <w:tcW w:w="1005" w:type="dxa"/>
            <w:tcBorders>
              <w:top w:val="single" w:sz="12" w:space="0" w:color="auto"/>
              <w:left w:val="nil"/>
              <w:bottom w:val="single" w:sz="4" w:space="0" w:color="auto"/>
              <w:right w:val="nil"/>
            </w:tcBorders>
            <w:shd w:val="clear" w:color="auto" w:fill="auto"/>
          </w:tcPr>
          <w:p w14:paraId="672B03D7" w14:textId="69DEB50C" w:rsidR="00AD398C" w:rsidRPr="00E3236C" w:rsidRDefault="00AD398C" w:rsidP="00AD398C">
            <w:pPr>
              <w:widowControl/>
              <w:spacing w:line="240" w:lineRule="auto"/>
              <w:jc w:val="center"/>
              <w:rPr>
                <w:rFonts w:ascii="Palatino Linotype" w:eastAsia="Times New Roman" w:hAnsi="Palatino Linotype"/>
                <w:b/>
                <w:bCs/>
                <w:i/>
                <w:iCs/>
                <w:kern w:val="0"/>
                <w:sz w:val="16"/>
                <w:szCs w:val="16"/>
              </w:rPr>
            </w:pPr>
          </w:p>
        </w:tc>
        <w:tc>
          <w:tcPr>
            <w:tcW w:w="1435" w:type="dxa"/>
            <w:tcBorders>
              <w:top w:val="single" w:sz="12" w:space="0" w:color="auto"/>
              <w:left w:val="nil"/>
              <w:bottom w:val="single" w:sz="4" w:space="0" w:color="auto"/>
              <w:right w:val="nil"/>
            </w:tcBorders>
            <w:shd w:val="clear" w:color="auto" w:fill="auto"/>
          </w:tcPr>
          <w:p w14:paraId="783F4304" w14:textId="0D96B65D" w:rsidR="00AD398C" w:rsidRPr="00E3236C" w:rsidRDefault="00AD398C" w:rsidP="00AD398C">
            <w:pPr>
              <w:widowControl/>
              <w:spacing w:line="240" w:lineRule="auto"/>
              <w:jc w:val="center"/>
              <w:rPr>
                <w:rFonts w:ascii="Palatino Linotype" w:eastAsia="Times New Roman" w:hAnsi="Palatino Linotype"/>
                <w:b/>
                <w:bCs/>
                <w:i/>
                <w:iCs/>
                <w:kern w:val="0"/>
                <w:sz w:val="16"/>
                <w:szCs w:val="16"/>
              </w:rPr>
            </w:pPr>
          </w:p>
        </w:tc>
      </w:tr>
      <w:tr w:rsidR="00AD398C" w:rsidRPr="00E3236C" w14:paraId="49FE28E4" w14:textId="77777777" w:rsidTr="00CB050D">
        <w:trPr>
          <w:trHeight w:val="392"/>
          <w:jc w:val="center"/>
        </w:trPr>
        <w:tc>
          <w:tcPr>
            <w:tcW w:w="2155" w:type="dxa"/>
            <w:tcBorders>
              <w:top w:val="single" w:sz="4" w:space="0" w:color="auto"/>
              <w:left w:val="nil"/>
              <w:bottom w:val="nil"/>
              <w:right w:val="nil"/>
            </w:tcBorders>
            <w:shd w:val="pct5" w:color="auto" w:fill="auto"/>
          </w:tcPr>
          <w:p w14:paraId="0EEC4EFC" w14:textId="0868EA41" w:rsidR="00AD398C" w:rsidRPr="00E3236C" w:rsidRDefault="00AD398C" w:rsidP="00AD398C">
            <w:pPr>
              <w:widowControl/>
              <w:autoSpaceDE w:val="0"/>
              <w:spacing w:line="240" w:lineRule="auto"/>
              <w:jc w:val="left"/>
              <w:rPr>
                <w:rFonts w:ascii="Palatino Linotype" w:eastAsia="SimSun" w:hAnsi="Palatino Linotype"/>
                <w:color w:val="000000"/>
                <w:kern w:val="0"/>
                <w:szCs w:val="19"/>
                <w:lang w:eastAsia="zh-CN"/>
              </w:rPr>
            </w:pPr>
          </w:p>
        </w:tc>
        <w:tc>
          <w:tcPr>
            <w:tcW w:w="1005" w:type="dxa"/>
            <w:tcBorders>
              <w:top w:val="single" w:sz="4" w:space="0" w:color="auto"/>
              <w:left w:val="nil"/>
              <w:bottom w:val="nil"/>
              <w:right w:val="nil"/>
            </w:tcBorders>
            <w:shd w:val="pct5" w:color="auto" w:fill="auto"/>
          </w:tcPr>
          <w:p w14:paraId="1A9EDEA2" w14:textId="432548DC" w:rsidR="00AD398C" w:rsidRPr="00E3236C" w:rsidRDefault="00AD398C" w:rsidP="00AD398C">
            <w:pPr>
              <w:widowControl/>
              <w:autoSpaceDE w:val="0"/>
              <w:spacing w:line="240" w:lineRule="auto"/>
              <w:jc w:val="center"/>
              <w:rPr>
                <w:rFonts w:ascii="Palatino Linotype" w:eastAsia="SimSun" w:hAnsi="Palatino Linotype"/>
                <w:color w:val="000000"/>
                <w:kern w:val="0"/>
                <w:szCs w:val="19"/>
                <w:lang w:eastAsia="zh-CN"/>
              </w:rPr>
            </w:pPr>
          </w:p>
        </w:tc>
        <w:tc>
          <w:tcPr>
            <w:tcW w:w="1435" w:type="dxa"/>
            <w:tcBorders>
              <w:top w:val="single" w:sz="4" w:space="0" w:color="auto"/>
              <w:left w:val="nil"/>
              <w:bottom w:val="nil"/>
              <w:right w:val="nil"/>
            </w:tcBorders>
            <w:shd w:val="pct5" w:color="auto" w:fill="auto"/>
          </w:tcPr>
          <w:p w14:paraId="5BCFB275" w14:textId="3390554D" w:rsidR="00AD398C" w:rsidRPr="00E3236C" w:rsidRDefault="00AD398C" w:rsidP="00AD398C">
            <w:pPr>
              <w:widowControl/>
              <w:autoSpaceDE w:val="0"/>
              <w:spacing w:line="240" w:lineRule="auto"/>
              <w:ind w:right="230"/>
              <w:jc w:val="right"/>
              <w:rPr>
                <w:rFonts w:ascii="Palatino Linotype" w:eastAsia="SimSun" w:hAnsi="Palatino Linotype"/>
                <w:color w:val="000000"/>
                <w:kern w:val="0"/>
                <w:szCs w:val="19"/>
                <w:lang w:eastAsia="zh-CN"/>
              </w:rPr>
            </w:pPr>
          </w:p>
        </w:tc>
      </w:tr>
      <w:tr w:rsidR="00AD398C" w:rsidRPr="00E3236C" w14:paraId="14145222" w14:textId="77777777" w:rsidTr="00CB050D">
        <w:trPr>
          <w:trHeight w:val="384"/>
          <w:jc w:val="center"/>
        </w:trPr>
        <w:tc>
          <w:tcPr>
            <w:tcW w:w="2155" w:type="dxa"/>
            <w:tcBorders>
              <w:top w:val="nil"/>
              <w:left w:val="nil"/>
              <w:bottom w:val="single" w:sz="12" w:space="0" w:color="auto"/>
              <w:right w:val="nil"/>
            </w:tcBorders>
            <w:shd w:val="clear" w:color="auto" w:fill="auto"/>
          </w:tcPr>
          <w:p w14:paraId="36738C5E" w14:textId="585E9A6F" w:rsidR="00AD398C" w:rsidRPr="00E3236C" w:rsidRDefault="00AD398C" w:rsidP="00AD398C">
            <w:pPr>
              <w:widowControl/>
              <w:autoSpaceDE w:val="0"/>
              <w:spacing w:line="240" w:lineRule="auto"/>
              <w:jc w:val="left"/>
              <w:rPr>
                <w:rFonts w:ascii="Palatino Linotype" w:eastAsia="SimSun" w:hAnsi="Palatino Linotype"/>
                <w:color w:val="000000"/>
                <w:kern w:val="0"/>
                <w:szCs w:val="19"/>
                <w:lang w:eastAsia="zh-CN"/>
              </w:rPr>
            </w:pPr>
          </w:p>
        </w:tc>
        <w:tc>
          <w:tcPr>
            <w:tcW w:w="1005" w:type="dxa"/>
            <w:tcBorders>
              <w:top w:val="nil"/>
              <w:left w:val="nil"/>
              <w:bottom w:val="single" w:sz="12" w:space="0" w:color="auto"/>
              <w:right w:val="nil"/>
            </w:tcBorders>
            <w:shd w:val="clear" w:color="auto" w:fill="auto"/>
          </w:tcPr>
          <w:p w14:paraId="09DCCE50" w14:textId="6D32FE9C" w:rsidR="00AD398C" w:rsidRPr="00E3236C" w:rsidRDefault="00AD398C" w:rsidP="00AD398C">
            <w:pPr>
              <w:widowControl/>
              <w:autoSpaceDE w:val="0"/>
              <w:spacing w:line="240" w:lineRule="auto"/>
              <w:jc w:val="center"/>
              <w:rPr>
                <w:rFonts w:ascii="Palatino Linotype" w:eastAsia="SimSun" w:hAnsi="Palatino Linotype"/>
                <w:color w:val="000000"/>
                <w:kern w:val="0"/>
                <w:szCs w:val="19"/>
                <w:lang w:eastAsia="zh-CN"/>
              </w:rPr>
            </w:pPr>
          </w:p>
        </w:tc>
        <w:tc>
          <w:tcPr>
            <w:tcW w:w="1435" w:type="dxa"/>
            <w:tcBorders>
              <w:top w:val="nil"/>
              <w:left w:val="nil"/>
              <w:bottom w:val="single" w:sz="12" w:space="0" w:color="auto"/>
              <w:right w:val="nil"/>
            </w:tcBorders>
            <w:shd w:val="clear" w:color="auto" w:fill="auto"/>
          </w:tcPr>
          <w:p w14:paraId="76E39692" w14:textId="3BEF7A48" w:rsidR="00AD398C" w:rsidRPr="00E3236C" w:rsidRDefault="00AD398C" w:rsidP="00AD398C">
            <w:pPr>
              <w:widowControl/>
              <w:autoSpaceDE w:val="0"/>
              <w:spacing w:line="240" w:lineRule="auto"/>
              <w:ind w:right="230"/>
              <w:jc w:val="right"/>
              <w:rPr>
                <w:rFonts w:ascii="Palatino Linotype" w:eastAsia="SimSun" w:hAnsi="Palatino Linotype"/>
                <w:color w:val="000000"/>
                <w:kern w:val="0"/>
                <w:szCs w:val="19"/>
                <w:lang w:eastAsia="zh-CN"/>
              </w:rPr>
            </w:pPr>
          </w:p>
        </w:tc>
      </w:tr>
    </w:tbl>
    <w:p w14:paraId="6A9F95D3" w14:textId="77777777" w:rsidR="00AD398C" w:rsidRPr="00E3236C" w:rsidRDefault="00AD398C" w:rsidP="00AD398C">
      <w:pPr>
        <w:widowControl/>
        <w:tabs>
          <w:tab w:val="left" w:pos="200"/>
        </w:tabs>
        <w:spacing w:after="120" w:line="240" w:lineRule="exact"/>
        <w:jc w:val="center"/>
        <w:rPr>
          <w:rFonts w:ascii="Times New Roman" w:eastAsia="SimSun" w:hAnsi="Times New Roman"/>
          <w:kern w:val="0"/>
          <w:sz w:val="18"/>
          <w:szCs w:val="18"/>
          <w:lang w:eastAsia="zh-CN"/>
        </w:rPr>
      </w:pPr>
    </w:p>
    <w:p w14:paraId="0614C8BF" w14:textId="788609D5" w:rsidR="00AD398C" w:rsidRPr="00E3236C" w:rsidRDefault="00A1611A" w:rsidP="00B62D48">
      <w:pPr>
        <w:widowControl/>
        <w:tabs>
          <w:tab w:val="left" w:pos="200"/>
        </w:tabs>
        <w:rPr>
          <w:rFonts w:ascii="Palatino Linotype" w:eastAsia="SimSun" w:hAnsi="Palatino Linotype"/>
          <w:kern w:val="2"/>
          <w:szCs w:val="19"/>
          <w:lang w:eastAsia="zh-CN"/>
        </w:rPr>
      </w:pPr>
      <w:r w:rsidRPr="00E3236C">
        <w:rPr>
          <w:rFonts w:ascii="Palatino Linotype" w:eastAsia="SimSun" w:hAnsi="Palatino Linotype"/>
          <w:kern w:val="2"/>
          <w:szCs w:val="19"/>
          <w:lang w:eastAsia="zh-CN"/>
        </w:rPr>
        <w:t xml:space="preserve">    </w:t>
      </w:r>
      <w:r w:rsidR="00AD398C" w:rsidRPr="00E3236C">
        <w:rPr>
          <w:rFonts w:ascii="Palatino Linotype" w:eastAsia="SimSun" w:hAnsi="Palatino Linotype"/>
          <w:kern w:val="2"/>
          <w:szCs w:val="19"/>
          <w:lang w:eastAsia="zh-CN"/>
        </w:rPr>
        <w:t xml:space="preserve">As demonstrated in Table </w:t>
      </w:r>
      <w:r w:rsidR="00C84D23" w:rsidRPr="00E3236C">
        <w:rPr>
          <w:rFonts w:ascii="Palatino Linotype" w:eastAsia="SimSun" w:hAnsi="Palatino Linotype"/>
          <w:kern w:val="2"/>
          <w:szCs w:val="19"/>
          <w:lang w:eastAsia="zh-CN"/>
        </w:rPr>
        <w:t>6</w:t>
      </w:r>
      <w:r w:rsidR="00AD398C" w:rsidRPr="00E3236C">
        <w:rPr>
          <w:rFonts w:ascii="Palatino Linotype" w:eastAsia="SimSun" w:hAnsi="Palatino Linotype"/>
          <w:kern w:val="2"/>
          <w:szCs w:val="19"/>
          <w:lang w:eastAsia="zh-CN"/>
        </w:rPr>
        <w:t xml:space="preserve">, in the cross validation on standard data sets, </w:t>
      </w:r>
      <w:del w:id="1578" w:author="Walter Chris" w:date="2020-10-04T19:19:00Z">
        <w:r w:rsidR="00AD398C" w:rsidRPr="00E3236C" w:rsidDel="00CE0415">
          <w:rPr>
            <w:rFonts w:ascii="Palatino Linotype" w:eastAsia="SimSun" w:hAnsi="Palatino Linotype"/>
            <w:kern w:val="2"/>
            <w:szCs w:val="19"/>
            <w:lang w:eastAsia="zh-CN"/>
          </w:rPr>
          <w:delText>the proposed method</w:delText>
        </w:r>
      </w:del>
      <w:ins w:id="1579" w:author="Walter Chris" w:date="2020-10-04T19:19:00Z">
        <w:r w:rsidR="00CE0415" w:rsidRPr="00E3236C">
          <w:rPr>
            <w:rFonts w:ascii="Palatino Linotype" w:eastAsia="SimSun" w:hAnsi="Palatino Linotype"/>
            <w:kern w:val="2"/>
            <w:szCs w:val="19"/>
            <w:lang w:eastAsia="zh-CN"/>
          </w:rPr>
          <w:t>the developed approach</w:t>
        </w:r>
      </w:ins>
      <w:r w:rsidR="00AD398C" w:rsidRPr="00E3236C">
        <w:rPr>
          <w:rFonts w:ascii="Palatino Linotype" w:eastAsia="SimSun" w:hAnsi="Palatino Linotype"/>
          <w:kern w:val="2"/>
          <w:szCs w:val="19"/>
          <w:lang w:eastAsia="zh-CN"/>
        </w:rPr>
        <w:t xml:space="preserve"> is superior to only main loss method. Compared with the only main loss method, the C-index of </w:t>
      </w:r>
      <w:del w:id="1580" w:author="Walter Chris" w:date="2020-10-04T19:19:00Z">
        <w:r w:rsidR="00AD398C" w:rsidRPr="00E3236C" w:rsidDel="00CE0415">
          <w:rPr>
            <w:rFonts w:ascii="Palatino Linotype" w:eastAsia="SimSun" w:hAnsi="Palatino Linotype"/>
            <w:kern w:val="2"/>
            <w:szCs w:val="19"/>
            <w:lang w:eastAsia="zh-CN"/>
          </w:rPr>
          <w:delText>the proposed method</w:delText>
        </w:r>
      </w:del>
      <w:ins w:id="1581" w:author="Walter Chris" w:date="2020-10-04T19:19:00Z">
        <w:r w:rsidR="00CE0415" w:rsidRPr="00E3236C">
          <w:rPr>
            <w:rFonts w:ascii="Palatino Linotype" w:eastAsia="SimSun" w:hAnsi="Palatino Linotype"/>
            <w:kern w:val="2"/>
            <w:szCs w:val="19"/>
            <w:lang w:eastAsia="zh-CN"/>
          </w:rPr>
          <w:t>the developed approach</w:t>
        </w:r>
      </w:ins>
      <w:r w:rsidR="00AD398C" w:rsidRPr="00E3236C">
        <w:rPr>
          <w:rFonts w:ascii="Palatino Linotype" w:eastAsia="SimSun" w:hAnsi="Palatino Linotype"/>
          <w:kern w:val="2"/>
          <w:szCs w:val="19"/>
          <w:lang w:eastAsia="zh-CN"/>
        </w:rPr>
        <w:t xml:space="preserve"> is improved by 2.38%. From this </w:t>
      </w:r>
      <w:r w:rsidR="00AD398C" w:rsidRPr="00E3236C">
        <w:rPr>
          <w:rFonts w:ascii="Palatino Linotype" w:eastAsia="Times New Roman" w:hAnsi="Palatino Linotype"/>
          <w:kern w:val="0"/>
          <w:szCs w:val="19"/>
        </w:rPr>
        <w:t>comparison</w:t>
      </w:r>
      <w:r w:rsidR="00AD398C" w:rsidRPr="00E3236C">
        <w:rPr>
          <w:rFonts w:ascii="Palatino Linotype" w:eastAsia="SimSun" w:hAnsi="Palatino Linotype"/>
          <w:kern w:val="2"/>
          <w:szCs w:val="19"/>
          <w:lang w:eastAsia="zh-CN"/>
        </w:rPr>
        <w:t xml:space="preserve"> experiment</w:t>
      </w:r>
      <w:r w:rsidR="00AD398C" w:rsidRPr="00E3236C">
        <w:rPr>
          <w:rFonts w:ascii="Palatino Linotype" w:eastAsia="Times New Roman" w:hAnsi="Palatino Linotype"/>
          <w:kern w:val="0"/>
          <w:szCs w:val="19"/>
        </w:rPr>
        <w:t>, w</w:t>
      </w:r>
      <w:r w:rsidR="00AD398C" w:rsidRPr="00E3236C">
        <w:rPr>
          <w:rFonts w:ascii="Palatino Linotype" w:eastAsia="SimSun" w:hAnsi="Palatino Linotype"/>
          <w:kern w:val="2"/>
          <w:szCs w:val="19"/>
          <w:lang w:eastAsia="zh-CN"/>
        </w:rPr>
        <w:t xml:space="preserve">e found that the convergence speed of proposed method is obviously faster than that of the only main loss method. </w:t>
      </w:r>
      <w:del w:id="1582" w:author="Walter Chris" w:date="2020-10-04T19:19:00Z">
        <w:r w:rsidR="00AD398C" w:rsidRPr="00E3236C" w:rsidDel="00CE0415">
          <w:rPr>
            <w:rFonts w:ascii="Palatino Linotype" w:eastAsia="SimSun" w:hAnsi="Palatino Linotype"/>
            <w:kern w:val="2"/>
            <w:szCs w:val="19"/>
            <w:lang w:eastAsia="zh-CN"/>
          </w:rPr>
          <w:delText>The proposed method</w:delText>
        </w:r>
      </w:del>
      <w:ins w:id="1583" w:author="Walter Chris" w:date="2020-10-04T19:19:00Z">
        <w:r w:rsidR="00CE0415" w:rsidRPr="00E3236C">
          <w:rPr>
            <w:rFonts w:ascii="Palatino Linotype" w:eastAsia="SimSun" w:hAnsi="Palatino Linotype"/>
            <w:kern w:val="2"/>
            <w:szCs w:val="19"/>
            <w:lang w:eastAsia="zh-CN"/>
          </w:rPr>
          <w:t>The developed approach</w:t>
        </w:r>
      </w:ins>
      <w:r w:rsidR="00AD398C" w:rsidRPr="00E3236C">
        <w:rPr>
          <w:rFonts w:ascii="Palatino Linotype" w:eastAsia="SimSun" w:hAnsi="Palatino Linotype"/>
          <w:kern w:val="2"/>
          <w:szCs w:val="19"/>
          <w:lang w:eastAsia="zh-CN"/>
        </w:rPr>
        <w:t xml:space="preserve">, by leveraging the combination of main loss and auxiliary loss, can dynamically adapt the weights for the auxiliary task to perform better than or as well as the </w:t>
      </w:r>
      <w:del w:id="1584" w:author="Walter Chris" w:date="2020-10-02T23:45:00Z">
        <w:r w:rsidR="00AD398C" w:rsidRPr="00E3236C" w:rsidDel="005E360A">
          <w:rPr>
            <w:rFonts w:ascii="Palatino Linotype" w:eastAsia="SimSun" w:hAnsi="Palatino Linotype"/>
            <w:kern w:val="2"/>
            <w:szCs w:val="19"/>
            <w:lang w:eastAsia="zh-CN"/>
          </w:rPr>
          <w:delText>best</w:delText>
        </w:r>
      </w:del>
      <w:ins w:id="1585" w:author="Walter Chris" w:date="2020-10-02T23:45:00Z">
        <w:r w:rsidR="005E360A" w:rsidRPr="00E3236C">
          <w:rPr>
            <w:rFonts w:ascii="Palatino Linotype" w:eastAsia="SimSun" w:hAnsi="Palatino Linotype"/>
            <w:kern w:val="2"/>
            <w:szCs w:val="19"/>
            <w:lang w:eastAsia="zh-CN"/>
          </w:rPr>
          <w:t>optimal</w:t>
        </w:r>
      </w:ins>
      <w:del w:id="1586" w:author="Walter Chris" w:date="2020-10-02T23:45:00Z">
        <w:r w:rsidR="00AD398C" w:rsidRPr="00E3236C" w:rsidDel="00580861">
          <w:rPr>
            <w:rFonts w:ascii="Palatino Linotype" w:eastAsia="SimSun" w:hAnsi="Palatino Linotype"/>
            <w:kern w:val="2"/>
            <w:szCs w:val="19"/>
            <w:lang w:eastAsia="zh-CN"/>
          </w:rPr>
          <w:delText xml:space="preserve"> main task</w:delText>
        </w:r>
      </w:del>
      <w:ins w:id="1587" w:author="Walter Chris" w:date="2020-10-02T23:45:00Z">
        <w:r w:rsidR="00580861" w:rsidRPr="00E3236C">
          <w:rPr>
            <w:rFonts w:ascii="Palatino Linotype" w:eastAsia="SimSun" w:hAnsi="Palatino Linotype"/>
            <w:kern w:val="2"/>
            <w:szCs w:val="19"/>
            <w:lang w:eastAsia="zh-CN"/>
          </w:rPr>
          <w:t xml:space="preserve"> primary task</w:t>
        </w:r>
      </w:ins>
      <w:r w:rsidR="00AD398C" w:rsidRPr="00E3236C">
        <w:rPr>
          <w:rFonts w:ascii="Palatino Linotype" w:eastAsia="SimSun" w:hAnsi="Palatino Linotype"/>
          <w:kern w:val="2"/>
          <w:szCs w:val="19"/>
          <w:lang w:eastAsia="zh-CN"/>
        </w:rPr>
        <w:t xml:space="preserve">. It means that using an adaptive auxiliary loss could give marginal improvement over the baseline. </w:t>
      </w:r>
      <w:del w:id="1588" w:author="Walter Chris" w:date="2020-10-02T23:45:00Z">
        <w:r w:rsidR="00AD398C" w:rsidRPr="00E3236C" w:rsidDel="00580861">
          <w:rPr>
            <w:rFonts w:ascii="Palatino Linotype" w:eastAsia="SimSun" w:hAnsi="Palatino Linotype"/>
            <w:kern w:val="2"/>
            <w:szCs w:val="19"/>
            <w:lang w:eastAsia="zh-CN"/>
          </w:rPr>
          <w:delText>Additionally</w:delText>
        </w:r>
      </w:del>
      <w:ins w:id="1589" w:author="Walter Chris" w:date="2020-10-02T23:45:00Z">
        <w:r w:rsidR="00580861" w:rsidRPr="00E3236C">
          <w:rPr>
            <w:rFonts w:ascii="Palatino Linotype" w:eastAsia="SimSun" w:hAnsi="Palatino Linotype"/>
            <w:kern w:val="2"/>
            <w:szCs w:val="19"/>
            <w:lang w:eastAsia="zh-CN"/>
          </w:rPr>
          <w:t>Furthermore</w:t>
        </w:r>
      </w:ins>
      <w:r w:rsidR="00AD398C" w:rsidRPr="00E3236C">
        <w:rPr>
          <w:rFonts w:ascii="Palatino Linotype" w:eastAsia="SimSun" w:hAnsi="Palatino Linotype"/>
          <w:kern w:val="2"/>
          <w:szCs w:val="19"/>
          <w:lang w:eastAsia="zh-CN"/>
        </w:rPr>
        <w:t xml:space="preserve">, we can see that the auxiliary task </w:t>
      </w:r>
      <w:del w:id="1590" w:author="Walter Chris" w:date="2020-10-02T23:45:00Z">
        <w:r w:rsidR="00AD398C" w:rsidRPr="00E3236C" w:rsidDel="00580861">
          <w:rPr>
            <w:rFonts w:ascii="Palatino Linotype" w:eastAsia="SimSun" w:hAnsi="Palatino Linotype"/>
            <w:kern w:val="2"/>
            <w:szCs w:val="19"/>
            <w:lang w:eastAsia="zh-CN"/>
          </w:rPr>
          <w:delText>depends on</w:delText>
        </w:r>
      </w:del>
      <w:ins w:id="1591" w:author="Walter Chris" w:date="2020-10-02T23:45:00Z">
        <w:r w:rsidR="00580861" w:rsidRPr="00E3236C">
          <w:rPr>
            <w:rFonts w:ascii="Palatino Linotype" w:eastAsia="SimSun" w:hAnsi="Palatino Linotype"/>
            <w:kern w:val="2"/>
            <w:szCs w:val="19"/>
            <w:lang w:eastAsia="zh-CN"/>
          </w:rPr>
          <w:t>is determined by</w:t>
        </w:r>
      </w:ins>
      <w:r w:rsidR="00AD398C" w:rsidRPr="00E3236C">
        <w:rPr>
          <w:rFonts w:ascii="Palatino Linotype" w:eastAsia="SimSun" w:hAnsi="Palatino Linotype"/>
          <w:kern w:val="2"/>
          <w:szCs w:val="19"/>
          <w:lang w:eastAsia="zh-CN"/>
        </w:rPr>
        <w:t xml:space="preserve"> the</w:t>
      </w:r>
      <w:del w:id="1592" w:author="Walter Chris" w:date="2020-10-02T23:45:00Z">
        <w:r w:rsidR="00AD398C" w:rsidRPr="00E3236C" w:rsidDel="00580861">
          <w:rPr>
            <w:rFonts w:ascii="Palatino Linotype" w:eastAsia="SimSun" w:hAnsi="Palatino Linotype"/>
            <w:kern w:val="2"/>
            <w:szCs w:val="19"/>
            <w:lang w:eastAsia="zh-CN"/>
          </w:rPr>
          <w:delText xml:space="preserve"> main task</w:delText>
        </w:r>
      </w:del>
      <w:ins w:id="1593" w:author="Walter Chris" w:date="2020-10-02T23:45:00Z">
        <w:r w:rsidR="00580861" w:rsidRPr="00E3236C">
          <w:rPr>
            <w:rFonts w:ascii="Palatino Linotype" w:eastAsia="SimSun" w:hAnsi="Palatino Linotype"/>
            <w:kern w:val="2"/>
            <w:szCs w:val="19"/>
            <w:lang w:eastAsia="zh-CN"/>
          </w:rPr>
          <w:t xml:space="preserve"> primary task</w:t>
        </w:r>
      </w:ins>
      <w:r w:rsidR="00AD398C" w:rsidRPr="00E3236C">
        <w:rPr>
          <w:rFonts w:ascii="Palatino Linotype" w:eastAsia="SimSun" w:hAnsi="Palatino Linotype"/>
          <w:kern w:val="2"/>
          <w:szCs w:val="19"/>
          <w:lang w:eastAsia="zh-CN"/>
        </w:rPr>
        <w:t>.</w:t>
      </w:r>
    </w:p>
    <w:p w14:paraId="59C9D7CA" w14:textId="784632EA" w:rsidR="00B62D48" w:rsidRPr="00E3236C" w:rsidRDefault="00755520" w:rsidP="00B62D48">
      <w:pPr>
        <w:pStyle w:val="Heading2"/>
        <w:rPr>
          <w:lang w:eastAsia="zh-CN"/>
        </w:rPr>
      </w:pPr>
      <w:bookmarkStart w:id="1594" w:name="_Hlk48062536"/>
      <w:r w:rsidRPr="00E3236C">
        <w:rPr>
          <w:lang w:eastAsia="zh-CN"/>
        </w:rPr>
        <w:t>4</w:t>
      </w:r>
      <w:r w:rsidR="00B62D48" w:rsidRPr="00E3236C">
        <w:rPr>
          <w:lang w:eastAsia="zh-CN"/>
        </w:rPr>
        <w:t>.</w:t>
      </w:r>
      <w:r w:rsidR="00534692" w:rsidRPr="00E3236C">
        <w:rPr>
          <w:lang w:eastAsia="zh-CN"/>
        </w:rPr>
        <w:t>5</w:t>
      </w:r>
      <w:r w:rsidR="00B62D48" w:rsidRPr="00E3236C">
        <w:t xml:space="preserve"> </w:t>
      </w:r>
      <w:r w:rsidR="00B62D48" w:rsidRPr="00E3236C">
        <w:rPr>
          <w:lang w:eastAsia="zh-CN"/>
        </w:rPr>
        <w:t xml:space="preserve">Comparison with </w:t>
      </w:r>
      <w:r w:rsidR="009D03B8" w:rsidRPr="00E3236C">
        <w:rPr>
          <w:lang w:eastAsia="zh-CN"/>
        </w:rPr>
        <w:t>d</w:t>
      </w:r>
      <w:r w:rsidR="00B62D48" w:rsidRPr="00E3236C">
        <w:rPr>
          <w:lang w:eastAsia="zh-CN"/>
        </w:rPr>
        <w:t xml:space="preserve">ifferent </w:t>
      </w:r>
      <w:r w:rsidR="009D03B8" w:rsidRPr="00E3236C">
        <w:rPr>
          <w:lang w:eastAsia="zh-CN"/>
        </w:rPr>
        <w:t>s</w:t>
      </w:r>
      <w:r w:rsidR="00B62D48" w:rsidRPr="00E3236C">
        <w:rPr>
          <w:lang w:eastAsia="zh-CN"/>
        </w:rPr>
        <w:t xml:space="preserve">urvival </w:t>
      </w:r>
      <w:r w:rsidR="009D03B8" w:rsidRPr="00E3236C">
        <w:rPr>
          <w:lang w:eastAsia="zh-CN"/>
        </w:rPr>
        <w:t>p</w:t>
      </w:r>
      <w:r w:rsidR="00B62D48" w:rsidRPr="00E3236C">
        <w:rPr>
          <w:lang w:eastAsia="zh-CN"/>
        </w:rPr>
        <w:t xml:space="preserve">rediction </w:t>
      </w:r>
      <w:del w:id="1595" w:author="Walter Chris" w:date="2020-10-04T20:15:00Z">
        <w:r w:rsidR="009D03B8" w:rsidRPr="00E3236C" w:rsidDel="00156F9F">
          <w:rPr>
            <w:lang w:eastAsia="zh-CN"/>
          </w:rPr>
          <w:delText>m</w:delText>
        </w:r>
        <w:r w:rsidR="00B62D48" w:rsidRPr="00E3236C" w:rsidDel="00156F9F">
          <w:rPr>
            <w:lang w:eastAsia="zh-CN"/>
          </w:rPr>
          <w:delText>ethods</w:delText>
        </w:r>
      </w:del>
      <w:ins w:id="1596" w:author="Walter Chris" w:date="2020-10-04T20:15:00Z">
        <w:r w:rsidR="00156F9F" w:rsidRPr="00E3236C">
          <w:rPr>
            <w:lang w:eastAsia="zh-CN"/>
          </w:rPr>
          <w:t>approaches</w:t>
        </w:r>
      </w:ins>
      <w:r w:rsidR="00B62D48" w:rsidRPr="00E3236C">
        <w:rPr>
          <w:lang w:eastAsia="zh-CN"/>
        </w:rPr>
        <w:t xml:space="preserve"> over </w:t>
      </w:r>
      <w:r w:rsidR="009D03B8" w:rsidRPr="00E3236C">
        <w:rPr>
          <w:lang w:eastAsia="zh-CN"/>
        </w:rPr>
        <w:t>c</w:t>
      </w:r>
      <w:r w:rsidR="00B62D48" w:rsidRPr="00E3236C">
        <w:rPr>
          <w:lang w:eastAsia="zh-CN"/>
        </w:rPr>
        <w:t xml:space="preserve">ross-validation </w:t>
      </w:r>
      <w:r w:rsidR="009D03B8" w:rsidRPr="00E3236C">
        <w:rPr>
          <w:lang w:eastAsia="zh-CN"/>
        </w:rPr>
        <w:t>t</w:t>
      </w:r>
      <w:r w:rsidR="00B62D48" w:rsidRPr="00E3236C">
        <w:rPr>
          <w:lang w:eastAsia="zh-CN"/>
        </w:rPr>
        <w:t>est</w:t>
      </w:r>
    </w:p>
    <w:bookmarkEnd w:id="1594"/>
    <w:p w14:paraId="6F395A45" w14:textId="51F49A19" w:rsidR="00AD398C" w:rsidRPr="00E3236C" w:rsidRDefault="00AD398C" w:rsidP="00755520">
      <w:pPr>
        <w:widowControl/>
        <w:rPr>
          <w:rFonts w:ascii="Palatino Linotype" w:eastAsia="DengXian" w:hAnsi="Palatino Linotype"/>
          <w:kern w:val="0"/>
          <w:szCs w:val="19"/>
          <w:lang w:eastAsia="zh-CN"/>
        </w:rPr>
      </w:pPr>
      <w:r w:rsidRPr="00E3236C">
        <w:rPr>
          <w:rFonts w:ascii="Palatino Linotype" w:eastAsia="DengXian" w:hAnsi="Palatino Linotype"/>
          <w:kern w:val="0"/>
          <w:szCs w:val="19"/>
          <w:lang w:eastAsia="zh-CN"/>
        </w:rPr>
        <w:t xml:space="preserve">We compare the prediction effects of </w:t>
      </w:r>
      <w:del w:id="1597" w:author="Walter Chris" w:date="2020-10-02T23:48:00Z">
        <w:r w:rsidRPr="00E3236C" w:rsidDel="00123ABA">
          <w:rPr>
            <w:rFonts w:ascii="Palatino Linotype" w:eastAsia="DengXian" w:hAnsi="Palatino Linotype"/>
            <w:kern w:val="0"/>
            <w:szCs w:val="19"/>
            <w:lang w:eastAsia="zh-CN"/>
          </w:rPr>
          <w:delText xml:space="preserve">our proposed </w:delText>
        </w:r>
      </w:del>
      <w:ins w:id="1598" w:author="Walter Chris" w:date="2020-10-02T23:48:00Z">
        <w:r w:rsidR="00123ABA" w:rsidRPr="00E3236C">
          <w:rPr>
            <w:rFonts w:ascii="Palatino Linotype" w:eastAsia="DengXian" w:hAnsi="Palatino Linotype"/>
            <w:kern w:val="0"/>
            <w:szCs w:val="19"/>
            <w:lang w:eastAsia="zh-CN"/>
          </w:rPr>
          <w:t xml:space="preserve">the developed </w:t>
        </w:r>
      </w:ins>
      <w:r w:rsidRPr="00E3236C">
        <w:rPr>
          <w:rFonts w:ascii="Palatino Linotype" w:eastAsia="DengXian" w:hAnsi="Palatino Linotype"/>
          <w:kern w:val="0"/>
          <w:szCs w:val="19"/>
          <w:lang w:eastAsia="zh-CN"/>
        </w:rPr>
        <w:t xml:space="preserve">biLSTM method with five machine learning </w:t>
      </w:r>
      <w:del w:id="1599" w:author="Walter Chris" w:date="2020-10-04T20:15:00Z">
        <w:r w:rsidRPr="00E3236C" w:rsidDel="00156F9F">
          <w:rPr>
            <w:rFonts w:ascii="Palatino Linotype" w:eastAsia="DengXian" w:hAnsi="Palatino Linotype"/>
            <w:kern w:val="0"/>
            <w:szCs w:val="19"/>
            <w:lang w:eastAsia="zh-CN"/>
          </w:rPr>
          <w:delText>methods</w:delText>
        </w:r>
      </w:del>
      <w:ins w:id="1600" w:author="Walter Chris" w:date="2020-10-04T20:15:00Z">
        <w:r w:rsidR="00156F9F" w:rsidRPr="00E3236C">
          <w:rPr>
            <w:rFonts w:ascii="Palatino Linotype" w:eastAsia="DengXian" w:hAnsi="Palatino Linotype"/>
            <w:kern w:val="0"/>
            <w:szCs w:val="19"/>
            <w:lang w:eastAsia="zh-CN"/>
          </w:rPr>
          <w:t>approaches</w:t>
        </w:r>
      </w:ins>
      <w:r w:rsidRPr="00E3236C">
        <w:rPr>
          <w:rFonts w:ascii="Palatino Linotype" w:eastAsia="DengXian" w:hAnsi="Palatino Linotype"/>
          <w:kern w:val="0"/>
          <w:szCs w:val="19"/>
          <w:lang w:eastAsia="zh-CN"/>
        </w:rPr>
        <w:t xml:space="preserve">: </w:t>
      </w:r>
      <w:r w:rsidRPr="00E3236C">
        <w:rPr>
          <w:rFonts w:ascii="Palatino Linotype" w:eastAsia="SimSun" w:hAnsi="Palatino Linotype"/>
          <w:bCs/>
          <w:kern w:val="0"/>
          <w:szCs w:val="19"/>
          <w:lang w:eastAsia="zh-CN"/>
        </w:rPr>
        <w:t>RSF</w:t>
      </w:r>
      <w:r w:rsidRPr="00E3236C">
        <w:rPr>
          <w:rFonts w:ascii="Palatino Linotype" w:eastAsia="SimSun" w:hAnsi="Palatino Linotype"/>
          <w:kern w:val="2"/>
          <w:szCs w:val="19"/>
          <w:lang w:eastAsia="zh-CN"/>
        </w:rPr>
        <w:t xml:space="preserve"> </w:t>
      </w:r>
      <w:r w:rsidRPr="00E3236C">
        <w:rPr>
          <w:rFonts w:ascii="Palatino Linotype" w:eastAsia="SimSun" w:hAnsi="Palatino Linotype"/>
          <w:kern w:val="2"/>
          <w:szCs w:val="19"/>
          <w:lang w:eastAsia="zh-CN"/>
        </w:rPr>
        <w:fldChar w:fldCharType="begin"/>
      </w:r>
      <w:r w:rsidRPr="00E3236C">
        <w:rPr>
          <w:rFonts w:ascii="Palatino Linotype" w:eastAsia="SimSun" w:hAnsi="Palatino Linotype"/>
          <w:kern w:val="2"/>
          <w:szCs w:val="19"/>
          <w:lang w:eastAsia="zh-CN"/>
        </w:rPr>
        <w:instrText xml:space="preserve"> ADDIN EN.CITE &lt;EndNote&gt;&lt;Cite&gt;&lt;Author&gt;Ishwaran&lt;/Author&gt;&lt;Year&gt;2008&lt;/Year&gt;&lt;RecNum&gt;24&lt;/RecNum&gt;&lt;DisplayText&gt;[27]&lt;/DisplayText&gt;&lt;record&gt;&lt;rec-number&gt;24&lt;/rec-number&gt;&lt;foreign-keys&gt;&lt;key app="EN" db-id="wvsws5vr9adxabeftfipdvt4d9s5dw22fv2a"&gt;24&lt;/key&gt;&lt;/foreign-keys&gt;&lt;ref-type name="Journal Article"&gt;17&lt;/ref-type&gt;&lt;contributors&gt;&lt;authors&gt;&lt;author&gt;Ishwaran, Hemant&lt;/author&gt;&lt;author&gt;Kogalur, Udaya B&lt;/author&gt;&lt;author&gt;Blackstone, Eugene H&lt;/author&gt;&lt;author&gt;Lauer, Michael S&lt;/author&gt;&lt;/authors&gt;&lt;/contributors&gt;&lt;titles&gt;&lt;title&gt;Random survival forests&lt;/title&gt;&lt;secondary-title&gt;The annals of applied statistics&lt;/secondary-title&gt;&lt;/titles&gt;&lt;periodical&gt;&lt;full-title&gt;The annals of applied statistics&lt;/full-title&gt;&lt;/periodical&gt;&lt;pages&gt;841-860&lt;/pages&gt;&lt;volume&gt;2&lt;/volume&gt;&lt;number&gt;3&lt;/number&gt;&lt;dates&gt;&lt;year&gt;2008&lt;/year&gt;&lt;/dates&gt;&lt;isbn&gt;1932-6157&lt;/isbn&gt;&lt;urls&gt;&lt;/urls&gt;&lt;/record&gt;&lt;/Cite&gt;&lt;/EndNote&gt;</w:instrText>
      </w:r>
      <w:r w:rsidRPr="00E3236C">
        <w:rPr>
          <w:rFonts w:ascii="Palatino Linotype" w:eastAsia="SimSun" w:hAnsi="Palatino Linotype"/>
          <w:kern w:val="2"/>
          <w:szCs w:val="19"/>
          <w:lang w:eastAsia="zh-CN"/>
        </w:rPr>
        <w:fldChar w:fldCharType="separate"/>
      </w:r>
      <w:r w:rsidRPr="00E3236C">
        <w:rPr>
          <w:rFonts w:ascii="Palatino Linotype" w:eastAsia="SimSun" w:hAnsi="Palatino Linotype"/>
          <w:kern w:val="2"/>
          <w:szCs w:val="19"/>
          <w:lang w:eastAsia="zh-CN"/>
          <w:rPrChange w:id="1601" w:author="Walter Chris" w:date="2020-10-05T12:38:00Z">
            <w:rPr>
              <w:rFonts w:ascii="Palatino Linotype" w:eastAsia="SimSun" w:hAnsi="Palatino Linotype"/>
              <w:noProof/>
              <w:kern w:val="2"/>
              <w:szCs w:val="19"/>
              <w:lang w:eastAsia="zh-CN"/>
            </w:rPr>
          </w:rPrChange>
        </w:rPr>
        <w:t>[</w:t>
      </w:r>
      <w:r w:rsidR="00520032" w:rsidRPr="00E3236C">
        <w:fldChar w:fldCharType="begin"/>
      </w:r>
      <w:r w:rsidR="00520032" w:rsidRPr="00E3236C">
        <w:instrText xml:space="preserve"> HYPERLINK \l "_ENREF_27" \o "Ishwaran, 2008 #24" </w:instrText>
      </w:r>
      <w:r w:rsidR="00520032" w:rsidRPr="00E3236C">
        <w:fldChar w:fldCharType="separate"/>
      </w:r>
      <w:r w:rsidRPr="00E3236C">
        <w:rPr>
          <w:rFonts w:ascii="Palatino Linotype" w:eastAsia="SimSun" w:hAnsi="Palatino Linotype"/>
          <w:kern w:val="2"/>
          <w:szCs w:val="19"/>
          <w:lang w:eastAsia="zh-CN"/>
          <w:rPrChange w:id="1602" w:author="Walter Chris" w:date="2020-10-05T12:38:00Z">
            <w:rPr>
              <w:rFonts w:ascii="Palatino Linotype" w:eastAsia="SimSun" w:hAnsi="Palatino Linotype"/>
              <w:noProof/>
              <w:kern w:val="2"/>
              <w:szCs w:val="19"/>
              <w:lang w:eastAsia="zh-CN"/>
            </w:rPr>
          </w:rPrChange>
        </w:rPr>
        <w:t>27</w:t>
      </w:r>
      <w:r w:rsidR="00520032" w:rsidRPr="00E3236C">
        <w:rPr>
          <w:rFonts w:ascii="Palatino Linotype" w:eastAsia="SimSun" w:hAnsi="Palatino Linotype"/>
          <w:kern w:val="2"/>
          <w:szCs w:val="19"/>
          <w:lang w:eastAsia="zh-CN"/>
          <w:rPrChange w:id="1603" w:author="Walter Chris" w:date="2020-10-05T12:38:00Z">
            <w:rPr>
              <w:rFonts w:ascii="Palatino Linotype" w:eastAsia="SimSun" w:hAnsi="Palatino Linotype"/>
              <w:noProof/>
              <w:kern w:val="2"/>
              <w:szCs w:val="19"/>
              <w:lang w:eastAsia="zh-CN"/>
            </w:rPr>
          </w:rPrChange>
        </w:rPr>
        <w:fldChar w:fldCharType="end"/>
      </w:r>
      <w:r w:rsidRPr="00E3236C">
        <w:rPr>
          <w:rFonts w:ascii="Palatino Linotype" w:eastAsia="SimSun" w:hAnsi="Palatino Linotype"/>
          <w:kern w:val="2"/>
          <w:szCs w:val="19"/>
          <w:lang w:eastAsia="zh-CN"/>
          <w:rPrChange w:id="1604" w:author="Walter Chris" w:date="2020-10-05T12:38:00Z">
            <w:rPr>
              <w:rFonts w:ascii="Palatino Linotype" w:eastAsia="SimSun" w:hAnsi="Palatino Linotype"/>
              <w:noProof/>
              <w:kern w:val="2"/>
              <w:szCs w:val="19"/>
              <w:lang w:eastAsia="zh-CN"/>
            </w:rPr>
          </w:rPrChange>
        </w:rPr>
        <w:t>]</w:t>
      </w:r>
      <w:r w:rsidRPr="00E3236C">
        <w:rPr>
          <w:rFonts w:ascii="Palatino Linotype" w:eastAsia="SimSun" w:hAnsi="Palatino Linotype"/>
          <w:kern w:val="2"/>
          <w:szCs w:val="19"/>
          <w:lang w:eastAsia="zh-CN"/>
        </w:rPr>
        <w:fldChar w:fldCharType="end"/>
      </w:r>
      <w:r w:rsidRPr="00E3236C">
        <w:rPr>
          <w:rFonts w:ascii="Palatino Linotype" w:eastAsia="DengXian" w:hAnsi="Palatino Linotype"/>
          <w:kern w:val="0"/>
          <w:szCs w:val="19"/>
          <w:lang w:eastAsia="zh-CN"/>
        </w:rPr>
        <w:t xml:space="preserve">, LASSO </w:t>
      </w:r>
      <w:r w:rsidRPr="00E3236C">
        <w:rPr>
          <w:rFonts w:ascii="Palatino Linotype" w:eastAsia="DengXian" w:hAnsi="Palatino Linotype"/>
          <w:kern w:val="0"/>
          <w:szCs w:val="19"/>
          <w:lang w:eastAsia="zh-CN"/>
        </w:rPr>
        <w:fldChar w:fldCharType="begin"/>
      </w:r>
      <w:r w:rsidRPr="00E3236C">
        <w:rPr>
          <w:rFonts w:ascii="Palatino Linotype" w:eastAsia="DengXian" w:hAnsi="Palatino Linotype"/>
          <w:kern w:val="0"/>
          <w:szCs w:val="19"/>
          <w:lang w:eastAsia="zh-CN"/>
        </w:rPr>
        <w:instrText xml:space="preserve"> ADDIN EN.CITE &lt;EndNote&gt;&lt;Cite&gt;&lt;Author&gt;Tibshirani&lt;/Author&gt;&lt;Year&gt;1997&lt;/Year&gt;&lt;RecNum&gt;17&lt;/RecNum&gt;&lt;DisplayText&gt;[26]&lt;/DisplayText&gt;&lt;record&gt;&lt;rec-number&gt;17&lt;/rec-number&gt;&lt;foreign-keys&gt;&lt;key app="EN" db-id="wvsws5vr9adxabeftfipdvt4d9s5dw22fv2a"&gt;17&lt;/key&gt;&lt;/foreign-keys&gt;&lt;ref-type name="Journal Article"&gt;17&lt;/ref-type&gt;&lt;contributors&gt;&lt;authors&gt;&lt;author&gt;Tibshirani, Robert&lt;/author&gt;&lt;/authors&gt;&lt;/contributors&gt;&lt;titles&gt;&lt;title&gt;The lasso method for variable selection in the Cox model&lt;/title&gt;&lt;secondary-title&gt;Statistics in medicine&lt;/secondary-title&gt;&lt;/titles&gt;&lt;periodical&gt;&lt;full-title&gt;Statistics in medicine&lt;/full-title&gt;&lt;/periodical&gt;&lt;pages&gt;385-395&lt;/pages&gt;&lt;volume&gt;16&lt;/volume&gt;&lt;number&gt;4&lt;/number&gt;&lt;dates&gt;&lt;year&gt;1997&lt;/year&gt;&lt;/dates&gt;&lt;isbn&gt;0277-6715&lt;/isbn&gt;&lt;urls&gt;&lt;/urls&gt;&lt;/record&gt;&lt;/Cite&gt;&lt;/EndNote&gt;</w:instrText>
      </w:r>
      <w:r w:rsidRPr="00E3236C">
        <w:rPr>
          <w:rFonts w:ascii="Palatino Linotype" w:eastAsia="DengXian" w:hAnsi="Palatino Linotype"/>
          <w:kern w:val="0"/>
          <w:szCs w:val="19"/>
          <w:lang w:eastAsia="zh-CN"/>
        </w:rPr>
        <w:fldChar w:fldCharType="separate"/>
      </w:r>
      <w:r w:rsidRPr="00E3236C">
        <w:rPr>
          <w:rFonts w:ascii="Palatino Linotype" w:eastAsia="DengXian" w:hAnsi="Palatino Linotype"/>
          <w:kern w:val="0"/>
          <w:szCs w:val="19"/>
          <w:lang w:eastAsia="zh-CN"/>
          <w:rPrChange w:id="1605" w:author="Walter Chris" w:date="2020-10-05T12:38:00Z">
            <w:rPr>
              <w:rFonts w:ascii="Palatino Linotype" w:eastAsia="DengXian" w:hAnsi="Palatino Linotype"/>
              <w:noProof/>
              <w:kern w:val="0"/>
              <w:szCs w:val="19"/>
              <w:lang w:eastAsia="zh-CN"/>
            </w:rPr>
          </w:rPrChange>
        </w:rPr>
        <w:t>[</w:t>
      </w:r>
      <w:r w:rsidR="00520032" w:rsidRPr="00E3236C">
        <w:fldChar w:fldCharType="begin"/>
      </w:r>
      <w:r w:rsidR="00520032" w:rsidRPr="00E3236C">
        <w:instrText xml:space="preserve"> HYPERLINK \l "_ENREF_26" \o "Tibshirani, 1997 #17" </w:instrText>
      </w:r>
      <w:r w:rsidR="00520032" w:rsidRPr="00E3236C">
        <w:fldChar w:fldCharType="separate"/>
      </w:r>
      <w:r w:rsidRPr="00E3236C">
        <w:rPr>
          <w:rFonts w:ascii="Palatino Linotype" w:eastAsia="DengXian" w:hAnsi="Palatino Linotype"/>
          <w:kern w:val="0"/>
          <w:szCs w:val="19"/>
          <w:lang w:eastAsia="zh-CN"/>
          <w:rPrChange w:id="1606" w:author="Walter Chris" w:date="2020-10-05T12:38:00Z">
            <w:rPr>
              <w:rFonts w:ascii="Palatino Linotype" w:eastAsia="DengXian" w:hAnsi="Palatino Linotype"/>
              <w:noProof/>
              <w:kern w:val="0"/>
              <w:szCs w:val="19"/>
              <w:lang w:eastAsia="zh-CN"/>
            </w:rPr>
          </w:rPrChange>
        </w:rPr>
        <w:t>26</w:t>
      </w:r>
      <w:r w:rsidR="00520032" w:rsidRPr="00E3236C">
        <w:rPr>
          <w:rFonts w:ascii="Palatino Linotype" w:eastAsia="DengXian" w:hAnsi="Palatino Linotype"/>
          <w:kern w:val="0"/>
          <w:szCs w:val="19"/>
          <w:lang w:eastAsia="zh-CN"/>
          <w:rPrChange w:id="1607" w:author="Walter Chris" w:date="2020-10-05T12:38:00Z">
            <w:rPr>
              <w:rFonts w:ascii="Palatino Linotype" w:eastAsia="DengXian" w:hAnsi="Palatino Linotype"/>
              <w:noProof/>
              <w:kern w:val="0"/>
              <w:szCs w:val="19"/>
              <w:lang w:eastAsia="zh-CN"/>
            </w:rPr>
          </w:rPrChange>
        </w:rPr>
        <w:fldChar w:fldCharType="end"/>
      </w:r>
      <w:r w:rsidRPr="00E3236C">
        <w:rPr>
          <w:rFonts w:ascii="Palatino Linotype" w:eastAsia="DengXian" w:hAnsi="Palatino Linotype"/>
          <w:kern w:val="0"/>
          <w:szCs w:val="19"/>
          <w:lang w:eastAsia="zh-CN"/>
          <w:rPrChange w:id="1608" w:author="Walter Chris" w:date="2020-10-05T12:38:00Z">
            <w:rPr>
              <w:rFonts w:ascii="Palatino Linotype" w:eastAsia="DengXian" w:hAnsi="Palatino Linotype"/>
              <w:noProof/>
              <w:kern w:val="0"/>
              <w:szCs w:val="19"/>
              <w:lang w:eastAsia="zh-CN"/>
            </w:rPr>
          </w:rPrChange>
        </w:rPr>
        <w:t>]</w:t>
      </w:r>
      <w:r w:rsidRPr="00E3236C">
        <w:rPr>
          <w:rFonts w:ascii="Palatino Linotype" w:eastAsia="DengXian" w:hAnsi="Palatino Linotype"/>
          <w:kern w:val="0"/>
          <w:szCs w:val="19"/>
          <w:lang w:eastAsia="zh-CN"/>
        </w:rPr>
        <w:fldChar w:fldCharType="end"/>
      </w:r>
      <w:r w:rsidRPr="00E3236C">
        <w:rPr>
          <w:rFonts w:ascii="Palatino Linotype" w:eastAsia="DengXian" w:hAnsi="Palatino Linotype"/>
          <w:kern w:val="0"/>
          <w:szCs w:val="19"/>
          <w:lang w:eastAsia="zh-CN"/>
        </w:rPr>
        <w:t xml:space="preserve">, MLP </w:t>
      </w:r>
      <w:r w:rsidRPr="00E3236C">
        <w:rPr>
          <w:rFonts w:ascii="Palatino Linotype" w:eastAsia="DengXian" w:hAnsi="Palatino Linotype"/>
          <w:kern w:val="0"/>
          <w:szCs w:val="19"/>
          <w:lang w:eastAsia="zh-CN"/>
        </w:rPr>
        <w:fldChar w:fldCharType="begin"/>
      </w:r>
      <w:r w:rsidRPr="00E3236C">
        <w:rPr>
          <w:rFonts w:ascii="Palatino Linotype" w:eastAsia="DengXian" w:hAnsi="Palatino Linotype"/>
          <w:kern w:val="0"/>
          <w:szCs w:val="19"/>
          <w:lang w:eastAsia="zh-CN"/>
        </w:rPr>
        <w:instrText xml:space="preserve"> ADDIN EN.CITE &lt;EndNote&gt;&lt;Cite&gt;&lt;Author&gt;Amiri&lt;/Author&gt;&lt;Year&gt;2008&lt;/Year&gt;&lt;RecNum&gt;18&lt;/RecNum&gt;&lt;DisplayText&gt;[29]&lt;/DisplayText&gt;&lt;record&gt;&lt;rec-number&gt;18&lt;/rec-number&gt;&lt;foreign-keys&gt;&lt;key app="EN" db-id="wvsws5vr9adxabeftfipdvt4d9s5dw22fv2a"&gt;18&lt;/key&gt;&lt;/foreign-keys&gt;&lt;ref-type name="Journal Article"&gt;17&lt;/ref-type&gt;&lt;contributors&gt;&lt;authors&gt;&lt;author&gt;Amiri, Zohreh&lt;/author&gt;&lt;author&gt;Mohammad, Kazem&lt;/author&gt;&lt;author&gt;Mahmoudi, Mahmoud&lt;/author&gt;&lt;author&gt;Zeraati, Hojjat&lt;/author&gt;&lt;author&gt;Fotouhi, Akbar&lt;/author&gt;&lt;/authors&gt;&lt;/contributors&gt;&lt;titles&gt;&lt;title&gt;Assessment of gastric cancer survival: using an artificial hierarchical neural network&lt;/title&gt;&lt;secondary-title&gt;Pak J Biol Sci&lt;/secondary-title&gt;&lt;/titles&gt;&lt;periodical&gt;&lt;full-title&gt;Pak J Biol Sci&lt;/full-title&gt;&lt;/periodical&gt;&lt;pages&gt;1076-84&lt;/pages&gt;&lt;volume&gt;11&lt;/volume&gt;&lt;number&gt;8&lt;/number&gt;&lt;dates&gt;&lt;year&gt;2008&lt;/year&gt;&lt;/dates&gt;&lt;urls&gt;&lt;/urls&gt;&lt;/record&gt;&lt;/Cite&gt;&lt;/EndNote&gt;</w:instrText>
      </w:r>
      <w:r w:rsidRPr="00E3236C">
        <w:rPr>
          <w:rFonts w:ascii="Palatino Linotype" w:eastAsia="DengXian" w:hAnsi="Palatino Linotype"/>
          <w:kern w:val="0"/>
          <w:szCs w:val="19"/>
          <w:lang w:eastAsia="zh-CN"/>
        </w:rPr>
        <w:fldChar w:fldCharType="separate"/>
      </w:r>
      <w:r w:rsidRPr="00E3236C">
        <w:rPr>
          <w:rFonts w:ascii="Palatino Linotype" w:eastAsia="DengXian" w:hAnsi="Palatino Linotype"/>
          <w:kern w:val="0"/>
          <w:szCs w:val="19"/>
          <w:lang w:eastAsia="zh-CN"/>
          <w:rPrChange w:id="1609" w:author="Walter Chris" w:date="2020-10-05T12:38:00Z">
            <w:rPr>
              <w:rFonts w:ascii="Palatino Linotype" w:eastAsia="DengXian" w:hAnsi="Palatino Linotype"/>
              <w:noProof/>
              <w:kern w:val="0"/>
              <w:szCs w:val="19"/>
              <w:lang w:eastAsia="zh-CN"/>
            </w:rPr>
          </w:rPrChange>
        </w:rPr>
        <w:t>[</w:t>
      </w:r>
      <w:r w:rsidR="00520032" w:rsidRPr="00E3236C">
        <w:fldChar w:fldCharType="begin"/>
      </w:r>
      <w:r w:rsidR="00520032" w:rsidRPr="00E3236C">
        <w:instrText xml:space="preserve"> HYPERLINK \l "_ENREF_29" \o "Amiri, 2008 #18" </w:instrText>
      </w:r>
      <w:r w:rsidR="00520032" w:rsidRPr="00E3236C">
        <w:fldChar w:fldCharType="separate"/>
      </w:r>
      <w:r w:rsidRPr="00E3236C">
        <w:rPr>
          <w:rFonts w:ascii="Palatino Linotype" w:eastAsia="DengXian" w:hAnsi="Palatino Linotype"/>
          <w:kern w:val="0"/>
          <w:szCs w:val="19"/>
          <w:lang w:eastAsia="zh-CN"/>
          <w:rPrChange w:id="1610" w:author="Walter Chris" w:date="2020-10-05T12:38:00Z">
            <w:rPr>
              <w:rFonts w:ascii="Palatino Linotype" w:eastAsia="DengXian" w:hAnsi="Palatino Linotype"/>
              <w:noProof/>
              <w:kern w:val="0"/>
              <w:szCs w:val="19"/>
              <w:lang w:eastAsia="zh-CN"/>
            </w:rPr>
          </w:rPrChange>
        </w:rPr>
        <w:t>29</w:t>
      </w:r>
      <w:r w:rsidR="00520032" w:rsidRPr="00E3236C">
        <w:rPr>
          <w:rFonts w:ascii="Palatino Linotype" w:eastAsia="DengXian" w:hAnsi="Palatino Linotype"/>
          <w:kern w:val="0"/>
          <w:szCs w:val="19"/>
          <w:lang w:eastAsia="zh-CN"/>
          <w:rPrChange w:id="1611" w:author="Walter Chris" w:date="2020-10-05T12:38:00Z">
            <w:rPr>
              <w:rFonts w:ascii="Palatino Linotype" w:eastAsia="DengXian" w:hAnsi="Palatino Linotype"/>
              <w:noProof/>
              <w:kern w:val="0"/>
              <w:szCs w:val="19"/>
              <w:lang w:eastAsia="zh-CN"/>
            </w:rPr>
          </w:rPrChange>
        </w:rPr>
        <w:fldChar w:fldCharType="end"/>
      </w:r>
      <w:r w:rsidRPr="00E3236C">
        <w:rPr>
          <w:rFonts w:ascii="Palatino Linotype" w:eastAsia="DengXian" w:hAnsi="Palatino Linotype"/>
          <w:kern w:val="0"/>
          <w:szCs w:val="19"/>
          <w:lang w:eastAsia="zh-CN"/>
          <w:rPrChange w:id="1612" w:author="Walter Chris" w:date="2020-10-05T12:38:00Z">
            <w:rPr>
              <w:rFonts w:ascii="Palatino Linotype" w:eastAsia="DengXian" w:hAnsi="Palatino Linotype"/>
              <w:noProof/>
              <w:kern w:val="0"/>
              <w:szCs w:val="19"/>
              <w:lang w:eastAsia="zh-CN"/>
            </w:rPr>
          </w:rPrChange>
        </w:rPr>
        <w:t>]</w:t>
      </w:r>
      <w:r w:rsidRPr="00E3236C">
        <w:rPr>
          <w:rFonts w:ascii="Palatino Linotype" w:eastAsia="DengXian" w:hAnsi="Palatino Linotype"/>
          <w:kern w:val="0"/>
          <w:szCs w:val="19"/>
          <w:lang w:eastAsia="zh-CN"/>
        </w:rPr>
        <w:fldChar w:fldCharType="end"/>
      </w:r>
      <w:r w:rsidRPr="00E3236C">
        <w:rPr>
          <w:rFonts w:ascii="Palatino Linotype" w:eastAsia="DengXian" w:hAnsi="Palatino Linotype"/>
          <w:kern w:val="0"/>
          <w:szCs w:val="19"/>
          <w:lang w:eastAsia="zh-CN"/>
        </w:rPr>
        <w:t xml:space="preserve">, </w:t>
      </w:r>
      <w:proofErr w:type="spellStart"/>
      <w:r w:rsidRPr="00E3236C">
        <w:rPr>
          <w:rFonts w:ascii="Palatino Linotype" w:eastAsia="DengXian" w:hAnsi="Palatino Linotype"/>
          <w:kern w:val="0"/>
          <w:szCs w:val="19"/>
          <w:lang w:eastAsia="zh-CN"/>
        </w:rPr>
        <w:t>DeepSurv</w:t>
      </w:r>
      <w:proofErr w:type="spellEnd"/>
      <w:r w:rsidRPr="00E3236C">
        <w:rPr>
          <w:rFonts w:ascii="Palatino Linotype" w:eastAsia="DengXian" w:hAnsi="Palatino Linotype"/>
          <w:kern w:val="0"/>
          <w:szCs w:val="19"/>
          <w:lang w:eastAsia="zh-CN"/>
        </w:rPr>
        <w:t xml:space="preserve"> </w:t>
      </w:r>
      <w:r w:rsidRPr="00E3236C">
        <w:rPr>
          <w:rFonts w:ascii="Palatino Linotype" w:eastAsia="DengXian" w:hAnsi="Palatino Linotype"/>
          <w:kern w:val="0"/>
          <w:szCs w:val="19"/>
          <w:lang w:eastAsia="zh-CN"/>
        </w:rPr>
        <w:fldChar w:fldCharType="begin"/>
      </w:r>
      <w:r w:rsidRPr="00E3236C">
        <w:rPr>
          <w:rFonts w:ascii="Palatino Linotype" w:eastAsia="DengXian" w:hAnsi="Palatino Linotype"/>
          <w:kern w:val="0"/>
          <w:szCs w:val="19"/>
          <w:lang w:eastAsia="zh-CN"/>
        </w:rPr>
        <w:instrText xml:space="preserve"> ADDIN EN.CITE &lt;EndNote&gt;&lt;Cite&gt;&lt;Author&gt;Katzman&lt;/Author&gt;&lt;Year&gt;2016&lt;/Year&gt;&lt;RecNum&gt;19&lt;/RecNum&gt;&lt;DisplayText&gt;[30]&lt;/DisplayText&gt;&lt;record&gt;&lt;rec-number&gt;19&lt;/rec-number&gt;&lt;foreign-keys&gt;&lt;key app="EN" db-id="wvsws5vr9adxabeftfipdvt4d9s5dw22fv2a"&gt;19&lt;/key&gt;&lt;/foreign-keys&gt;&lt;ref-type name="Journal Article"&gt;17&lt;/ref-type&gt;&lt;contributors&gt;&lt;authors&gt;&lt;author&gt;Katzman, Jared L&lt;/author&gt;&lt;author&gt;Shaham, Uri&lt;/author&gt;&lt;author&gt;Cloninger, Alexander&lt;/author&gt;&lt;author&gt;Bates, Jonathan&lt;/author&gt;&lt;author&gt;Jiang, Tingting&lt;/author&gt;&lt;author&gt;Kluger, Yuval&lt;/author&gt;&lt;/authors&gt;&lt;/contributors&gt;&lt;titles&gt;&lt;title&gt;Deep survival: A deep cox proportional hazards network&lt;/title&gt;&lt;secondary-title&gt;stat&lt;/secondary-title&gt;&lt;/titles&gt;&lt;periodical&gt;&lt;full-title&gt;stat&lt;/full-title&gt;&lt;/periodical&gt;&lt;pages&gt;2&lt;/pages&gt;&lt;volume&gt;1050&lt;/volume&gt;&lt;dates&gt;&lt;year&gt;2016&lt;/year&gt;&lt;/dates&gt;&lt;urls&gt;&lt;/urls&gt;&lt;/record&gt;&lt;/Cite&gt;&lt;/EndNote&gt;</w:instrText>
      </w:r>
      <w:r w:rsidRPr="00E3236C">
        <w:rPr>
          <w:rFonts w:ascii="Palatino Linotype" w:eastAsia="DengXian" w:hAnsi="Palatino Linotype"/>
          <w:kern w:val="0"/>
          <w:szCs w:val="19"/>
          <w:lang w:eastAsia="zh-CN"/>
        </w:rPr>
        <w:fldChar w:fldCharType="separate"/>
      </w:r>
      <w:r w:rsidRPr="00E3236C">
        <w:rPr>
          <w:rFonts w:ascii="Palatino Linotype" w:eastAsia="DengXian" w:hAnsi="Palatino Linotype"/>
          <w:kern w:val="0"/>
          <w:szCs w:val="19"/>
          <w:lang w:eastAsia="zh-CN"/>
          <w:rPrChange w:id="1613" w:author="Walter Chris" w:date="2020-10-05T12:38:00Z">
            <w:rPr>
              <w:rFonts w:ascii="Palatino Linotype" w:eastAsia="DengXian" w:hAnsi="Palatino Linotype"/>
              <w:noProof/>
              <w:kern w:val="0"/>
              <w:szCs w:val="19"/>
              <w:lang w:eastAsia="zh-CN"/>
            </w:rPr>
          </w:rPrChange>
        </w:rPr>
        <w:t>[</w:t>
      </w:r>
      <w:r w:rsidR="00520032" w:rsidRPr="00E3236C">
        <w:fldChar w:fldCharType="begin"/>
      </w:r>
      <w:r w:rsidR="00520032" w:rsidRPr="00E3236C">
        <w:instrText xml:space="preserve"> HYPERLINK \l "_ENREF_30" \o "Katzman, 2016 #19" </w:instrText>
      </w:r>
      <w:r w:rsidR="00520032" w:rsidRPr="00E3236C">
        <w:fldChar w:fldCharType="separate"/>
      </w:r>
      <w:r w:rsidRPr="00E3236C">
        <w:rPr>
          <w:rFonts w:ascii="Palatino Linotype" w:eastAsia="DengXian" w:hAnsi="Palatino Linotype"/>
          <w:kern w:val="0"/>
          <w:szCs w:val="19"/>
          <w:lang w:eastAsia="zh-CN"/>
          <w:rPrChange w:id="1614" w:author="Walter Chris" w:date="2020-10-05T12:38:00Z">
            <w:rPr>
              <w:rFonts w:ascii="Palatino Linotype" w:eastAsia="DengXian" w:hAnsi="Palatino Linotype"/>
              <w:noProof/>
              <w:kern w:val="0"/>
              <w:szCs w:val="19"/>
              <w:lang w:eastAsia="zh-CN"/>
            </w:rPr>
          </w:rPrChange>
        </w:rPr>
        <w:t>30</w:t>
      </w:r>
      <w:r w:rsidR="00520032" w:rsidRPr="00E3236C">
        <w:rPr>
          <w:rFonts w:ascii="Palatino Linotype" w:eastAsia="DengXian" w:hAnsi="Palatino Linotype"/>
          <w:kern w:val="0"/>
          <w:szCs w:val="19"/>
          <w:lang w:eastAsia="zh-CN"/>
          <w:rPrChange w:id="1615" w:author="Walter Chris" w:date="2020-10-05T12:38:00Z">
            <w:rPr>
              <w:rFonts w:ascii="Palatino Linotype" w:eastAsia="DengXian" w:hAnsi="Palatino Linotype"/>
              <w:noProof/>
              <w:kern w:val="0"/>
              <w:szCs w:val="19"/>
              <w:lang w:eastAsia="zh-CN"/>
            </w:rPr>
          </w:rPrChange>
        </w:rPr>
        <w:fldChar w:fldCharType="end"/>
      </w:r>
      <w:r w:rsidRPr="00E3236C">
        <w:rPr>
          <w:rFonts w:ascii="Palatino Linotype" w:eastAsia="DengXian" w:hAnsi="Palatino Linotype"/>
          <w:kern w:val="0"/>
          <w:szCs w:val="19"/>
          <w:lang w:eastAsia="zh-CN"/>
          <w:rPrChange w:id="1616" w:author="Walter Chris" w:date="2020-10-05T12:38:00Z">
            <w:rPr>
              <w:rFonts w:ascii="Palatino Linotype" w:eastAsia="DengXian" w:hAnsi="Palatino Linotype"/>
              <w:noProof/>
              <w:kern w:val="0"/>
              <w:szCs w:val="19"/>
              <w:lang w:eastAsia="zh-CN"/>
            </w:rPr>
          </w:rPrChange>
        </w:rPr>
        <w:t>]</w:t>
      </w:r>
      <w:r w:rsidRPr="00E3236C">
        <w:rPr>
          <w:rFonts w:ascii="Palatino Linotype" w:eastAsia="DengXian" w:hAnsi="Palatino Linotype"/>
          <w:kern w:val="0"/>
          <w:szCs w:val="19"/>
          <w:lang w:eastAsia="zh-CN"/>
        </w:rPr>
        <w:fldChar w:fldCharType="end"/>
      </w:r>
      <w:r w:rsidRPr="00E3236C">
        <w:rPr>
          <w:rFonts w:ascii="Palatino Linotype" w:eastAsia="DengXian" w:hAnsi="Palatino Linotype"/>
          <w:kern w:val="0"/>
          <w:szCs w:val="19"/>
          <w:lang w:eastAsia="zh-CN"/>
        </w:rPr>
        <w:t>, and MTLSA</w:t>
      </w:r>
      <w:r w:rsidRPr="00E3236C">
        <w:rPr>
          <w:rFonts w:ascii="Palatino Linotype" w:eastAsia="SimSun" w:hAnsi="Palatino Linotype"/>
          <w:kern w:val="2"/>
          <w:szCs w:val="19"/>
          <w:lang w:eastAsia="zh-CN"/>
        </w:rPr>
        <w:t xml:space="preserve"> </w:t>
      </w:r>
      <w:r w:rsidRPr="00E3236C">
        <w:rPr>
          <w:rFonts w:ascii="Palatino Linotype" w:eastAsia="SimSun" w:hAnsi="Palatino Linotype"/>
          <w:kern w:val="2"/>
          <w:szCs w:val="19"/>
          <w:lang w:eastAsia="zh-CN"/>
        </w:rPr>
        <w:fldChar w:fldCharType="begin"/>
      </w:r>
      <w:r w:rsidRPr="00E3236C">
        <w:rPr>
          <w:rFonts w:ascii="Palatino Linotype" w:eastAsia="SimSun" w:hAnsi="Palatino Linotype"/>
          <w:kern w:val="2"/>
          <w:szCs w:val="19"/>
          <w:lang w:eastAsia="zh-CN"/>
        </w:rPr>
        <w:instrText xml:space="preserve"> ADDIN EN.CITE &lt;EndNote&gt;&lt;Cite&gt;&lt;Author&gt;Li&lt;/Author&gt;&lt;Year&gt;2016&lt;/Year&gt;&lt;RecNum&gt;54&lt;/RecNum&gt;&lt;DisplayText&gt;[32]&lt;/DisplayText&gt;&lt;record&gt;&lt;rec-number&gt;54&lt;/rec-number&gt;&lt;foreign-keys&gt;&lt;key app="EN" db-id="wvsws5vr9adxabeftfipdvt4d9s5dw22fv2a"&gt;54&lt;/key&gt;&lt;/foreign-keys&gt;&lt;ref-type name="Conference Proceedings"&gt;10&lt;/ref-type&gt;&lt;contributors&gt;&lt;authors&gt;&lt;author&gt;Li, Yan&lt;/author&gt;&lt;author&gt;Wang, Jie&lt;/author&gt;&lt;author&gt;Ye, Jieping&lt;/author&gt;&lt;author&gt;Reddy, Chandan K&lt;/author&gt;&lt;/authors&gt;&lt;/contributors&gt;&lt;titles&gt;&lt;title&gt;A multi-task learning formulation for survival analysis&lt;/title&gt;&lt;secondary-title&gt;Proceedings of the 22nd ACM SIGKDD International Conference on Knowledge Discovery and Data Mining&lt;/secondary-title&gt;&lt;/titles&gt;&lt;pages&gt;1715-1724&lt;/pages&gt;&lt;dates&gt;&lt;year&gt;2016&lt;/year&gt;&lt;/dates&gt;&lt;urls&gt;&lt;/urls&gt;&lt;/record&gt;&lt;/Cite&gt;&lt;/EndNote&gt;</w:instrText>
      </w:r>
      <w:r w:rsidRPr="00E3236C">
        <w:rPr>
          <w:rFonts w:ascii="Palatino Linotype" w:eastAsia="SimSun" w:hAnsi="Palatino Linotype"/>
          <w:kern w:val="2"/>
          <w:szCs w:val="19"/>
          <w:lang w:eastAsia="zh-CN"/>
        </w:rPr>
        <w:fldChar w:fldCharType="separate"/>
      </w:r>
      <w:r w:rsidRPr="00E3236C">
        <w:rPr>
          <w:rFonts w:ascii="Palatino Linotype" w:eastAsia="SimSun" w:hAnsi="Palatino Linotype"/>
          <w:kern w:val="2"/>
          <w:szCs w:val="19"/>
          <w:lang w:eastAsia="zh-CN"/>
          <w:rPrChange w:id="1617" w:author="Walter Chris" w:date="2020-10-05T12:38:00Z">
            <w:rPr>
              <w:rFonts w:ascii="Palatino Linotype" w:eastAsia="SimSun" w:hAnsi="Palatino Linotype"/>
              <w:noProof/>
              <w:kern w:val="2"/>
              <w:szCs w:val="19"/>
              <w:lang w:eastAsia="zh-CN"/>
            </w:rPr>
          </w:rPrChange>
        </w:rPr>
        <w:t>[</w:t>
      </w:r>
      <w:r w:rsidR="00520032" w:rsidRPr="00E3236C">
        <w:fldChar w:fldCharType="begin"/>
      </w:r>
      <w:r w:rsidR="00520032" w:rsidRPr="00E3236C">
        <w:instrText xml:space="preserve"> HYPERLINK \l "_ENREF_32" \o "Li, 2016 #54" </w:instrText>
      </w:r>
      <w:r w:rsidR="00520032" w:rsidRPr="00E3236C">
        <w:fldChar w:fldCharType="separate"/>
      </w:r>
      <w:r w:rsidRPr="00E3236C">
        <w:rPr>
          <w:rFonts w:ascii="Palatino Linotype" w:eastAsia="SimSun" w:hAnsi="Palatino Linotype"/>
          <w:kern w:val="2"/>
          <w:szCs w:val="19"/>
          <w:lang w:eastAsia="zh-CN"/>
          <w:rPrChange w:id="1618" w:author="Walter Chris" w:date="2020-10-05T12:38:00Z">
            <w:rPr>
              <w:rFonts w:ascii="Palatino Linotype" w:eastAsia="SimSun" w:hAnsi="Palatino Linotype"/>
              <w:noProof/>
              <w:kern w:val="2"/>
              <w:szCs w:val="19"/>
              <w:lang w:eastAsia="zh-CN"/>
            </w:rPr>
          </w:rPrChange>
        </w:rPr>
        <w:t>32</w:t>
      </w:r>
      <w:r w:rsidR="00520032" w:rsidRPr="00E3236C">
        <w:rPr>
          <w:rFonts w:ascii="Palatino Linotype" w:eastAsia="SimSun" w:hAnsi="Palatino Linotype"/>
          <w:kern w:val="2"/>
          <w:szCs w:val="19"/>
          <w:lang w:eastAsia="zh-CN"/>
          <w:rPrChange w:id="1619" w:author="Walter Chris" w:date="2020-10-05T12:38:00Z">
            <w:rPr>
              <w:rFonts w:ascii="Palatino Linotype" w:eastAsia="SimSun" w:hAnsi="Palatino Linotype"/>
              <w:noProof/>
              <w:kern w:val="2"/>
              <w:szCs w:val="19"/>
              <w:lang w:eastAsia="zh-CN"/>
            </w:rPr>
          </w:rPrChange>
        </w:rPr>
        <w:fldChar w:fldCharType="end"/>
      </w:r>
      <w:r w:rsidRPr="00E3236C">
        <w:rPr>
          <w:rFonts w:ascii="Palatino Linotype" w:eastAsia="SimSun" w:hAnsi="Palatino Linotype"/>
          <w:kern w:val="2"/>
          <w:szCs w:val="19"/>
          <w:lang w:eastAsia="zh-CN"/>
          <w:rPrChange w:id="1620" w:author="Walter Chris" w:date="2020-10-05T12:38:00Z">
            <w:rPr>
              <w:rFonts w:ascii="Palatino Linotype" w:eastAsia="SimSun" w:hAnsi="Palatino Linotype"/>
              <w:noProof/>
              <w:kern w:val="2"/>
              <w:szCs w:val="19"/>
              <w:lang w:eastAsia="zh-CN"/>
            </w:rPr>
          </w:rPrChange>
        </w:rPr>
        <w:t>]</w:t>
      </w:r>
      <w:r w:rsidRPr="00E3236C">
        <w:rPr>
          <w:rFonts w:ascii="Palatino Linotype" w:eastAsia="SimSun" w:hAnsi="Palatino Linotype"/>
          <w:kern w:val="2"/>
          <w:szCs w:val="19"/>
          <w:lang w:eastAsia="zh-CN"/>
        </w:rPr>
        <w:fldChar w:fldCharType="end"/>
      </w:r>
      <w:r w:rsidRPr="00E3236C">
        <w:rPr>
          <w:rFonts w:ascii="Palatino Linotype" w:eastAsia="SimSun" w:hAnsi="Palatino Linotype"/>
          <w:kern w:val="2"/>
          <w:szCs w:val="19"/>
          <w:lang w:eastAsia="zh-CN"/>
        </w:rPr>
        <w:t xml:space="preserve">. </w:t>
      </w:r>
      <w:r w:rsidRPr="00E3236C">
        <w:rPr>
          <w:rFonts w:ascii="Palatino Linotype" w:eastAsia="DengXian" w:hAnsi="Palatino Linotype"/>
          <w:kern w:val="0"/>
          <w:szCs w:val="19"/>
          <w:lang w:eastAsia="zh-CN"/>
        </w:rPr>
        <w:t>The C-index</w:t>
      </w:r>
      <w:r w:rsidRPr="00E3236C" w:rsidDel="00631ABB">
        <w:rPr>
          <w:rFonts w:ascii="Palatino Linotype" w:eastAsia="DengXian" w:hAnsi="Palatino Linotype"/>
          <w:kern w:val="0"/>
          <w:szCs w:val="19"/>
          <w:lang w:eastAsia="zh-CN"/>
        </w:rPr>
        <w:t xml:space="preserve"> </w:t>
      </w:r>
      <w:r w:rsidRPr="00E3236C">
        <w:rPr>
          <w:rFonts w:ascii="Palatino Linotype" w:eastAsia="DengXian" w:hAnsi="Palatino Linotype"/>
          <w:kern w:val="0"/>
          <w:szCs w:val="19"/>
          <w:lang w:eastAsia="zh-CN"/>
        </w:rPr>
        <w:t xml:space="preserve">is </w:t>
      </w:r>
      <w:del w:id="1621" w:author="Walter Chris" w:date="2020-10-02T23:48:00Z">
        <w:r w:rsidRPr="00E3236C" w:rsidDel="00123ABA">
          <w:rPr>
            <w:rFonts w:ascii="Palatino Linotype" w:eastAsia="DengXian" w:hAnsi="Palatino Linotype"/>
            <w:kern w:val="0"/>
            <w:szCs w:val="19"/>
            <w:lang w:eastAsia="zh-CN"/>
          </w:rPr>
          <w:delText xml:space="preserve">used </w:delText>
        </w:r>
      </w:del>
      <w:ins w:id="1622" w:author="Walter Chris" w:date="2020-10-02T23:48:00Z">
        <w:r w:rsidR="00123ABA" w:rsidRPr="00E3236C">
          <w:rPr>
            <w:rFonts w:ascii="Palatino Linotype" w:eastAsia="DengXian" w:hAnsi="Palatino Linotype"/>
            <w:kern w:val="0"/>
            <w:szCs w:val="19"/>
            <w:lang w:eastAsia="zh-CN"/>
          </w:rPr>
          <w:t xml:space="preserve">employed for </w:t>
        </w:r>
      </w:ins>
      <w:del w:id="1623" w:author="Walter Chris" w:date="2020-10-02T23:48:00Z">
        <w:r w:rsidRPr="00E3236C" w:rsidDel="00123ABA">
          <w:rPr>
            <w:rFonts w:ascii="Palatino Linotype" w:eastAsia="DengXian" w:hAnsi="Palatino Linotype"/>
            <w:kern w:val="0"/>
            <w:szCs w:val="19"/>
            <w:lang w:eastAsia="zh-CN"/>
          </w:rPr>
          <w:delText>to evaluate</w:delText>
        </w:r>
      </w:del>
      <w:ins w:id="1624" w:author="Walter Chris" w:date="2020-10-02T23:48:00Z">
        <w:r w:rsidR="00123ABA" w:rsidRPr="00E3236C">
          <w:rPr>
            <w:rFonts w:ascii="Palatino Linotype" w:eastAsia="DengXian" w:hAnsi="Palatino Linotype"/>
            <w:kern w:val="0"/>
            <w:szCs w:val="19"/>
            <w:lang w:eastAsia="zh-CN"/>
          </w:rPr>
          <w:t>assessing</w:t>
        </w:r>
      </w:ins>
      <w:r w:rsidRPr="00E3236C">
        <w:rPr>
          <w:rFonts w:ascii="Palatino Linotype" w:eastAsia="DengXian" w:hAnsi="Palatino Linotype"/>
          <w:kern w:val="0"/>
          <w:szCs w:val="19"/>
          <w:lang w:eastAsia="zh-CN"/>
        </w:rPr>
        <w:t xml:space="preserve"> the prediction performance. </w:t>
      </w:r>
      <w:del w:id="1625" w:author="Walter Chris" w:date="2020-10-02T23:49:00Z">
        <w:r w:rsidRPr="00E3236C" w:rsidDel="00123ABA">
          <w:rPr>
            <w:rFonts w:ascii="Palatino Linotype" w:eastAsia="DengXian" w:hAnsi="Palatino Linotype"/>
            <w:kern w:val="0"/>
            <w:szCs w:val="19"/>
            <w:lang w:eastAsia="zh-CN"/>
          </w:rPr>
          <w:delText>For</w:delText>
        </w:r>
      </w:del>
      <w:del w:id="1626" w:author="Walter Chris" w:date="2020-10-02T23:48:00Z">
        <w:r w:rsidRPr="00E3236C" w:rsidDel="00123ABA">
          <w:rPr>
            <w:rFonts w:ascii="Palatino Linotype" w:eastAsia="DengXian" w:hAnsi="Palatino Linotype"/>
            <w:kern w:val="0"/>
            <w:szCs w:val="19"/>
            <w:lang w:eastAsia="zh-CN"/>
          </w:rPr>
          <w:delText xml:space="preserve"> the sake of</w:delText>
        </w:r>
      </w:del>
      <w:ins w:id="1627" w:author="Walter Chris" w:date="2020-10-02T23:49:00Z">
        <w:r w:rsidR="00123ABA" w:rsidRPr="00E3236C">
          <w:rPr>
            <w:rFonts w:ascii="Palatino Linotype" w:eastAsia="DengXian" w:hAnsi="Palatino Linotype"/>
            <w:kern w:val="0"/>
            <w:szCs w:val="19"/>
            <w:lang w:eastAsia="zh-CN"/>
          </w:rPr>
          <w:t>To ensure</w:t>
        </w:r>
      </w:ins>
      <w:r w:rsidRPr="00E3236C">
        <w:rPr>
          <w:rFonts w:ascii="Palatino Linotype" w:eastAsia="DengXian" w:hAnsi="Palatino Linotype"/>
          <w:kern w:val="0"/>
          <w:szCs w:val="19"/>
          <w:lang w:eastAsia="zh-CN"/>
        </w:rPr>
        <w:t xml:space="preserve"> fairness, </w:t>
      </w:r>
      <w:del w:id="1628" w:author="Walter Chris" w:date="2020-10-02T23:49:00Z">
        <w:r w:rsidRPr="00E3236C" w:rsidDel="009B2ED8">
          <w:rPr>
            <w:rFonts w:ascii="Palatino Linotype" w:eastAsia="DengXian" w:hAnsi="Palatino Linotype"/>
            <w:kern w:val="0"/>
            <w:szCs w:val="19"/>
            <w:lang w:eastAsia="zh-CN"/>
          </w:rPr>
          <w:delText>we carry out</w:delText>
        </w:r>
      </w:del>
      <w:ins w:id="1629" w:author="Walter Chris" w:date="2020-10-02T23:49:00Z">
        <w:r w:rsidR="009B2ED8" w:rsidRPr="00E3236C">
          <w:rPr>
            <w:rFonts w:ascii="Palatino Linotype" w:eastAsia="DengXian" w:hAnsi="Palatino Linotype"/>
            <w:kern w:val="0"/>
            <w:szCs w:val="19"/>
            <w:lang w:eastAsia="zh-CN"/>
          </w:rPr>
          <w:t>this study runs</w:t>
        </w:r>
      </w:ins>
      <w:r w:rsidRPr="00E3236C">
        <w:rPr>
          <w:rFonts w:ascii="Palatino Linotype" w:eastAsia="DengXian" w:hAnsi="Palatino Linotype"/>
          <w:kern w:val="0"/>
          <w:szCs w:val="19"/>
          <w:lang w:eastAsia="zh-CN"/>
        </w:rPr>
        <w:t xml:space="preserve"> the </w:t>
      </w:r>
      <w:del w:id="1630" w:author="Walter Chris" w:date="2020-10-02T23:49:00Z">
        <w:r w:rsidRPr="00E3236C" w:rsidDel="009B2ED8">
          <w:rPr>
            <w:rFonts w:ascii="Palatino Linotype" w:eastAsia="DengXian" w:hAnsi="Palatino Linotype"/>
            <w:kern w:val="0"/>
            <w:szCs w:val="19"/>
            <w:lang w:eastAsia="zh-CN"/>
          </w:rPr>
          <w:delText xml:space="preserve">same </w:delText>
        </w:r>
      </w:del>
      <w:ins w:id="1631" w:author="Walter Chris" w:date="2020-10-02T23:49:00Z">
        <w:r w:rsidR="009B2ED8" w:rsidRPr="00E3236C">
          <w:rPr>
            <w:rFonts w:ascii="Palatino Linotype" w:eastAsia="DengXian" w:hAnsi="Palatino Linotype"/>
            <w:kern w:val="0"/>
            <w:szCs w:val="19"/>
            <w:lang w:eastAsia="zh-CN"/>
          </w:rPr>
          <w:t xml:space="preserve">identical </w:t>
        </w:r>
      </w:ins>
      <w:r w:rsidRPr="00E3236C">
        <w:rPr>
          <w:rFonts w:ascii="Palatino Linotype" w:eastAsia="DengXian" w:hAnsi="Palatino Linotype"/>
          <w:kern w:val="0"/>
          <w:szCs w:val="19"/>
          <w:lang w:eastAsia="zh-CN"/>
        </w:rPr>
        <w:t xml:space="preserve">feature set in all </w:t>
      </w:r>
      <w:del w:id="1632" w:author="Walter Chris" w:date="2020-10-05T12:43:00Z">
        <w:r w:rsidRPr="00E3236C" w:rsidDel="00E3236C">
          <w:rPr>
            <w:rFonts w:ascii="Palatino Linotype" w:eastAsia="DengXian" w:hAnsi="Palatino Linotype"/>
            <w:kern w:val="0"/>
            <w:szCs w:val="19"/>
            <w:lang w:eastAsia="zh-CN"/>
          </w:rPr>
          <w:delText>cross</w:delText>
        </w:r>
        <w:r w:rsidR="004A4F45" w:rsidRPr="00E3236C" w:rsidDel="00E3236C">
          <w:rPr>
            <w:rFonts w:ascii="Palatino Linotype" w:eastAsia="DengXian" w:hAnsi="Palatino Linotype"/>
            <w:kern w:val="0"/>
            <w:szCs w:val="19"/>
            <w:lang w:eastAsia="zh-CN"/>
          </w:rPr>
          <w:delText xml:space="preserve"> </w:delText>
        </w:r>
        <w:r w:rsidRPr="00E3236C" w:rsidDel="00E3236C">
          <w:rPr>
            <w:rFonts w:ascii="Palatino Linotype" w:eastAsia="DengXian" w:hAnsi="Palatino Linotype"/>
            <w:kern w:val="0"/>
            <w:szCs w:val="19"/>
            <w:lang w:eastAsia="zh-CN"/>
          </w:rPr>
          <w:delText>validation</w:delText>
        </w:r>
      </w:del>
      <w:ins w:id="1633" w:author="Walter Chris" w:date="2020-10-05T12:43:00Z">
        <w:r w:rsidR="00E3236C" w:rsidRPr="00E3236C">
          <w:rPr>
            <w:rFonts w:ascii="Palatino Linotype" w:eastAsia="DengXian" w:hAnsi="Palatino Linotype"/>
            <w:kern w:val="0"/>
            <w:szCs w:val="19"/>
            <w:lang w:eastAsia="zh-CN"/>
          </w:rPr>
          <w:t>cross-validation</w:t>
        </w:r>
      </w:ins>
      <w:r w:rsidRPr="00E3236C">
        <w:rPr>
          <w:rFonts w:ascii="Palatino Linotype" w:eastAsia="DengXian" w:hAnsi="Palatino Linotype"/>
          <w:kern w:val="0"/>
          <w:szCs w:val="19"/>
          <w:lang w:eastAsia="zh-CN"/>
        </w:rPr>
        <w:t xml:space="preserve"> tests. </w:t>
      </w:r>
    </w:p>
    <w:p w14:paraId="095606AC" w14:textId="77777777" w:rsidR="00F54808" w:rsidRPr="00E3236C" w:rsidRDefault="00F54808" w:rsidP="00755520">
      <w:pPr>
        <w:widowControl/>
        <w:rPr>
          <w:rFonts w:ascii="Palatino Linotype" w:eastAsia="DengXian" w:hAnsi="Palatino Linotype"/>
          <w:kern w:val="0"/>
          <w:szCs w:val="19"/>
          <w:lang w:eastAsia="zh-CN"/>
        </w:rPr>
      </w:pPr>
    </w:p>
    <w:p w14:paraId="3D1BD136" w14:textId="2E2AF276" w:rsidR="000164FB" w:rsidRPr="00E3236C" w:rsidRDefault="000164FB" w:rsidP="000164FB">
      <w:pPr>
        <w:pStyle w:val="PARAGRAPH"/>
        <w:spacing w:after="80" w:line="200" w:lineRule="exact"/>
        <w:ind w:firstLine="238"/>
        <w:jc w:val="center"/>
        <w:rPr>
          <w:rFonts w:ascii="Helvetica" w:hAnsi="Helvetica"/>
        </w:rPr>
      </w:pPr>
      <w:r w:rsidRPr="00E3236C">
        <w:rPr>
          <w:rFonts w:ascii="Helvetica" w:hAnsi="Helvetica"/>
        </w:rPr>
        <w:t xml:space="preserve">TABLE </w:t>
      </w:r>
      <w:r w:rsidR="00534692" w:rsidRPr="00E3236C">
        <w:rPr>
          <w:rFonts w:ascii="Helvetica" w:hAnsi="Helvetica"/>
        </w:rPr>
        <w:t>7</w:t>
      </w:r>
      <w:r w:rsidRPr="00E3236C">
        <w:rPr>
          <w:rFonts w:ascii="Helvetica" w:hAnsi="Helvetica"/>
        </w:rPr>
        <w:br/>
        <w:t xml:space="preserve">Performance comparison </w:t>
      </w:r>
      <w:del w:id="1634" w:author="Walter Chris" w:date="2020-10-02T23:47:00Z">
        <w:r w:rsidRPr="00E3236C" w:rsidDel="00123ABA">
          <w:rPr>
            <w:rFonts w:ascii="Helvetica" w:hAnsi="Helvetica"/>
          </w:rPr>
          <w:delText>among different</w:delText>
        </w:r>
      </w:del>
      <w:ins w:id="1635" w:author="Walter Chris" w:date="2020-10-02T23:47:00Z">
        <w:r w:rsidR="00123ABA" w:rsidRPr="00E3236C">
          <w:rPr>
            <w:rFonts w:ascii="Helvetica" w:hAnsi="Helvetica"/>
          </w:rPr>
          <w:t>among a range of</w:t>
        </w:r>
      </w:ins>
      <w:r w:rsidRPr="00E3236C">
        <w:rPr>
          <w:rFonts w:ascii="Helvetica" w:hAnsi="Helvetica"/>
        </w:rPr>
        <w:t xml:space="preserve"> survival prediction </w:t>
      </w:r>
      <w:del w:id="1636" w:author="Walter Chris" w:date="2020-10-04T20:15:00Z">
        <w:r w:rsidRPr="00E3236C" w:rsidDel="00156F9F">
          <w:rPr>
            <w:rFonts w:ascii="Helvetica" w:hAnsi="Helvetica"/>
          </w:rPr>
          <w:delText>methods</w:delText>
        </w:r>
      </w:del>
      <w:ins w:id="1637" w:author="Walter Chris" w:date="2020-10-04T20:15:00Z">
        <w:r w:rsidR="00156F9F" w:rsidRPr="00E3236C">
          <w:rPr>
            <w:rFonts w:ascii="Helvetica" w:hAnsi="Helvetica"/>
          </w:rPr>
          <w:t>approaches</w:t>
        </w:r>
      </w:ins>
      <w:r w:rsidRPr="00E3236C">
        <w:rPr>
          <w:rFonts w:ascii="Helvetica" w:hAnsi="Helvetica"/>
        </w:rPr>
        <w:t xml:space="preserve"> by the measurements of C-index (along with their standard deviations).</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2590"/>
        <w:gridCol w:w="1788"/>
      </w:tblGrid>
      <w:tr w:rsidR="000164FB" w:rsidRPr="00E3236C" w14:paraId="769435FF" w14:textId="77777777" w:rsidTr="00F54808">
        <w:trPr>
          <w:trHeight w:hRule="exact" w:val="439"/>
          <w:jc w:val="center"/>
        </w:trPr>
        <w:tc>
          <w:tcPr>
            <w:tcW w:w="2590" w:type="dxa"/>
            <w:tcBorders>
              <w:top w:val="single" w:sz="12" w:space="0" w:color="000000"/>
              <w:bottom w:val="single" w:sz="4" w:space="0" w:color="auto"/>
            </w:tcBorders>
            <w:vAlign w:val="center"/>
          </w:tcPr>
          <w:p w14:paraId="315CFE09" w14:textId="78D328C4" w:rsidR="000164FB" w:rsidRPr="00E3236C" w:rsidRDefault="000164FB" w:rsidP="00F022EC">
            <w:pPr>
              <w:pStyle w:val="p1a"/>
              <w:rPr>
                <w:b/>
                <w:i/>
                <w:iCs/>
                <w:sz w:val="16"/>
                <w:szCs w:val="16"/>
              </w:rPr>
            </w:pPr>
          </w:p>
        </w:tc>
        <w:tc>
          <w:tcPr>
            <w:tcW w:w="1788" w:type="dxa"/>
            <w:tcBorders>
              <w:top w:val="single" w:sz="12" w:space="0" w:color="000000"/>
              <w:bottom w:val="single" w:sz="4" w:space="0" w:color="auto"/>
            </w:tcBorders>
            <w:vAlign w:val="center"/>
          </w:tcPr>
          <w:p w14:paraId="578A7AC2" w14:textId="40578697" w:rsidR="000164FB" w:rsidRPr="00E3236C" w:rsidRDefault="000164FB" w:rsidP="00F022EC">
            <w:pPr>
              <w:pStyle w:val="p1a"/>
              <w:rPr>
                <w:b/>
                <w:i/>
                <w:iCs/>
                <w:sz w:val="16"/>
                <w:szCs w:val="16"/>
              </w:rPr>
            </w:pPr>
          </w:p>
        </w:tc>
      </w:tr>
      <w:tr w:rsidR="000164FB" w:rsidRPr="00E3236C" w14:paraId="3270D48C" w14:textId="77777777" w:rsidTr="00F54808">
        <w:trPr>
          <w:trHeight w:hRule="exact" w:val="379"/>
          <w:jc w:val="center"/>
        </w:trPr>
        <w:tc>
          <w:tcPr>
            <w:tcW w:w="2590" w:type="dxa"/>
            <w:shd w:val="clear" w:color="auto" w:fill="F3F3F3"/>
            <w:vAlign w:val="center"/>
          </w:tcPr>
          <w:p w14:paraId="2EE86974" w14:textId="5DBF5499" w:rsidR="000164FB" w:rsidRPr="00E3236C" w:rsidRDefault="000164FB" w:rsidP="00F022EC">
            <w:pPr>
              <w:pStyle w:val="p1a"/>
              <w:rPr>
                <w:rFonts w:ascii="Palatino Linotype" w:hAnsi="Palatino Linotype"/>
                <w:sz w:val="19"/>
                <w:szCs w:val="19"/>
              </w:rPr>
            </w:pPr>
          </w:p>
        </w:tc>
        <w:tc>
          <w:tcPr>
            <w:tcW w:w="1788" w:type="dxa"/>
            <w:shd w:val="clear" w:color="auto" w:fill="F3F3F3"/>
            <w:vAlign w:val="center"/>
          </w:tcPr>
          <w:p w14:paraId="25225DAF" w14:textId="57CFE635" w:rsidR="000164FB" w:rsidRPr="00E3236C" w:rsidRDefault="000164FB" w:rsidP="00F022EC">
            <w:pPr>
              <w:pStyle w:val="p1a"/>
              <w:rPr>
                <w:rFonts w:ascii="Palatino Linotype" w:hAnsi="Palatino Linotype"/>
                <w:sz w:val="19"/>
                <w:szCs w:val="19"/>
              </w:rPr>
            </w:pPr>
          </w:p>
        </w:tc>
      </w:tr>
      <w:tr w:rsidR="000164FB" w:rsidRPr="00E3236C" w14:paraId="47A57461" w14:textId="77777777" w:rsidTr="00F54808">
        <w:trPr>
          <w:trHeight w:hRule="exact" w:val="369"/>
          <w:jc w:val="center"/>
        </w:trPr>
        <w:tc>
          <w:tcPr>
            <w:tcW w:w="2590" w:type="dxa"/>
            <w:tcBorders>
              <w:bottom w:val="nil"/>
            </w:tcBorders>
            <w:shd w:val="clear" w:color="auto" w:fill="auto"/>
            <w:vAlign w:val="center"/>
          </w:tcPr>
          <w:p w14:paraId="2D96CDC3" w14:textId="4E3F6747" w:rsidR="000164FB" w:rsidRPr="00E3236C" w:rsidRDefault="000164FB" w:rsidP="00F022EC">
            <w:pPr>
              <w:pStyle w:val="p1a"/>
              <w:rPr>
                <w:rFonts w:ascii="Palatino Linotype" w:hAnsi="Palatino Linotype"/>
                <w:sz w:val="19"/>
                <w:szCs w:val="19"/>
              </w:rPr>
            </w:pPr>
          </w:p>
        </w:tc>
        <w:tc>
          <w:tcPr>
            <w:tcW w:w="1788" w:type="dxa"/>
            <w:tcBorders>
              <w:bottom w:val="nil"/>
            </w:tcBorders>
            <w:shd w:val="clear" w:color="auto" w:fill="auto"/>
            <w:vAlign w:val="center"/>
          </w:tcPr>
          <w:p w14:paraId="0D606F96" w14:textId="101D4727" w:rsidR="000164FB" w:rsidRPr="00E3236C" w:rsidRDefault="000164FB" w:rsidP="00F022EC">
            <w:pPr>
              <w:pStyle w:val="p1a"/>
              <w:rPr>
                <w:rFonts w:ascii="Palatino Linotype" w:hAnsi="Palatino Linotype"/>
                <w:sz w:val="19"/>
                <w:szCs w:val="19"/>
              </w:rPr>
            </w:pPr>
          </w:p>
        </w:tc>
      </w:tr>
      <w:tr w:rsidR="000164FB" w:rsidRPr="00E3236C" w14:paraId="4B7DDE61" w14:textId="77777777" w:rsidTr="00F54808">
        <w:trPr>
          <w:trHeight w:hRule="exact" w:val="396"/>
          <w:jc w:val="center"/>
        </w:trPr>
        <w:tc>
          <w:tcPr>
            <w:tcW w:w="2590" w:type="dxa"/>
            <w:tcBorders>
              <w:top w:val="nil"/>
              <w:bottom w:val="nil"/>
            </w:tcBorders>
            <w:shd w:val="pct5" w:color="auto" w:fill="auto"/>
            <w:vAlign w:val="center"/>
          </w:tcPr>
          <w:p w14:paraId="316E917E" w14:textId="07B23928" w:rsidR="000164FB" w:rsidRPr="00E3236C" w:rsidRDefault="000164FB" w:rsidP="00F022EC">
            <w:pPr>
              <w:pStyle w:val="p1a"/>
              <w:rPr>
                <w:rFonts w:ascii="Palatino Linotype" w:hAnsi="Palatino Linotype"/>
                <w:sz w:val="19"/>
                <w:szCs w:val="19"/>
              </w:rPr>
            </w:pPr>
          </w:p>
        </w:tc>
        <w:tc>
          <w:tcPr>
            <w:tcW w:w="1788" w:type="dxa"/>
            <w:tcBorders>
              <w:top w:val="nil"/>
              <w:bottom w:val="nil"/>
            </w:tcBorders>
            <w:shd w:val="pct5" w:color="auto" w:fill="auto"/>
            <w:vAlign w:val="center"/>
          </w:tcPr>
          <w:p w14:paraId="79D069F5" w14:textId="7169ECE6" w:rsidR="000164FB" w:rsidRPr="00E3236C" w:rsidRDefault="000164FB" w:rsidP="00F022EC">
            <w:pPr>
              <w:pStyle w:val="p1a"/>
              <w:rPr>
                <w:rFonts w:ascii="Palatino Linotype" w:hAnsi="Palatino Linotype"/>
                <w:sz w:val="19"/>
                <w:szCs w:val="19"/>
              </w:rPr>
            </w:pPr>
          </w:p>
        </w:tc>
      </w:tr>
      <w:tr w:rsidR="000164FB" w:rsidRPr="00E3236C" w14:paraId="7F000683" w14:textId="77777777" w:rsidTr="00F54808">
        <w:trPr>
          <w:trHeight w:hRule="exact" w:val="381"/>
          <w:jc w:val="center"/>
        </w:trPr>
        <w:tc>
          <w:tcPr>
            <w:tcW w:w="2590" w:type="dxa"/>
            <w:tcBorders>
              <w:top w:val="nil"/>
              <w:bottom w:val="nil"/>
            </w:tcBorders>
            <w:shd w:val="clear" w:color="auto" w:fill="FFFFFF"/>
            <w:vAlign w:val="center"/>
          </w:tcPr>
          <w:p w14:paraId="36C90B2D" w14:textId="5C841231" w:rsidR="000164FB" w:rsidRPr="00E3236C" w:rsidRDefault="000164FB" w:rsidP="00F022EC">
            <w:pPr>
              <w:pStyle w:val="p1a"/>
              <w:rPr>
                <w:rFonts w:ascii="Palatino Linotype" w:hAnsi="Palatino Linotype"/>
                <w:sz w:val="19"/>
                <w:szCs w:val="19"/>
              </w:rPr>
            </w:pPr>
          </w:p>
        </w:tc>
        <w:tc>
          <w:tcPr>
            <w:tcW w:w="1788" w:type="dxa"/>
            <w:tcBorders>
              <w:top w:val="nil"/>
              <w:bottom w:val="nil"/>
            </w:tcBorders>
            <w:shd w:val="clear" w:color="auto" w:fill="FFFFFF"/>
            <w:vAlign w:val="center"/>
          </w:tcPr>
          <w:p w14:paraId="59BE9251" w14:textId="5B4761E9" w:rsidR="000164FB" w:rsidRPr="00E3236C" w:rsidRDefault="000164FB" w:rsidP="00F022EC">
            <w:pPr>
              <w:pStyle w:val="p1a"/>
              <w:rPr>
                <w:rFonts w:ascii="Palatino Linotype" w:hAnsi="Palatino Linotype"/>
                <w:sz w:val="19"/>
                <w:szCs w:val="19"/>
              </w:rPr>
            </w:pPr>
          </w:p>
        </w:tc>
      </w:tr>
      <w:tr w:rsidR="000164FB" w:rsidRPr="00E3236C" w14:paraId="62EB5DE6" w14:textId="77777777" w:rsidTr="00F54808">
        <w:trPr>
          <w:trHeight w:hRule="exact" w:val="381"/>
          <w:jc w:val="center"/>
        </w:trPr>
        <w:tc>
          <w:tcPr>
            <w:tcW w:w="2590" w:type="dxa"/>
            <w:tcBorders>
              <w:top w:val="nil"/>
              <w:bottom w:val="nil"/>
            </w:tcBorders>
            <w:shd w:val="pct5" w:color="auto" w:fill="FFFFFF"/>
            <w:vAlign w:val="center"/>
          </w:tcPr>
          <w:p w14:paraId="3F06CEAB" w14:textId="056C80DB" w:rsidR="000164FB" w:rsidRPr="00E3236C" w:rsidRDefault="000164FB" w:rsidP="00F022EC">
            <w:pPr>
              <w:pStyle w:val="p1a"/>
              <w:rPr>
                <w:rFonts w:ascii="Palatino Linotype" w:hAnsi="Palatino Linotype"/>
                <w:sz w:val="19"/>
                <w:szCs w:val="19"/>
              </w:rPr>
            </w:pPr>
          </w:p>
        </w:tc>
        <w:tc>
          <w:tcPr>
            <w:tcW w:w="1788" w:type="dxa"/>
            <w:tcBorders>
              <w:top w:val="nil"/>
              <w:bottom w:val="nil"/>
            </w:tcBorders>
            <w:shd w:val="pct5" w:color="auto" w:fill="FFFFFF"/>
            <w:vAlign w:val="center"/>
          </w:tcPr>
          <w:p w14:paraId="0333525D" w14:textId="51BAC6E1" w:rsidR="000164FB" w:rsidRPr="00E3236C" w:rsidRDefault="000164FB" w:rsidP="00F022EC">
            <w:pPr>
              <w:pStyle w:val="p1a"/>
              <w:rPr>
                <w:rFonts w:ascii="Palatino Linotype" w:hAnsi="Palatino Linotype"/>
                <w:sz w:val="19"/>
                <w:szCs w:val="19"/>
              </w:rPr>
            </w:pPr>
          </w:p>
        </w:tc>
      </w:tr>
      <w:tr w:rsidR="000164FB" w:rsidRPr="00E3236C" w14:paraId="43B1F4B7" w14:textId="77777777" w:rsidTr="00F54808">
        <w:trPr>
          <w:trHeight w:hRule="exact" w:val="314"/>
          <w:jc w:val="center"/>
        </w:trPr>
        <w:tc>
          <w:tcPr>
            <w:tcW w:w="2590" w:type="dxa"/>
            <w:tcBorders>
              <w:top w:val="nil"/>
              <w:bottom w:val="single" w:sz="12" w:space="0" w:color="000000"/>
            </w:tcBorders>
            <w:shd w:val="clear" w:color="auto" w:fill="auto"/>
            <w:vAlign w:val="center"/>
          </w:tcPr>
          <w:p w14:paraId="7A7E2F86" w14:textId="184E0439" w:rsidR="000164FB" w:rsidRPr="00E3236C" w:rsidRDefault="000164FB" w:rsidP="00F022EC">
            <w:pPr>
              <w:pStyle w:val="p1a"/>
              <w:rPr>
                <w:rFonts w:ascii="Palatino Linotype" w:hAnsi="Palatino Linotype"/>
                <w:sz w:val="19"/>
                <w:szCs w:val="19"/>
              </w:rPr>
            </w:pPr>
          </w:p>
        </w:tc>
        <w:tc>
          <w:tcPr>
            <w:tcW w:w="1788" w:type="dxa"/>
            <w:tcBorders>
              <w:top w:val="nil"/>
              <w:bottom w:val="single" w:sz="12" w:space="0" w:color="000000"/>
            </w:tcBorders>
            <w:shd w:val="clear" w:color="auto" w:fill="auto"/>
          </w:tcPr>
          <w:p w14:paraId="55F218E5" w14:textId="2E98003E" w:rsidR="000164FB" w:rsidRPr="00E3236C" w:rsidRDefault="000164FB" w:rsidP="00F022EC">
            <w:pPr>
              <w:pStyle w:val="p1a"/>
              <w:rPr>
                <w:rFonts w:ascii="Palatino Linotype" w:hAnsi="Palatino Linotype"/>
                <w:sz w:val="19"/>
                <w:szCs w:val="19"/>
              </w:rPr>
            </w:pPr>
          </w:p>
        </w:tc>
      </w:tr>
    </w:tbl>
    <w:p w14:paraId="521B74A4" w14:textId="77777777" w:rsidR="000164FB" w:rsidRPr="00E3236C" w:rsidRDefault="000164FB" w:rsidP="000164FB">
      <w:pPr>
        <w:pStyle w:val="PARAGRAPH"/>
        <w:spacing w:after="80" w:line="200" w:lineRule="exact"/>
        <w:ind w:firstLine="238"/>
        <w:jc w:val="center"/>
        <w:rPr>
          <w:rFonts w:ascii="Times New Roman" w:eastAsia="DengXian" w:hAnsi="Times New Roman"/>
          <w:kern w:val="0"/>
          <w:sz w:val="20"/>
          <w:lang w:eastAsia="zh-CN"/>
        </w:rPr>
      </w:pPr>
    </w:p>
    <w:p w14:paraId="3733C86A" w14:textId="2CF28BF9" w:rsidR="00AD398C" w:rsidRPr="00E3236C" w:rsidRDefault="007D0513" w:rsidP="00755520">
      <w:pPr>
        <w:widowControl/>
        <w:tabs>
          <w:tab w:val="left" w:pos="200"/>
        </w:tabs>
        <w:rPr>
          <w:rFonts w:ascii="Palatino Linotype" w:eastAsia="Times New Roman" w:hAnsi="Palatino Linotype"/>
          <w:kern w:val="0"/>
          <w:szCs w:val="19"/>
        </w:rPr>
      </w:pPr>
      <w:r w:rsidRPr="00E3236C">
        <w:rPr>
          <w:rFonts w:ascii="Palatino Linotype" w:eastAsia="Times New Roman" w:hAnsi="Palatino Linotype"/>
          <w:kern w:val="0"/>
          <w:szCs w:val="19"/>
        </w:rPr>
        <w:t xml:space="preserve">    </w:t>
      </w:r>
      <w:r w:rsidR="00AD398C" w:rsidRPr="00E3236C">
        <w:rPr>
          <w:rFonts w:ascii="Palatino Linotype" w:eastAsia="Times New Roman" w:hAnsi="Palatino Linotype"/>
          <w:kern w:val="0"/>
          <w:szCs w:val="19"/>
        </w:rPr>
        <w:t xml:space="preserve">Table </w:t>
      </w:r>
      <w:r w:rsidR="00534692" w:rsidRPr="00E3236C">
        <w:rPr>
          <w:rFonts w:ascii="Palatino Linotype" w:eastAsia="Times New Roman" w:hAnsi="Palatino Linotype"/>
          <w:kern w:val="0"/>
          <w:szCs w:val="19"/>
        </w:rPr>
        <w:t>7</w:t>
      </w:r>
      <w:r w:rsidR="00AD398C" w:rsidRPr="00E3236C">
        <w:rPr>
          <w:rFonts w:ascii="Palatino Linotype" w:eastAsia="Times New Roman" w:hAnsi="Palatino Linotype"/>
          <w:kern w:val="0"/>
          <w:szCs w:val="19"/>
        </w:rPr>
        <w:t xml:space="preserve"> </w:t>
      </w:r>
      <w:del w:id="1638" w:author="Walter Chris" w:date="2020-10-02T23:44:00Z">
        <w:r w:rsidR="00AD398C" w:rsidRPr="00E3236C" w:rsidDel="001275B3">
          <w:rPr>
            <w:rFonts w:ascii="Palatino Linotype" w:eastAsia="Times New Roman" w:hAnsi="Palatino Linotype"/>
            <w:kern w:val="0"/>
            <w:szCs w:val="19"/>
          </w:rPr>
          <w:delText xml:space="preserve">summarizes </w:delText>
        </w:r>
      </w:del>
      <w:ins w:id="1639" w:author="Walter Chris" w:date="2020-10-02T23:44:00Z">
        <w:r w:rsidR="001275B3" w:rsidRPr="00E3236C">
          <w:rPr>
            <w:rFonts w:ascii="Palatino Linotype" w:eastAsia="Times New Roman" w:hAnsi="Palatino Linotype"/>
            <w:kern w:val="0"/>
            <w:szCs w:val="19"/>
          </w:rPr>
          <w:t xml:space="preserve">lists </w:t>
        </w:r>
      </w:ins>
      <w:r w:rsidR="00AD398C" w:rsidRPr="00E3236C">
        <w:rPr>
          <w:rFonts w:ascii="Palatino Linotype" w:eastAsia="Times New Roman" w:hAnsi="Palatino Linotype"/>
          <w:kern w:val="0"/>
          <w:szCs w:val="19"/>
        </w:rPr>
        <w:t xml:space="preserve">the performance comparisons between </w:t>
      </w:r>
      <w:del w:id="1640" w:author="Walter Chris" w:date="2020-10-04T19:19:00Z">
        <w:r w:rsidR="00AD398C" w:rsidRPr="00E3236C" w:rsidDel="00CE0415">
          <w:rPr>
            <w:rFonts w:ascii="Palatino Linotype" w:eastAsia="Times New Roman" w:hAnsi="Palatino Linotype"/>
            <w:kern w:val="0"/>
            <w:szCs w:val="19"/>
          </w:rPr>
          <w:delText>the proposed method</w:delText>
        </w:r>
      </w:del>
      <w:ins w:id="1641" w:author="Walter Chris" w:date="2020-10-04T19:19:00Z">
        <w:r w:rsidR="00CE0415" w:rsidRPr="00E3236C">
          <w:rPr>
            <w:rFonts w:ascii="Palatino Linotype" w:eastAsia="Times New Roman" w:hAnsi="Palatino Linotype"/>
            <w:kern w:val="0"/>
            <w:szCs w:val="19"/>
          </w:rPr>
          <w:t>the developed approach</w:t>
        </w:r>
      </w:ins>
      <w:r w:rsidR="00AD398C" w:rsidRPr="00E3236C">
        <w:rPr>
          <w:rFonts w:ascii="Palatino Linotype" w:eastAsia="Times New Roman" w:hAnsi="Palatino Linotype"/>
          <w:kern w:val="0"/>
          <w:szCs w:val="19"/>
        </w:rPr>
        <w:t xml:space="preserve">, </w:t>
      </w:r>
      <w:r w:rsidR="00AD398C" w:rsidRPr="00E3236C">
        <w:rPr>
          <w:rFonts w:ascii="Palatino Linotype" w:eastAsia="DengXian" w:hAnsi="Palatino Linotype"/>
          <w:kern w:val="0"/>
          <w:szCs w:val="19"/>
          <w:lang w:eastAsia="zh-CN"/>
        </w:rPr>
        <w:t>MTLSA</w:t>
      </w:r>
      <w:r w:rsidR="00AD398C" w:rsidRPr="00E3236C">
        <w:rPr>
          <w:rFonts w:ascii="Palatino Linotype" w:eastAsia="Times New Roman" w:hAnsi="Palatino Linotype"/>
          <w:kern w:val="0"/>
          <w:szCs w:val="19"/>
        </w:rPr>
        <w:t xml:space="preserve">, DeepSurv, MLP, Lasso, and RSF by the measurements of C-index. </w:t>
      </w:r>
      <w:del w:id="1642" w:author="Walter Chris" w:date="2020-10-02T23:43:00Z">
        <w:r w:rsidR="00AD398C" w:rsidRPr="00E3236C" w:rsidDel="001275B3">
          <w:rPr>
            <w:rFonts w:ascii="Palatino Linotype" w:eastAsia="Times New Roman" w:hAnsi="Palatino Linotype"/>
            <w:kern w:val="0"/>
            <w:szCs w:val="19"/>
          </w:rPr>
          <w:delText xml:space="preserve">From </w:delText>
        </w:r>
      </w:del>
      <w:r w:rsidR="00AD398C" w:rsidRPr="00E3236C">
        <w:rPr>
          <w:rFonts w:ascii="Palatino Linotype" w:eastAsia="Times New Roman" w:hAnsi="Palatino Linotype"/>
          <w:kern w:val="0"/>
          <w:szCs w:val="19"/>
        </w:rPr>
        <w:t xml:space="preserve">Table </w:t>
      </w:r>
      <w:r w:rsidR="00534692" w:rsidRPr="00E3236C">
        <w:rPr>
          <w:rFonts w:ascii="Palatino Linotype" w:eastAsia="Times New Roman" w:hAnsi="Palatino Linotype"/>
          <w:kern w:val="0"/>
          <w:szCs w:val="19"/>
        </w:rPr>
        <w:t>7</w:t>
      </w:r>
      <w:del w:id="1643" w:author="Walter Chris" w:date="2020-10-02T23:44:00Z">
        <w:r w:rsidR="00AD398C" w:rsidRPr="00E3236C" w:rsidDel="001275B3">
          <w:rPr>
            <w:rFonts w:ascii="Palatino Linotype" w:eastAsia="Times New Roman" w:hAnsi="Palatino Linotype"/>
            <w:kern w:val="0"/>
            <w:szCs w:val="19"/>
          </w:rPr>
          <w:delText xml:space="preserve">, we find </w:delText>
        </w:r>
      </w:del>
      <w:ins w:id="1644" w:author="Walter Chris" w:date="2020-10-02T23:44:00Z">
        <w:r w:rsidR="001275B3" w:rsidRPr="00E3236C">
          <w:rPr>
            <w:rFonts w:ascii="Palatino Linotype" w:eastAsia="Times New Roman" w:hAnsi="Palatino Linotype"/>
            <w:kern w:val="0"/>
            <w:szCs w:val="19"/>
          </w:rPr>
          <w:t xml:space="preserve"> indicates </w:t>
        </w:r>
      </w:ins>
      <w:r w:rsidR="00AD398C" w:rsidRPr="00E3236C">
        <w:rPr>
          <w:rFonts w:ascii="Palatino Linotype" w:eastAsia="Times New Roman" w:hAnsi="Palatino Linotype"/>
          <w:kern w:val="0"/>
          <w:szCs w:val="19"/>
        </w:rPr>
        <w:t xml:space="preserve">that the cross validation of </w:t>
      </w:r>
      <w:del w:id="1645" w:author="Walter Chris" w:date="2020-10-04T19:19:00Z">
        <w:r w:rsidR="00AD398C" w:rsidRPr="00E3236C" w:rsidDel="00CE0415">
          <w:rPr>
            <w:rFonts w:ascii="Palatino Linotype" w:eastAsia="Times New Roman" w:hAnsi="Palatino Linotype"/>
            <w:kern w:val="0"/>
            <w:szCs w:val="19"/>
          </w:rPr>
          <w:delText>the proposed method</w:delText>
        </w:r>
      </w:del>
      <w:ins w:id="1646" w:author="Walter Chris" w:date="2020-10-04T19:19:00Z">
        <w:r w:rsidR="00CE0415" w:rsidRPr="00E3236C">
          <w:rPr>
            <w:rFonts w:ascii="Palatino Linotype" w:eastAsia="Times New Roman" w:hAnsi="Palatino Linotype"/>
            <w:kern w:val="0"/>
            <w:szCs w:val="19"/>
          </w:rPr>
          <w:t>the developed approach</w:t>
        </w:r>
      </w:ins>
      <w:r w:rsidR="00AD398C" w:rsidRPr="00E3236C">
        <w:rPr>
          <w:rFonts w:ascii="Palatino Linotype" w:eastAsia="Times New Roman" w:hAnsi="Palatino Linotype"/>
          <w:kern w:val="0"/>
          <w:szCs w:val="19"/>
        </w:rPr>
        <w:t xml:space="preserve"> on the standard training set is better than the other five </w:t>
      </w:r>
      <w:del w:id="1647" w:author="Walter Chris" w:date="2020-10-04T20:15:00Z">
        <w:r w:rsidR="00AD398C" w:rsidRPr="00E3236C" w:rsidDel="00156F9F">
          <w:rPr>
            <w:rFonts w:ascii="Palatino Linotype" w:eastAsia="Times New Roman" w:hAnsi="Palatino Linotype"/>
            <w:kern w:val="0"/>
            <w:szCs w:val="19"/>
          </w:rPr>
          <w:delText>methods</w:delText>
        </w:r>
      </w:del>
      <w:ins w:id="1648" w:author="Walter Chris" w:date="2020-10-04T20:15:00Z">
        <w:r w:rsidR="00156F9F" w:rsidRPr="00E3236C">
          <w:rPr>
            <w:rFonts w:ascii="Palatino Linotype" w:eastAsia="Times New Roman" w:hAnsi="Palatino Linotype"/>
            <w:kern w:val="0"/>
            <w:szCs w:val="19"/>
          </w:rPr>
          <w:t>approaches</w:t>
        </w:r>
      </w:ins>
      <w:r w:rsidR="00AD398C" w:rsidRPr="00E3236C">
        <w:rPr>
          <w:rFonts w:ascii="Palatino Linotype" w:eastAsia="Times New Roman" w:hAnsi="Palatino Linotype"/>
          <w:kern w:val="0"/>
          <w:szCs w:val="19"/>
        </w:rPr>
        <w:t xml:space="preserve">. Compared with the </w:t>
      </w:r>
      <w:del w:id="1649" w:author="Walter Chris" w:date="2020-10-04T20:15:00Z">
        <w:r w:rsidR="00AD398C" w:rsidRPr="00E3236C" w:rsidDel="00156F9F">
          <w:rPr>
            <w:rFonts w:ascii="Palatino Linotype" w:eastAsia="Times New Roman" w:hAnsi="Palatino Linotype"/>
            <w:kern w:val="0"/>
            <w:szCs w:val="19"/>
          </w:rPr>
          <w:delText>methods</w:delText>
        </w:r>
      </w:del>
      <w:ins w:id="1650" w:author="Walter Chris" w:date="2020-10-04T20:15:00Z">
        <w:r w:rsidR="00156F9F" w:rsidRPr="00E3236C">
          <w:rPr>
            <w:rFonts w:ascii="Palatino Linotype" w:eastAsia="Times New Roman" w:hAnsi="Palatino Linotype"/>
            <w:kern w:val="0"/>
            <w:szCs w:val="19"/>
          </w:rPr>
          <w:t>approaches</w:t>
        </w:r>
      </w:ins>
      <w:r w:rsidR="00AD398C" w:rsidRPr="00E3236C">
        <w:rPr>
          <w:rFonts w:ascii="Palatino Linotype" w:eastAsia="Times New Roman" w:hAnsi="Palatino Linotype"/>
          <w:kern w:val="0"/>
          <w:szCs w:val="19"/>
        </w:rPr>
        <w:t xml:space="preserve">: RSF, LASSO, MLP, DeepSurv, and </w:t>
      </w:r>
      <w:r w:rsidR="00AD398C" w:rsidRPr="00E3236C">
        <w:rPr>
          <w:rFonts w:ascii="Palatino Linotype" w:eastAsia="DengXian" w:hAnsi="Palatino Linotype"/>
          <w:kern w:val="0"/>
          <w:szCs w:val="19"/>
          <w:lang w:eastAsia="zh-CN"/>
        </w:rPr>
        <w:t>MTLSA</w:t>
      </w:r>
      <w:r w:rsidR="00AD398C" w:rsidRPr="00E3236C">
        <w:rPr>
          <w:rFonts w:ascii="Palatino Linotype" w:eastAsia="Times New Roman" w:hAnsi="Palatino Linotype"/>
          <w:kern w:val="0"/>
          <w:szCs w:val="19"/>
        </w:rPr>
        <w:t>, the C-index</w:t>
      </w:r>
      <w:r w:rsidR="00AD398C" w:rsidRPr="00E3236C" w:rsidDel="000942BB">
        <w:rPr>
          <w:rFonts w:ascii="Palatino Linotype" w:eastAsia="Times New Roman" w:hAnsi="Palatino Linotype"/>
          <w:kern w:val="0"/>
          <w:szCs w:val="19"/>
        </w:rPr>
        <w:t xml:space="preserve"> </w:t>
      </w:r>
      <w:r w:rsidR="00AD398C" w:rsidRPr="00E3236C">
        <w:rPr>
          <w:rFonts w:ascii="Palatino Linotype" w:eastAsia="Times New Roman" w:hAnsi="Palatino Linotype"/>
          <w:kern w:val="0"/>
          <w:szCs w:val="19"/>
        </w:rPr>
        <w:t xml:space="preserve">of </w:t>
      </w:r>
      <w:del w:id="1651" w:author="Walter Chris" w:date="2020-10-04T19:19:00Z">
        <w:r w:rsidR="00AD398C" w:rsidRPr="00E3236C" w:rsidDel="00CE0415">
          <w:rPr>
            <w:rFonts w:ascii="Palatino Linotype" w:eastAsia="Times New Roman" w:hAnsi="Palatino Linotype"/>
            <w:kern w:val="0"/>
            <w:szCs w:val="19"/>
          </w:rPr>
          <w:delText>the proposed method</w:delText>
        </w:r>
      </w:del>
      <w:ins w:id="1652" w:author="Walter Chris" w:date="2020-10-04T19:19:00Z">
        <w:r w:rsidR="00CE0415" w:rsidRPr="00E3236C">
          <w:rPr>
            <w:rFonts w:ascii="Palatino Linotype" w:eastAsia="Times New Roman" w:hAnsi="Palatino Linotype"/>
            <w:kern w:val="0"/>
            <w:szCs w:val="19"/>
          </w:rPr>
          <w:t>the developed approach</w:t>
        </w:r>
      </w:ins>
      <w:r w:rsidR="00AD398C" w:rsidRPr="00E3236C">
        <w:rPr>
          <w:rFonts w:ascii="Palatino Linotype" w:eastAsia="Times New Roman" w:hAnsi="Palatino Linotype"/>
          <w:kern w:val="0"/>
          <w:szCs w:val="19"/>
        </w:rPr>
        <w:t xml:space="preserve"> is improved by 8.56%, 7.41%, 2.96%, 2.62% and 3.37%. As can be seen from Table </w:t>
      </w:r>
      <w:r w:rsidR="00534692" w:rsidRPr="00E3236C">
        <w:rPr>
          <w:rFonts w:ascii="Palatino Linotype" w:eastAsia="Times New Roman" w:hAnsi="Palatino Linotype"/>
          <w:kern w:val="0"/>
          <w:szCs w:val="19"/>
        </w:rPr>
        <w:t>7</w:t>
      </w:r>
      <w:r w:rsidR="00AD398C" w:rsidRPr="00E3236C">
        <w:rPr>
          <w:rFonts w:ascii="Palatino Linotype" w:eastAsia="Times New Roman" w:hAnsi="Palatino Linotype"/>
          <w:kern w:val="0"/>
          <w:szCs w:val="19"/>
        </w:rPr>
        <w:t xml:space="preserve">, firstly, the </w:t>
      </w:r>
      <w:del w:id="1653" w:author="Walter Chris" w:date="2020-10-04T19:20:00Z">
        <w:r w:rsidR="00AD398C" w:rsidRPr="00E3236C" w:rsidDel="00CE0415">
          <w:rPr>
            <w:rFonts w:ascii="Palatino Linotype" w:eastAsia="Times New Roman" w:hAnsi="Palatino Linotype"/>
            <w:kern w:val="0"/>
            <w:szCs w:val="19"/>
          </w:rPr>
          <w:delText>prognosis</w:delText>
        </w:r>
      </w:del>
      <w:ins w:id="1654" w:author="Walter Chris" w:date="2020-10-04T19:20:00Z">
        <w:r w:rsidR="00CE0415" w:rsidRPr="00E3236C">
          <w:rPr>
            <w:rFonts w:ascii="Palatino Linotype" w:eastAsia="Times New Roman" w:hAnsi="Palatino Linotype"/>
            <w:kern w:val="0"/>
            <w:szCs w:val="19"/>
          </w:rPr>
          <w:t>prediction</w:t>
        </w:r>
      </w:ins>
      <w:r w:rsidR="00AD398C" w:rsidRPr="00E3236C">
        <w:rPr>
          <w:rFonts w:ascii="Palatino Linotype" w:eastAsia="Times New Roman" w:hAnsi="Palatino Linotype"/>
          <w:kern w:val="0"/>
          <w:szCs w:val="19"/>
        </w:rPr>
        <w:t xml:space="preserve"> power of the regularized Cox models (i.e., RSF and LASSO) is inferior to the other based deep model </w:t>
      </w:r>
      <w:del w:id="1655" w:author="Walter Chris" w:date="2020-10-04T20:15:00Z">
        <w:r w:rsidR="00AD398C" w:rsidRPr="00E3236C" w:rsidDel="00156F9F">
          <w:rPr>
            <w:rFonts w:ascii="Palatino Linotype" w:eastAsia="Times New Roman" w:hAnsi="Palatino Linotype"/>
            <w:kern w:val="0"/>
            <w:szCs w:val="19"/>
          </w:rPr>
          <w:delText>methods</w:delText>
        </w:r>
      </w:del>
      <w:ins w:id="1656" w:author="Walter Chris" w:date="2020-10-04T20:15:00Z">
        <w:r w:rsidR="00156F9F" w:rsidRPr="00E3236C">
          <w:rPr>
            <w:rFonts w:ascii="Palatino Linotype" w:eastAsia="Times New Roman" w:hAnsi="Palatino Linotype"/>
            <w:kern w:val="0"/>
            <w:szCs w:val="19"/>
          </w:rPr>
          <w:t>approaches</w:t>
        </w:r>
      </w:ins>
      <w:r w:rsidR="00AD398C" w:rsidRPr="00E3236C">
        <w:rPr>
          <w:rFonts w:ascii="Palatino Linotype" w:eastAsia="Times New Roman" w:hAnsi="Palatino Linotype"/>
          <w:kern w:val="0"/>
          <w:szCs w:val="19"/>
        </w:rPr>
        <w:t xml:space="preserve"> (i.e., MLP and DeepSurv). This is because the deep model can better represent gene features than the hand-crafted low-level features. Secondly, the proposed biLSTM method can achieve higher C-index values than the comparing </w:t>
      </w:r>
      <w:del w:id="1657" w:author="Walter Chris" w:date="2020-10-04T20:15:00Z">
        <w:r w:rsidR="00AD398C" w:rsidRPr="00E3236C" w:rsidDel="00156F9F">
          <w:rPr>
            <w:rFonts w:ascii="Palatino Linotype" w:eastAsia="Times New Roman" w:hAnsi="Palatino Linotype"/>
            <w:kern w:val="0"/>
            <w:szCs w:val="19"/>
          </w:rPr>
          <w:delText>methods</w:delText>
        </w:r>
      </w:del>
      <w:ins w:id="1658" w:author="Walter Chris" w:date="2020-10-04T20:15:00Z">
        <w:r w:rsidR="00156F9F" w:rsidRPr="00E3236C">
          <w:rPr>
            <w:rFonts w:ascii="Palatino Linotype" w:eastAsia="Times New Roman" w:hAnsi="Palatino Linotype"/>
            <w:kern w:val="0"/>
            <w:szCs w:val="19"/>
          </w:rPr>
          <w:t>approaches</w:t>
        </w:r>
      </w:ins>
      <w:r w:rsidR="00AD398C" w:rsidRPr="00E3236C">
        <w:rPr>
          <w:rFonts w:ascii="Palatino Linotype" w:eastAsia="Times New Roman" w:hAnsi="Palatino Linotype"/>
          <w:kern w:val="0"/>
          <w:szCs w:val="19"/>
        </w:rPr>
        <w:t xml:space="preserve">, which demonstrates the advantage of LSTM that can represent the integrated patterns of sequential mRNA data and methylation data. The experiment also </w:t>
      </w:r>
      <w:r w:rsidR="00AD398C" w:rsidRPr="00E3236C">
        <w:rPr>
          <w:rFonts w:ascii="Palatino Linotype" w:eastAsia="Times New Roman" w:hAnsi="Palatino Linotype"/>
          <w:kern w:val="0"/>
          <w:szCs w:val="19"/>
          <w:lang w:bidi="en-US"/>
        </w:rPr>
        <w:t xml:space="preserve">demonstrates the efficacy of </w:t>
      </w:r>
      <w:del w:id="1659" w:author="Walter Chris" w:date="2020-10-04T19:19:00Z">
        <w:r w:rsidR="00AD398C" w:rsidRPr="00E3236C" w:rsidDel="00CE0415">
          <w:rPr>
            <w:rFonts w:ascii="Palatino Linotype" w:eastAsia="Times New Roman" w:hAnsi="Palatino Linotype"/>
            <w:kern w:val="0"/>
            <w:szCs w:val="19"/>
            <w:lang w:bidi="en-US"/>
          </w:rPr>
          <w:delText>the proposed method</w:delText>
        </w:r>
      </w:del>
      <w:ins w:id="1660" w:author="Walter Chris" w:date="2020-10-04T19:19:00Z">
        <w:r w:rsidR="00CE0415" w:rsidRPr="00E3236C">
          <w:rPr>
            <w:rFonts w:ascii="Palatino Linotype" w:eastAsia="Times New Roman" w:hAnsi="Palatino Linotype"/>
            <w:kern w:val="0"/>
            <w:szCs w:val="19"/>
            <w:lang w:bidi="en-US"/>
          </w:rPr>
          <w:t>the developed approach</w:t>
        </w:r>
      </w:ins>
      <w:r w:rsidR="00AD398C" w:rsidRPr="00E3236C">
        <w:rPr>
          <w:rFonts w:ascii="Palatino Linotype" w:eastAsia="Times New Roman" w:hAnsi="Palatino Linotype"/>
          <w:kern w:val="0"/>
          <w:szCs w:val="19"/>
        </w:rPr>
        <w:t xml:space="preserve">. </w:t>
      </w:r>
    </w:p>
    <w:p w14:paraId="53521A0A" w14:textId="4D1155DA" w:rsidR="000164FB" w:rsidRPr="00E3236C" w:rsidRDefault="00755520" w:rsidP="000164FB">
      <w:pPr>
        <w:pStyle w:val="Heading2"/>
        <w:rPr>
          <w:lang w:eastAsia="zh-CN"/>
        </w:rPr>
      </w:pPr>
      <w:r w:rsidRPr="00E3236C">
        <w:rPr>
          <w:lang w:eastAsia="zh-CN"/>
        </w:rPr>
        <w:t>4</w:t>
      </w:r>
      <w:r w:rsidR="000164FB" w:rsidRPr="00E3236C">
        <w:rPr>
          <w:lang w:eastAsia="zh-CN"/>
        </w:rPr>
        <w:t>.</w:t>
      </w:r>
      <w:r w:rsidR="00534692" w:rsidRPr="00E3236C">
        <w:rPr>
          <w:lang w:eastAsia="zh-CN"/>
        </w:rPr>
        <w:t>6</w:t>
      </w:r>
      <w:r w:rsidR="000164FB" w:rsidRPr="00E3236C">
        <w:t xml:space="preserve"> </w:t>
      </w:r>
      <w:r w:rsidR="000164FB" w:rsidRPr="00E3236C">
        <w:rPr>
          <w:lang w:eastAsia="zh-CN"/>
        </w:rPr>
        <w:t xml:space="preserve">Survival </w:t>
      </w:r>
      <w:r w:rsidR="009D03B8" w:rsidRPr="00E3236C">
        <w:rPr>
          <w:lang w:eastAsia="zh-CN"/>
        </w:rPr>
        <w:t>s</w:t>
      </w:r>
      <w:r w:rsidR="000164FB" w:rsidRPr="00E3236C">
        <w:rPr>
          <w:lang w:eastAsia="zh-CN"/>
        </w:rPr>
        <w:t xml:space="preserve">tratification </w:t>
      </w:r>
      <w:r w:rsidR="009D03B8" w:rsidRPr="00E3236C">
        <w:rPr>
          <w:lang w:eastAsia="zh-CN"/>
        </w:rPr>
        <w:t>p</w:t>
      </w:r>
      <w:r w:rsidR="000164FB" w:rsidRPr="00E3236C">
        <w:rPr>
          <w:lang w:eastAsia="zh-CN"/>
        </w:rPr>
        <w:t>rediction</w:t>
      </w:r>
    </w:p>
    <w:p w14:paraId="2B76E598" w14:textId="24D108C4" w:rsidR="00AD398C" w:rsidRPr="00E3236C" w:rsidRDefault="00AD398C" w:rsidP="00755520">
      <w:pPr>
        <w:widowControl/>
        <w:tabs>
          <w:tab w:val="left" w:pos="200"/>
        </w:tabs>
        <w:rPr>
          <w:rFonts w:ascii="Palatino Linotype" w:eastAsia="SimSun" w:hAnsi="Palatino Linotype"/>
          <w:kern w:val="0"/>
          <w:szCs w:val="19"/>
          <w:lang w:eastAsia="zh-CN"/>
        </w:rPr>
      </w:pPr>
      <w:r w:rsidRPr="00E3236C">
        <w:rPr>
          <w:rFonts w:ascii="Palatino Linotype" w:eastAsia="Times New Roman" w:hAnsi="Palatino Linotype"/>
          <w:kern w:val="0"/>
          <w:szCs w:val="19"/>
        </w:rPr>
        <w:t xml:space="preserve">Another important task in survival analysis is to stratify </w:t>
      </w:r>
      <w:del w:id="1661" w:author="Walter Chris" w:date="2020-10-04T19:21:00Z">
        <w:r w:rsidRPr="00E3236C" w:rsidDel="00CE0415">
          <w:rPr>
            <w:rFonts w:ascii="Palatino Linotype" w:eastAsia="Times New Roman" w:hAnsi="Palatino Linotype"/>
            <w:kern w:val="0"/>
            <w:szCs w:val="19"/>
          </w:rPr>
          <w:delText xml:space="preserve">cancer </w:delText>
        </w:r>
      </w:del>
      <w:ins w:id="1662" w:author="Walter Chris" w:date="2020-10-04T19:21:00Z">
        <w:r w:rsidR="00CE0415" w:rsidRPr="00E3236C">
          <w:rPr>
            <w:rFonts w:ascii="Palatino Linotype" w:eastAsia="Times New Roman" w:hAnsi="Palatino Linotype"/>
            <w:kern w:val="0"/>
            <w:szCs w:val="19"/>
          </w:rPr>
          <w:t xml:space="preserve">carcinoma </w:t>
        </w:r>
      </w:ins>
      <w:del w:id="1663" w:author="Walter Chris" w:date="2020-10-04T19:46:00Z">
        <w:r w:rsidRPr="00E3236C" w:rsidDel="00AB3D53">
          <w:rPr>
            <w:rFonts w:ascii="Palatino Linotype" w:eastAsia="Times New Roman" w:hAnsi="Palatino Linotype"/>
            <w:kern w:val="0"/>
            <w:szCs w:val="19"/>
          </w:rPr>
          <w:delText>patients</w:delText>
        </w:r>
      </w:del>
      <w:ins w:id="1664" w:author="Walter Chris" w:date="2020-10-04T19:46:00Z">
        <w:r w:rsidR="00AB3D53" w:rsidRPr="00E3236C">
          <w:rPr>
            <w:rFonts w:ascii="Palatino Linotype" w:eastAsia="Times New Roman" w:hAnsi="Palatino Linotype"/>
            <w:kern w:val="0"/>
            <w:szCs w:val="19"/>
          </w:rPr>
          <w:t>cases</w:t>
        </w:r>
      </w:ins>
      <w:r w:rsidRPr="00E3236C">
        <w:rPr>
          <w:rFonts w:ascii="Palatino Linotype" w:eastAsia="Times New Roman" w:hAnsi="Palatino Linotype"/>
          <w:kern w:val="0"/>
          <w:szCs w:val="19"/>
        </w:rPr>
        <w:t xml:space="preserve"> into subgroups with different predicted outcomes, by which we can develop personalized treatment plans during </w:t>
      </w:r>
      <w:del w:id="1665" w:author="Walter Chris" w:date="2020-10-04T19:21:00Z">
        <w:r w:rsidRPr="00E3236C" w:rsidDel="00CE0415">
          <w:rPr>
            <w:rFonts w:ascii="Palatino Linotype" w:eastAsia="Times New Roman" w:hAnsi="Palatino Linotype"/>
            <w:kern w:val="0"/>
            <w:szCs w:val="19"/>
          </w:rPr>
          <w:delText xml:space="preserve">cancer </w:delText>
        </w:r>
      </w:del>
      <w:ins w:id="1666" w:author="Walter Chris" w:date="2020-10-04T19:21:00Z">
        <w:r w:rsidR="00CE0415" w:rsidRPr="00E3236C">
          <w:rPr>
            <w:rFonts w:ascii="Palatino Linotype" w:eastAsia="Times New Roman" w:hAnsi="Palatino Linotype"/>
            <w:kern w:val="0"/>
            <w:szCs w:val="19"/>
          </w:rPr>
          <w:t xml:space="preserve">carcinoma </w:t>
        </w:r>
      </w:ins>
      <w:r w:rsidRPr="00E3236C">
        <w:rPr>
          <w:rFonts w:ascii="Palatino Linotype" w:eastAsia="Times New Roman" w:hAnsi="Palatino Linotype"/>
          <w:kern w:val="0"/>
          <w:szCs w:val="19"/>
        </w:rPr>
        <w:t>disease progression. The median risk score method is</w:t>
      </w:r>
      <w:del w:id="1667" w:author="Walter Chris" w:date="2020-10-04T20:04:00Z">
        <w:r w:rsidRPr="00E3236C" w:rsidDel="00CE558F">
          <w:rPr>
            <w:rFonts w:ascii="Palatino Linotype" w:eastAsia="Times New Roman" w:hAnsi="Palatino Linotype"/>
            <w:kern w:val="0"/>
            <w:szCs w:val="19"/>
          </w:rPr>
          <w:delText xml:space="preserve"> used in </w:delText>
        </w:r>
      </w:del>
      <w:ins w:id="1668" w:author="Walter Chris" w:date="2020-10-04T20:04:00Z">
        <w:r w:rsidR="00CE558F" w:rsidRPr="00E3236C">
          <w:rPr>
            <w:rFonts w:ascii="Palatino Linotype" w:eastAsia="Times New Roman" w:hAnsi="Palatino Linotype"/>
            <w:kern w:val="0"/>
            <w:szCs w:val="19"/>
          </w:rPr>
          <w:t xml:space="preserve"> applied in </w:t>
        </w:r>
      </w:ins>
      <w:r w:rsidRPr="00E3236C">
        <w:rPr>
          <w:rFonts w:ascii="Palatino Linotype" w:eastAsia="Times New Roman" w:hAnsi="Palatino Linotype"/>
          <w:kern w:val="0"/>
          <w:szCs w:val="19"/>
        </w:rPr>
        <w:t xml:space="preserve">the training set as a threshold to stratify </w:t>
      </w:r>
      <w:del w:id="1669" w:author="Walter Chris" w:date="2020-10-04T19:46:00Z">
        <w:r w:rsidRPr="00E3236C" w:rsidDel="00AB3D53">
          <w:rPr>
            <w:rFonts w:ascii="Palatino Linotype" w:eastAsia="Times New Roman" w:hAnsi="Palatino Linotype"/>
            <w:kern w:val="0"/>
            <w:szCs w:val="19"/>
          </w:rPr>
          <w:delText>patients</w:delText>
        </w:r>
      </w:del>
      <w:ins w:id="1670" w:author="Walter Chris" w:date="2020-10-04T19:46:00Z">
        <w:r w:rsidR="00AB3D53" w:rsidRPr="00E3236C">
          <w:rPr>
            <w:rFonts w:ascii="Palatino Linotype" w:eastAsia="Times New Roman" w:hAnsi="Palatino Linotype"/>
            <w:kern w:val="0"/>
            <w:szCs w:val="19"/>
          </w:rPr>
          <w:t>cases</w:t>
        </w:r>
      </w:ins>
      <w:r w:rsidRPr="00E3236C">
        <w:rPr>
          <w:rFonts w:ascii="Palatino Linotype" w:eastAsia="Times New Roman" w:hAnsi="Palatino Linotype"/>
          <w:kern w:val="0"/>
          <w:szCs w:val="19"/>
        </w:rPr>
        <w:t xml:space="preserve"> in the test set into low-risk and high-risk groups, and then test if </w:t>
      </w:r>
      <w:del w:id="1671" w:author="Walter Chris" w:date="2020-10-04T14:15:00Z">
        <w:r w:rsidRPr="00E3236C" w:rsidDel="004B3170">
          <w:rPr>
            <w:rFonts w:ascii="Palatino Linotype" w:eastAsia="Times New Roman" w:hAnsi="Palatino Linotype"/>
            <w:kern w:val="0"/>
            <w:szCs w:val="19"/>
          </w:rPr>
          <w:delText xml:space="preserve">these </w:delText>
        </w:r>
      </w:del>
      <w:ins w:id="1672" w:author="Walter Chris" w:date="2020-10-04T14:15:00Z">
        <w:r w:rsidR="004B3170" w:rsidRPr="00E3236C">
          <w:rPr>
            <w:rFonts w:ascii="Palatino Linotype" w:eastAsia="Times New Roman" w:hAnsi="Palatino Linotype"/>
            <w:kern w:val="0"/>
            <w:szCs w:val="19"/>
          </w:rPr>
          <w:t xml:space="preserve">the mentioned </w:t>
        </w:r>
      </w:ins>
      <w:r w:rsidRPr="00E3236C">
        <w:rPr>
          <w:rFonts w:ascii="Palatino Linotype" w:eastAsia="Times New Roman" w:hAnsi="Palatino Linotype"/>
          <w:kern w:val="0"/>
          <w:szCs w:val="19"/>
        </w:rPr>
        <w:t xml:space="preserve">two groups have significantly different survival time using the log-rank test. Better </w:t>
      </w:r>
      <w:del w:id="1673" w:author="Walter Chris" w:date="2020-10-04T19:20:00Z">
        <w:r w:rsidRPr="00E3236C" w:rsidDel="00CE0415">
          <w:rPr>
            <w:rFonts w:ascii="Palatino Linotype" w:eastAsia="Times New Roman" w:hAnsi="Palatino Linotype"/>
            <w:kern w:val="0"/>
            <w:szCs w:val="19"/>
          </w:rPr>
          <w:delText>prognosis</w:delText>
        </w:r>
      </w:del>
      <w:ins w:id="1674" w:author="Walter Chris" w:date="2020-10-04T19:20:00Z">
        <w:r w:rsidR="00CE0415" w:rsidRPr="00E3236C">
          <w:rPr>
            <w:rFonts w:ascii="Palatino Linotype" w:eastAsia="Times New Roman" w:hAnsi="Palatino Linotype"/>
            <w:kern w:val="0"/>
            <w:szCs w:val="19"/>
          </w:rPr>
          <w:t>prediction</w:t>
        </w:r>
      </w:ins>
      <w:r w:rsidRPr="00E3236C">
        <w:rPr>
          <w:rFonts w:ascii="Palatino Linotype" w:eastAsia="Times New Roman" w:hAnsi="Palatino Linotype"/>
          <w:kern w:val="0"/>
          <w:szCs w:val="19"/>
        </w:rPr>
        <w:t xml:space="preserve"> </w:t>
      </w:r>
      <w:del w:id="1675" w:author="Walter Chris" w:date="2020-10-05T12:43:00Z">
        <w:r w:rsidRPr="00E3236C" w:rsidDel="00E3236C">
          <w:rPr>
            <w:rFonts w:ascii="Palatino Linotype" w:eastAsia="Times New Roman" w:hAnsi="Palatino Linotype"/>
            <w:kern w:val="0"/>
            <w:szCs w:val="19"/>
          </w:rPr>
          <w:delText>prediction</w:delText>
        </w:r>
      </w:del>
      <w:ins w:id="1676" w:author="Walter Chris" w:date="2020-10-05T12:43:00Z">
        <w:r w:rsidR="00E3236C" w:rsidRPr="00E3236C">
          <w:rPr>
            <w:rFonts w:ascii="Palatino Linotype" w:eastAsia="Times New Roman" w:hAnsi="Palatino Linotype"/>
            <w:kern w:val="0"/>
            <w:szCs w:val="19"/>
          </w:rPr>
          <w:t>cross-validation</w:t>
        </w:r>
      </w:ins>
      <w:r w:rsidRPr="00E3236C">
        <w:rPr>
          <w:rFonts w:ascii="Palatino Linotype" w:eastAsia="Times New Roman" w:hAnsi="Palatino Linotype"/>
          <w:kern w:val="0"/>
          <w:szCs w:val="19"/>
        </w:rPr>
        <w:t xml:space="preserve"> performance comes with smaller p-value from the log-rank test. We show the stratification performance of different prediction </w:t>
      </w:r>
      <w:del w:id="1677" w:author="Walter Chris" w:date="2020-10-04T20:15:00Z">
        <w:r w:rsidRPr="00E3236C" w:rsidDel="00156F9F">
          <w:rPr>
            <w:rFonts w:ascii="Palatino Linotype" w:eastAsia="Times New Roman" w:hAnsi="Palatino Linotype"/>
            <w:kern w:val="0"/>
            <w:szCs w:val="19"/>
          </w:rPr>
          <w:delText>methods</w:delText>
        </w:r>
      </w:del>
      <w:ins w:id="1678" w:author="Walter Chris" w:date="2020-10-04T20:15:00Z">
        <w:r w:rsidR="00156F9F" w:rsidRPr="00E3236C">
          <w:rPr>
            <w:rFonts w:ascii="Palatino Linotype" w:eastAsia="Times New Roman" w:hAnsi="Palatino Linotype"/>
            <w:kern w:val="0"/>
            <w:szCs w:val="19"/>
          </w:rPr>
          <w:t>approaches</w:t>
        </w:r>
      </w:ins>
      <w:r w:rsidRPr="00E3236C">
        <w:rPr>
          <w:rFonts w:ascii="Palatino Linotype" w:eastAsia="Times New Roman" w:hAnsi="Palatino Linotype"/>
          <w:kern w:val="0"/>
          <w:szCs w:val="19"/>
        </w:rPr>
        <w:t xml:space="preserve"> in </w:t>
      </w:r>
      <w:del w:id="1679" w:author="Walter Chris" w:date="2020-10-02T23:46:00Z">
        <w:r w:rsidRPr="00E3236C" w:rsidDel="00123ABA">
          <w:rPr>
            <w:rFonts w:ascii="Palatino Linotype" w:eastAsia="Times New Roman" w:hAnsi="Palatino Linotype"/>
            <w:kern w:val="0"/>
            <w:szCs w:val="19"/>
          </w:rPr>
          <w:delText>Fig</w:delText>
        </w:r>
        <w:r w:rsidR="008A3490" w:rsidRPr="00E3236C" w:rsidDel="00123ABA">
          <w:rPr>
            <w:rFonts w:ascii="Palatino Linotype" w:eastAsia="Times New Roman" w:hAnsi="Palatino Linotype"/>
            <w:kern w:val="0"/>
            <w:szCs w:val="19"/>
          </w:rPr>
          <w:delText>.</w:delText>
        </w:r>
      </w:del>
      <w:ins w:id="1680" w:author="Walter Chris" w:date="2020-10-02T23:46:00Z">
        <w:r w:rsidR="00123ABA" w:rsidRPr="00E3236C">
          <w:rPr>
            <w:rFonts w:ascii="Palatino Linotype" w:eastAsia="Times New Roman" w:hAnsi="Palatino Linotype"/>
            <w:kern w:val="0"/>
            <w:szCs w:val="19"/>
          </w:rPr>
          <w:t xml:space="preserve">Fig. </w:t>
        </w:r>
      </w:ins>
      <w:r w:rsidR="005B2EE0" w:rsidRPr="00E3236C">
        <w:rPr>
          <w:rFonts w:ascii="Palatino Linotype" w:eastAsia="Times New Roman" w:hAnsi="Palatino Linotype"/>
          <w:kern w:val="0"/>
          <w:szCs w:val="19"/>
        </w:rPr>
        <w:t>4</w:t>
      </w:r>
      <w:r w:rsidRPr="00E3236C">
        <w:rPr>
          <w:rFonts w:ascii="Palatino Linotype" w:eastAsia="Times New Roman" w:hAnsi="Palatino Linotype"/>
          <w:kern w:val="0"/>
          <w:szCs w:val="19"/>
        </w:rPr>
        <w:t>.</w:t>
      </w:r>
    </w:p>
    <w:p w14:paraId="0B52B092" w14:textId="19CDA801" w:rsidR="00AD398C" w:rsidRPr="00E3236C" w:rsidRDefault="00AD398C" w:rsidP="00AD398C">
      <w:pPr>
        <w:widowControl/>
        <w:tabs>
          <w:tab w:val="left" w:pos="200"/>
        </w:tabs>
        <w:spacing w:line="240" w:lineRule="auto"/>
        <w:rPr>
          <w:rFonts w:ascii="Times New Roman" w:eastAsia="Times New Roman" w:hAnsi="Times New Roman"/>
          <w:kern w:val="0"/>
          <w:sz w:val="20"/>
        </w:rPr>
      </w:pPr>
    </w:p>
    <w:p w14:paraId="7E4C74ED" w14:textId="2ED5B44C" w:rsidR="00AD398C" w:rsidRPr="00E3236C" w:rsidRDefault="00AD398C" w:rsidP="000A33B3">
      <w:pPr>
        <w:widowControl/>
        <w:tabs>
          <w:tab w:val="left" w:pos="200"/>
        </w:tabs>
        <w:spacing w:line="240" w:lineRule="auto"/>
        <w:jc w:val="left"/>
        <w:rPr>
          <w:rFonts w:ascii="Times New Roman" w:eastAsia="Times New Roman" w:hAnsi="Times New Roman"/>
          <w:kern w:val="0"/>
          <w:sz w:val="20"/>
        </w:rPr>
      </w:pPr>
    </w:p>
    <w:p w14:paraId="46EC2CC5" w14:textId="22D31C6F" w:rsidR="008A3490" w:rsidRPr="00E3236C" w:rsidRDefault="008A3490" w:rsidP="008A3490">
      <w:pPr>
        <w:pStyle w:val="PARAGRAPH"/>
        <w:spacing w:line="720" w:lineRule="auto"/>
        <w:ind w:firstLine="245"/>
      </w:pPr>
      <w:del w:id="1681" w:author="Walter Chris" w:date="2020-10-02T23:46:00Z">
        <w:r w:rsidRPr="00E3236C" w:rsidDel="00123ABA">
          <w:rPr>
            <w:rFonts w:ascii="Helvetica" w:hAnsi="Helvetica"/>
            <w:sz w:val="16"/>
            <w:szCs w:val="16"/>
          </w:rPr>
          <w:delText>Fig.</w:delText>
        </w:r>
      </w:del>
      <w:ins w:id="1682" w:author="Walter Chris" w:date="2020-10-02T23:46:00Z">
        <w:r w:rsidR="00123ABA" w:rsidRPr="00E3236C">
          <w:rPr>
            <w:rFonts w:ascii="Helvetica" w:hAnsi="Helvetica"/>
            <w:sz w:val="16"/>
            <w:szCs w:val="16"/>
          </w:rPr>
          <w:t xml:space="preserve">Fig. </w:t>
        </w:r>
      </w:ins>
      <w:r w:rsidR="005B2EE0" w:rsidRPr="00E3236C">
        <w:rPr>
          <w:rFonts w:ascii="Helvetica" w:hAnsi="Helvetica"/>
          <w:sz w:val="16"/>
          <w:szCs w:val="16"/>
        </w:rPr>
        <w:t>4</w:t>
      </w:r>
      <w:r w:rsidRPr="00E3236C">
        <w:rPr>
          <w:rFonts w:ascii="Helvetica" w:hAnsi="Helvetica"/>
          <w:sz w:val="16"/>
          <w:szCs w:val="16"/>
        </w:rPr>
        <w:t xml:space="preserve">. The survival curves by applying different </w:t>
      </w:r>
      <w:del w:id="1683" w:author="Walter Chris" w:date="2020-10-04T20:15:00Z">
        <w:r w:rsidRPr="00E3236C" w:rsidDel="00156F9F">
          <w:rPr>
            <w:rFonts w:ascii="Helvetica" w:hAnsi="Helvetica"/>
            <w:sz w:val="16"/>
            <w:szCs w:val="16"/>
          </w:rPr>
          <w:delText>methods</w:delText>
        </w:r>
      </w:del>
      <w:ins w:id="1684" w:author="Walter Chris" w:date="2020-10-04T20:15:00Z">
        <w:r w:rsidR="00156F9F" w:rsidRPr="00E3236C">
          <w:rPr>
            <w:rFonts w:ascii="Helvetica" w:hAnsi="Helvetica"/>
            <w:sz w:val="16"/>
            <w:szCs w:val="16"/>
          </w:rPr>
          <w:t>approaches</w:t>
        </w:r>
      </w:ins>
    </w:p>
    <w:p w14:paraId="500387BE" w14:textId="60B551B4" w:rsidR="00AD398C" w:rsidRPr="00E3236C" w:rsidRDefault="00AD398C" w:rsidP="008A3490">
      <w:pPr>
        <w:widowControl/>
        <w:tabs>
          <w:tab w:val="left" w:pos="200"/>
        </w:tabs>
        <w:ind w:firstLine="192"/>
        <w:rPr>
          <w:rFonts w:ascii="Palatino Linotype" w:eastAsia="Times New Roman" w:hAnsi="Palatino Linotype"/>
          <w:kern w:val="0"/>
          <w:szCs w:val="19"/>
        </w:rPr>
      </w:pPr>
      <w:r w:rsidRPr="00E3236C">
        <w:rPr>
          <w:rFonts w:ascii="Palatino Linotype" w:eastAsia="Times New Roman" w:hAnsi="Palatino Linotype"/>
          <w:kern w:val="0"/>
          <w:szCs w:val="19"/>
        </w:rPr>
        <w:t>A</w:t>
      </w:r>
      <w:del w:id="1685" w:author="Walter Chris" w:date="2020-10-02T23:49:00Z">
        <w:r w:rsidRPr="00E3236C" w:rsidDel="009B2ED8">
          <w:rPr>
            <w:rFonts w:ascii="Palatino Linotype" w:eastAsia="Times New Roman" w:hAnsi="Palatino Linotype"/>
            <w:kern w:val="0"/>
            <w:szCs w:val="19"/>
          </w:rPr>
          <w:delText>s shown in</w:delText>
        </w:r>
      </w:del>
      <w:ins w:id="1686" w:author="Walter Chris" w:date="2020-10-02T23:49:00Z">
        <w:r w:rsidR="009B2ED8" w:rsidRPr="00E3236C">
          <w:rPr>
            <w:rFonts w:ascii="Palatino Linotype" w:eastAsia="Times New Roman" w:hAnsi="Palatino Linotype"/>
            <w:kern w:val="0"/>
            <w:szCs w:val="19"/>
          </w:rPr>
          <w:t>ccording to</w:t>
        </w:r>
      </w:ins>
      <w:r w:rsidRPr="00E3236C">
        <w:rPr>
          <w:rFonts w:ascii="Palatino Linotype" w:eastAsia="Times New Roman" w:hAnsi="Palatino Linotype"/>
          <w:kern w:val="0"/>
          <w:szCs w:val="19"/>
        </w:rPr>
        <w:t xml:space="preserve"> </w:t>
      </w:r>
      <w:del w:id="1687" w:author="Walter Chris" w:date="2020-10-02T23:46:00Z">
        <w:r w:rsidRPr="00E3236C" w:rsidDel="00123ABA">
          <w:rPr>
            <w:rFonts w:ascii="Palatino Linotype" w:eastAsia="Times New Roman" w:hAnsi="Palatino Linotype"/>
            <w:kern w:val="0"/>
            <w:szCs w:val="19"/>
          </w:rPr>
          <w:delText>Fig</w:delText>
        </w:r>
        <w:r w:rsidR="008A3490" w:rsidRPr="00E3236C" w:rsidDel="00123ABA">
          <w:rPr>
            <w:rFonts w:ascii="Palatino Linotype" w:eastAsia="Times New Roman" w:hAnsi="Palatino Linotype"/>
            <w:kern w:val="0"/>
            <w:szCs w:val="19"/>
          </w:rPr>
          <w:delText>.</w:delText>
        </w:r>
      </w:del>
      <w:ins w:id="1688" w:author="Walter Chris" w:date="2020-10-02T23:46:00Z">
        <w:r w:rsidR="00123ABA" w:rsidRPr="00E3236C">
          <w:rPr>
            <w:rFonts w:ascii="Palatino Linotype" w:eastAsia="Times New Roman" w:hAnsi="Palatino Linotype"/>
            <w:kern w:val="0"/>
            <w:szCs w:val="19"/>
          </w:rPr>
          <w:t xml:space="preserve">Fig. </w:t>
        </w:r>
      </w:ins>
      <w:r w:rsidR="005B2EE0" w:rsidRPr="00E3236C">
        <w:rPr>
          <w:rFonts w:ascii="Palatino Linotype" w:eastAsia="Times New Roman" w:hAnsi="Palatino Linotype"/>
          <w:kern w:val="0"/>
          <w:szCs w:val="19"/>
        </w:rPr>
        <w:t>4</w:t>
      </w:r>
      <w:r w:rsidRPr="00E3236C">
        <w:rPr>
          <w:rFonts w:ascii="Palatino Linotype" w:eastAsia="Times New Roman" w:hAnsi="Palatino Linotype"/>
          <w:kern w:val="0"/>
          <w:szCs w:val="19"/>
        </w:rPr>
        <w:t xml:space="preserve">, the proposed prediction method (Auxiliary Loss) achieves significantly superior stratification performance (log-rank test P =0.00482) when compared with the other </w:t>
      </w:r>
      <w:del w:id="1689" w:author="Walter Chris" w:date="2020-10-04T20:15:00Z">
        <w:r w:rsidRPr="00E3236C" w:rsidDel="00156F9F">
          <w:rPr>
            <w:rFonts w:ascii="Palatino Linotype" w:eastAsia="Times New Roman" w:hAnsi="Palatino Linotype"/>
            <w:kern w:val="0"/>
            <w:szCs w:val="19"/>
          </w:rPr>
          <w:delText>methods</w:delText>
        </w:r>
      </w:del>
      <w:ins w:id="1690" w:author="Walter Chris" w:date="2020-10-04T20:15:00Z">
        <w:r w:rsidR="00156F9F" w:rsidRPr="00E3236C">
          <w:rPr>
            <w:rFonts w:ascii="Palatino Linotype" w:eastAsia="Times New Roman" w:hAnsi="Palatino Linotype"/>
            <w:kern w:val="0"/>
            <w:szCs w:val="19"/>
          </w:rPr>
          <w:t>approaches</w:t>
        </w:r>
      </w:ins>
      <w:r w:rsidRPr="00E3236C">
        <w:rPr>
          <w:rFonts w:ascii="Palatino Linotype" w:eastAsia="Times New Roman" w:hAnsi="Palatino Linotype"/>
          <w:kern w:val="0"/>
          <w:szCs w:val="19"/>
        </w:rPr>
        <w:t xml:space="preserve"> (log-</w:t>
      </w:r>
      <w:r w:rsidRPr="00E3236C">
        <w:rPr>
          <w:rFonts w:ascii="Palatino Linotype" w:eastAsia="Times New Roman" w:hAnsi="Palatino Linotype"/>
          <w:kern w:val="0"/>
          <w:szCs w:val="19"/>
        </w:rPr>
        <w:lastRenderedPageBreak/>
        <w:t xml:space="preserve">rank test P =0.72, 0.607, 0.103, 0.0482 for RSF, LASSO, MLP, DeepSurv and MTLSA, respectively) on mRNA and methylation datasets, which shows the advantage of using auxiliary loss.  In addition, </w:t>
      </w:r>
      <w:del w:id="1691" w:author="Walter Chris" w:date="2020-10-02T23:46:00Z">
        <w:r w:rsidRPr="00E3236C" w:rsidDel="005E360A">
          <w:rPr>
            <w:rFonts w:ascii="Palatino Linotype" w:eastAsia="Times New Roman" w:hAnsi="Palatino Linotype"/>
            <w:kern w:val="0"/>
            <w:szCs w:val="19"/>
          </w:rPr>
          <w:delText>it is worth noting that</w:delText>
        </w:r>
      </w:del>
      <w:ins w:id="1692" w:author="Walter Chris" w:date="2020-10-02T23:46:00Z">
        <w:r w:rsidR="005E360A" w:rsidRPr="00E3236C">
          <w:rPr>
            <w:rFonts w:ascii="Palatino Linotype" w:eastAsia="Times New Roman" w:hAnsi="Palatino Linotype"/>
            <w:kern w:val="0"/>
            <w:szCs w:val="19"/>
          </w:rPr>
          <w:t>notably</w:t>
        </w:r>
      </w:ins>
      <w:r w:rsidRPr="00E3236C">
        <w:rPr>
          <w:rFonts w:ascii="Palatino Linotype" w:eastAsia="Times New Roman" w:hAnsi="Palatino Linotype"/>
          <w:kern w:val="0"/>
          <w:szCs w:val="19"/>
        </w:rPr>
        <w:t xml:space="preserve"> </w:t>
      </w:r>
      <w:del w:id="1693" w:author="Walter Chris" w:date="2020-10-04T19:19:00Z">
        <w:r w:rsidRPr="00E3236C" w:rsidDel="00CE0415">
          <w:rPr>
            <w:rFonts w:ascii="Palatino Linotype" w:eastAsia="Times New Roman" w:hAnsi="Palatino Linotype"/>
            <w:kern w:val="0"/>
            <w:szCs w:val="19"/>
          </w:rPr>
          <w:delText>the proposed method</w:delText>
        </w:r>
      </w:del>
      <w:ins w:id="1694" w:author="Walter Chris" w:date="2020-10-04T19:19:00Z">
        <w:r w:rsidR="00CE0415" w:rsidRPr="00E3236C">
          <w:rPr>
            <w:rFonts w:ascii="Palatino Linotype" w:eastAsia="Times New Roman" w:hAnsi="Palatino Linotype"/>
            <w:kern w:val="0"/>
            <w:szCs w:val="19"/>
          </w:rPr>
          <w:t>the developed approach</w:t>
        </w:r>
      </w:ins>
      <w:r w:rsidRPr="00E3236C">
        <w:rPr>
          <w:rFonts w:ascii="Palatino Linotype" w:eastAsia="Times New Roman" w:hAnsi="Palatino Linotype"/>
          <w:kern w:val="0"/>
          <w:szCs w:val="19"/>
        </w:rPr>
        <w:t xml:space="preserve"> could provide better </w:t>
      </w:r>
      <w:del w:id="1695" w:author="Walter Chris" w:date="2020-10-02T23:48:00Z">
        <w:r w:rsidRPr="00E3236C" w:rsidDel="00123ABA">
          <w:rPr>
            <w:rFonts w:ascii="Palatino Linotype" w:eastAsia="Times New Roman" w:hAnsi="Palatino Linotype"/>
            <w:kern w:val="0"/>
            <w:szCs w:val="19"/>
          </w:rPr>
          <w:delText xml:space="preserve">prognostic </w:delText>
        </w:r>
      </w:del>
      <w:r w:rsidRPr="00E3236C">
        <w:rPr>
          <w:rFonts w:ascii="Palatino Linotype" w:eastAsia="Times New Roman" w:hAnsi="Palatino Linotype"/>
          <w:kern w:val="0"/>
          <w:szCs w:val="19"/>
        </w:rPr>
        <w:t xml:space="preserve">prediction than the comparing </w:t>
      </w:r>
      <w:del w:id="1696" w:author="Walter Chris" w:date="2020-10-04T20:15:00Z">
        <w:r w:rsidRPr="00E3236C" w:rsidDel="00156F9F">
          <w:rPr>
            <w:rFonts w:ascii="Palatino Linotype" w:eastAsia="Times New Roman" w:hAnsi="Palatino Linotype"/>
            <w:kern w:val="0"/>
            <w:szCs w:val="19"/>
          </w:rPr>
          <w:delText>methods</w:delText>
        </w:r>
      </w:del>
      <w:ins w:id="1697" w:author="Walter Chris" w:date="2020-10-04T20:15:00Z">
        <w:r w:rsidR="00156F9F" w:rsidRPr="00E3236C">
          <w:rPr>
            <w:rFonts w:ascii="Palatino Linotype" w:eastAsia="Times New Roman" w:hAnsi="Palatino Linotype"/>
            <w:kern w:val="0"/>
            <w:szCs w:val="19"/>
          </w:rPr>
          <w:t>approaches</w:t>
        </w:r>
      </w:ins>
      <w:r w:rsidRPr="00E3236C">
        <w:rPr>
          <w:rFonts w:ascii="Palatino Linotype" w:eastAsia="Times New Roman" w:hAnsi="Palatino Linotype"/>
          <w:kern w:val="0"/>
          <w:szCs w:val="19"/>
        </w:rPr>
        <w:t xml:space="preserve">, this is because </w:t>
      </w:r>
      <w:del w:id="1698" w:author="Walter Chris" w:date="2020-10-02T23:48:00Z">
        <w:r w:rsidRPr="00E3236C" w:rsidDel="00123ABA">
          <w:rPr>
            <w:rFonts w:ascii="Palatino Linotype" w:eastAsia="Times New Roman" w:hAnsi="Palatino Linotype"/>
            <w:kern w:val="0"/>
            <w:szCs w:val="19"/>
          </w:rPr>
          <w:delText xml:space="preserve">our proposed </w:delText>
        </w:r>
      </w:del>
      <w:ins w:id="1699" w:author="Walter Chris" w:date="2020-10-02T23:48:00Z">
        <w:r w:rsidR="00123ABA" w:rsidRPr="00E3236C">
          <w:rPr>
            <w:rFonts w:ascii="Palatino Linotype" w:eastAsia="Times New Roman" w:hAnsi="Palatino Linotype"/>
            <w:kern w:val="0"/>
            <w:szCs w:val="19"/>
          </w:rPr>
          <w:t xml:space="preserve">the developed </w:t>
        </w:r>
      </w:ins>
      <w:r w:rsidRPr="00E3236C">
        <w:rPr>
          <w:rFonts w:ascii="Palatino Linotype" w:eastAsia="Times New Roman" w:hAnsi="Palatino Linotype"/>
          <w:kern w:val="0"/>
          <w:szCs w:val="19"/>
        </w:rPr>
        <w:t xml:space="preserve">model considers both the ordinal characteristics and the integrative patterns in survival analysis. </w:t>
      </w:r>
      <w:del w:id="1700" w:author="Walter Chris" w:date="2020-10-02T23:46:00Z">
        <w:r w:rsidRPr="00E3236C" w:rsidDel="00123ABA">
          <w:rPr>
            <w:rFonts w:ascii="Palatino Linotype" w:eastAsia="Times New Roman" w:hAnsi="Palatino Linotype"/>
            <w:kern w:val="0"/>
            <w:szCs w:val="19"/>
          </w:rPr>
          <w:delText>Thus</w:delText>
        </w:r>
      </w:del>
      <w:ins w:id="1701" w:author="Walter Chris" w:date="2020-10-02T23:46:00Z">
        <w:r w:rsidR="00123ABA" w:rsidRPr="00E3236C">
          <w:rPr>
            <w:rFonts w:ascii="Palatino Linotype" w:eastAsia="Times New Roman" w:hAnsi="Palatino Linotype"/>
            <w:kern w:val="0"/>
            <w:szCs w:val="19"/>
          </w:rPr>
          <w:t>For the mentioned reason</w:t>
        </w:r>
      </w:ins>
      <w:r w:rsidRPr="00E3236C">
        <w:rPr>
          <w:rFonts w:ascii="Palatino Linotype" w:eastAsia="SimSun" w:hAnsi="Palatino Linotype" w:cs="SimSun"/>
          <w:kern w:val="0"/>
          <w:szCs w:val="19"/>
          <w:lang w:eastAsia="zh-CN"/>
        </w:rPr>
        <w:t>,</w:t>
      </w:r>
      <w:r w:rsidRPr="00E3236C">
        <w:rPr>
          <w:rFonts w:ascii="Palatino Linotype" w:eastAsia="Times New Roman" w:hAnsi="Palatino Linotype"/>
          <w:kern w:val="0"/>
          <w:szCs w:val="19"/>
        </w:rPr>
        <w:t xml:space="preserve"> its prognostic </w:t>
      </w:r>
      <w:del w:id="1702" w:author="Walter Chris" w:date="2020-10-02T23:46:00Z">
        <w:r w:rsidRPr="00E3236C" w:rsidDel="00123ABA">
          <w:rPr>
            <w:rFonts w:ascii="Palatino Linotype" w:eastAsia="Times New Roman" w:hAnsi="Palatino Linotype"/>
            <w:kern w:val="0"/>
            <w:szCs w:val="19"/>
          </w:rPr>
          <w:delText xml:space="preserve">power </w:delText>
        </w:r>
      </w:del>
      <w:ins w:id="1703" w:author="Walter Chris" w:date="2020-10-02T23:46:00Z">
        <w:r w:rsidR="00123ABA" w:rsidRPr="00E3236C">
          <w:rPr>
            <w:rFonts w:ascii="Palatino Linotype" w:eastAsia="Times New Roman" w:hAnsi="Palatino Linotype"/>
            <w:kern w:val="0"/>
            <w:szCs w:val="19"/>
          </w:rPr>
          <w:t xml:space="preserve">effect </w:t>
        </w:r>
      </w:ins>
      <w:r w:rsidRPr="00E3236C">
        <w:rPr>
          <w:rFonts w:ascii="Palatino Linotype" w:eastAsia="Times New Roman" w:hAnsi="Palatino Linotype"/>
          <w:kern w:val="0"/>
          <w:szCs w:val="19"/>
        </w:rPr>
        <w:t xml:space="preserve">is </w:t>
      </w:r>
      <w:del w:id="1704" w:author="Walter Chris" w:date="2020-10-02T23:47:00Z">
        <w:r w:rsidRPr="00E3236C" w:rsidDel="00123ABA">
          <w:rPr>
            <w:rFonts w:ascii="Palatino Linotype" w:eastAsia="Times New Roman" w:hAnsi="Palatino Linotype"/>
            <w:kern w:val="0"/>
            <w:szCs w:val="19"/>
          </w:rPr>
          <w:delText xml:space="preserve">effectively </w:delText>
        </w:r>
      </w:del>
      <w:ins w:id="1705" w:author="Walter Chris" w:date="2020-10-02T23:47:00Z">
        <w:r w:rsidR="00123ABA" w:rsidRPr="00E3236C">
          <w:rPr>
            <w:rFonts w:ascii="Palatino Linotype" w:eastAsia="Times New Roman" w:hAnsi="Palatino Linotype"/>
            <w:kern w:val="0"/>
            <w:szCs w:val="19"/>
          </w:rPr>
          <w:t xml:space="preserve">significantly </w:t>
        </w:r>
      </w:ins>
      <w:del w:id="1706" w:author="Walter Chris" w:date="2020-10-02T23:46:00Z">
        <w:r w:rsidRPr="00E3236C" w:rsidDel="00123ABA">
          <w:rPr>
            <w:rFonts w:ascii="Palatino Linotype" w:eastAsia="Times New Roman" w:hAnsi="Palatino Linotype"/>
            <w:kern w:val="0"/>
            <w:szCs w:val="19"/>
          </w:rPr>
          <w:delText>improved</w:delText>
        </w:r>
      </w:del>
      <w:ins w:id="1707" w:author="Walter Chris" w:date="2020-10-02T23:46:00Z">
        <w:r w:rsidR="00123ABA" w:rsidRPr="00E3236C">
          <w:rPr>
            <w:rFonts w:ascii="Palatino Linotype" w:eastAsia="Times New Roman" w:hAnsi="Palatino Linotype"/>
            <w:kern w:val="0"/>
            <w:szCs w:val="19"/>
          </w:rPr>
          <w:t>elevated</w:t>
        </w:r>
      </w:ins>
      <w:r w:rsidRPr="00E3236C">
        <w:rPr>
          <w:rFonts w:ascii="Palatino Linotype" w:eastAsia="Times New Roman" w:hAnsi="Palatino Linotype"/>
          <w:kern w:val="0"/>
          <w:szCs w:val="19"/>
        </w:rPr>
        <w:t>.</w:t>
      </w:r>
    </w:p>
    <w:p w14:paraId="151A807B" w14:textId="46B57822" w:rsidR="008A3490" w:rsidRPr="00E3236C" w:rsidRDefault="008A3490" w:rsidP="008A3490">
      <w:pPr>
        <w:pStyle w:val="Heading1"/>
      </w:pPr>
      <w:r w:rsidRPr="00E3236C">
        <w:t>5 Conclusions</w:t>
      </w:r>
    </w:p>
    <w:p w14:paraId="43BDF150" w14:textId="7F747EB0" w:rsidR="00F022EC" w:rsidRPr="00E3236C" w:rsidRDefault="00AD398C" w:rsidP="00F022EC">
      <w:pPr>
        <w:pStyle w:val="PARAGRAPH"/>
        <w:ind w:firstLineChars="150" w:firstLine="285"/>
      </w:pPr>
      <w:del w:id="1708" w:author="Walter Chris" w:date="2020-10-02T23:43:00Z">
        <w:r w:rsidRPr="00E3236C" w:rsidDel="00C04E09">
          <w:rPr>
            <w:rFonts w:ascii="Palatino Linotype" w:eastAsia="Times New Roman" w:hAnsi="Palatino Linotype"/>
            <w:kern w:val="0"/>
            <w:szCs w:val="19"/>
          </w:rPr>
          <w:delText>In t</w:delText>
        </w:r>
      </w:del>
      <w:ins w:id="1709" w:author="Walter Chris" w:date="2020-10-02T23:43:00Z">
        <w:r w:rsidR="00C04E09" w:rsidRPr="00E3236C">
          <w:rPr>
            <w:rFonts w:ascii="Palatino Linotype" w:eastAsia="Times New Roman" w:hAnsi="Palatino Linotype"/>
            <w:kern w:val="0"/>
            <w:szCs w:val="19"/>
          </w:rPr>
          <w:t>T</w:t>
        </w:r>
      </w:ins>
      <w:r w:rsidRPr="00E3236C">
        <w:rPr>
          <w:rFonts w:ascii="Palatino Linotype" w:eastAsia="Times New Roman" w:hAnsi="Palatino Linotype"/>
          <w:kern w:val="0"/>
          <w:szCs w:val="19"/>
        </w:rPr>
        <w:t>his study</w:t>
      </w:r>
      <w:del w:id="1710" w:author="Walter Chris" w:date="2020-10-02T23:43:00Z">
        <w:r w:rsidRPr="00E3236C" w:rsidDel="00C04E09">
          <w:rPr>
            <w:rFonts w:ascii="Palatino Linotype" w:eastAsia="Times New Roman" w:hAnsi="Palatino Linotype"/>
            <w:kern w:val="0"/>
            <w:szCs w:val="19"/>
          </w:rPr>
          <w:delText>, we have</w:delText>
        </w:r>
      </w:del>
      <w:r w:rsidRPr="00E3236C">
        <w:rPr>
          <w:rFonts w:ascii="Palatino Linotype" w:eastAsia="Times New Roman" w:hAnsi="Palatino Linotype"/>
          <w:kern w:val="0"/>
          <w:szCs w:val="19"/>
        </w:rPr>
        <w:t xml:space="preserve"> </w:t>
      </w:r>
      <w:del w:id="1711" w:author="Walter Chris" w:date="2020-10-02T23:43:00Z">
        <w:r w:rsidRPr="00E3236C" w:rsidDel="00C04E09">
          <w:rPr>
            <w:rFonts w:ascii="Palatino Linotype" w:eastAsia="Times New Roman" w:hAnsi="Palatino Linotype"/>
            <w:kern w:val="0"/>
            <w:szCs w:val="19"/>
          </w:rPr>
          <w:delText xml:space="preserve">developed </w:delText>
        </w:r>
      </w:del>
      <w:ins w:id="1712" w:author="Walter Chris" w:date="2020-10-02T23:43:00Z">
        <w:r w:rsidR="00C04E09" w:rsidRPr="00E3236C">
          <w:rPr>
            <w:rFonts w:ascii="Palatino Linotype" w:eastAsia="Times New Roman" w:hAnsi="Palatino Linotype"/>
            <w:kern w:val="0"/>
            <w:szCs w:val="19"/>
          </w:rPr>
          <w:t xml:space="preserve">develops </w:t>
        </w:r>
      </w:ins>
      <w:r w:rsidRPr="00E3236C">
        <w:rPr>
          <w:rFonts w:ascii="Palatino Linotype" w:eastAsia="Times New Roman" w:hAnsi="Palatino Linotype"/>
          <w:kern w:val="0"/>
          <w:szCs w:val="19"/>
        </w:rPr>
        <w:t>a survival analysis frame</w:t>
      </w:r>
      <w:del w:id="1713" w:author="Walter Chris" w:date="2020-10-02T23:43:00Z">
        <w:r w:rsidRPr="00E3236C" w:rsidDel="00C04E09">
          <w:rPr>
            <w:rFonts w:ascii="Palatino Linotype" w:eastAsia="Times New Roman" w:hAnsi="Palatino Linotype"/>
            <w:kern w:val="0"/>
            <w:szCs w:val="19"/>
          </w:rPr>
          <w:delText>work</w:delText>
        </w:r>
      </w:del>
      <w:r w:rsidRPr="00E3236C">
        <w:rPr>
          <w:rFonts w:ascii="Palatino Linotype" w:eastAsia="Times New Roman" w:hAnsi="Palatino Linotype"/>
          <w:kern w:val="0"/>
          <w:szCs w:val="19"/>
        </w:rPr>
        <w:t xml:space="preserve"> for breast </w:t>
      </w:r>
      <w:del w:id="1714" w:author="Walter Chris" w:date="2020-10-04T19:21:00Z">
        <w:r w:rsidRPr="00E3236C" w:rsidDel="00CE0415">
          <w:rPr>
            <w:rFonts w:ascii="Palatino Linotype" w:eastAsia="Times New Roman" w:hAnsi="Palatino Linotype"/>
            <w:kern w:val="0"/>
            <w:szCs w:val="19"/>
          </w:rPr>
          <w:delText xml:space="preserve">cancer </w:delText>
        </w:r>
      </w:del>
      <w:ins w:id="1715" w:author="Walter Chris" w:date="2020-10-04T19:21:00Z">
        <w:r w:rsidR="00CE0415" w:rsidRPr="00E3236C">
          <w:rPr>
            <w:rFonts w:ascii="Palatino Linotype" w:eastAsia="Times New Roman" w:hAnsi="Palatino Linotype"/>
            <w:kern w:val="0"/>
            <w:szCs w:val="19"/>
          </w:rPr>
          <w:t xml:space="preserve">carcinoma </w:t>
        </w:r>
      </w:ins>
      <w:del w:id="1716" w:author="Walter Chris" w:date="2020-10-04T19:46:00Z">
        <w:r w:rsidRPr="00E3236C" w:rsidDel="00AB3D53">
          <w:rPr>
            <w:rFonts w:ascii="Palatino Linotype" w:eastAsia="Times New Roman" w:hAnsi="Palatino Linotype"/>
            <w:kern w:val="0"/>
            <w:szCs w:val="19"/>
          </w:rPr>
          <w:delText>patients</w:delText>
        </w:r>
      </w:del>
      <w:ins w:id="1717" w:author="Walter Chris" w:date="2020-10-04T19:46:00Z">
        <w:r w:rsidR="00AB3D53" w:rsidRPr="00E3236C">
          <w:rPr>
            <w:rFonts w:ascii="Palatino Linotype" w:eastAsia="Times New Roman" w:hAnsi="Palatino Linotype"/>
            <w:kern w:val="0"/>
            <w:szCs w:val="19"/>
          </w:rPr>
          <w:t>cases</w:t>
        </w:r>
      </w:ins>
      <w:r w:rsidRPr="00E3236C">
        <w:rPr>
          <w:rFonts w:ascii="Palatino Linotype" w:eastAsia="Times New Roman" w:hAnsi="Palatino Linotype"/>
          <w:kern w:val="0"/>
          <w:szCs w:val="19"/>
        </w:rPr>
        <w:t>,</w:t>
      </w:r>
      <w:ins w:id="1718" w:author="Walter Chris" w:date="2020-10-02T23:43:00Z">
        <w:r w:rsidR="00C04E09" w:rsidRPr="00E3236C">
          <w:rPr>
            <w:rFonts w:ascii="Palatino Linotype" w:eastAsia="Times New Roman" w:hAnsi="Palatino Linotype"/>
            <w:kern w:val="0"/>
            <w:szCs w:val="19"/>
          </w:rPr>
          <w:t xml:space="preserve"> considering</w:t>
        </w:r>
      </w:ins>
      <w:r w:rsidRPr="00E3236C">
        <w:rPr>
          <w:rFonts w:ascii="Palatino Linotype" w:eastAsia="Times New Roman" w:hAnsi="Palatino Linotype"/>
          <w:kern w:val="0"/>
          <w:szCs w:val="19"/>
        </w:rPr>
        <w:t xml:space="preserve"> </w:t>
      </w:r>
      <w:del w:id="1719" w:author="Walter Chris" w:date="2020-10-02T23:43:00Z">
        <w:r w:rsidRPr="00E3236C" w:rsidDel="00C04E09">
          <w:rPr>
            <w:rFonts w:ascii="Palatino Linotype" w:eastAsia="Times New Roman" w:hAnsi="Palatino Linotype"/>
            <w:kern w:val="0"/>
            <w:szCs w:val="19"/>
          </w:rPr>
          <w:delText xml:space="preserve">in which we take </w:delText>
        </w:r>
      </w:del>
      <w:del w:id="1720" w:author="Walter Chris" w:date="2020-10-04T19:46:00Z">
        <w:r w:rsidRPr="00E3236C" w:rsidDel="00AB3D53">
          <w:rPr>
            <w:rFonts w:ascii="Palatino Linotype" w:eastAsia="Times New Roman" w:hAnsi="Palatino Linotype"/>
            <w:kern w:val="0"/>
            <w:szCs w:val="19"/>
          </w:rPr>
          <w:delText>patients</w:delText>
        </w:r>
      </w:del>
      <w:ins w:id="1721" w:author="Walter Chris" w:date="2020-10-04T19:46:00Z">
        <w:r w:rsidR="00AB3D53" w:rsidRPr="00E3236C">
          <w:rPr>
            <w:rFonts w:ascii="Palatino Linotype" w:eastAsia="Times New Roman" w:hAnsi="Palatino Linotype"/>
            <w:kern w:val="0"/>
            <w:szCs w:val="19"/>
          </w:rPr>
          <w:t>cases</w:t>
        </w:r>
      </w:ins>
      <w:r w:rsidRPr="00E3236C">
        <w:rPr>
          <w:rFonts w:ascii="Palatino Linotype" w:eastAsia="Times New Roman" w:hAnsi="Palatino Linotype"/>
          <w:kern w:val="0"/>
          <w:szCs w:val="19"/>
        </w:rPr>
        <w:t>’ ordinal survival information</w:t>
      </w:r>
      <w:del w:id="1722" w:author="Walter Chris" w:date="2020-10-02T23:43:00Z">
        <w:r w:rsidRPr="00E3236C" w:rsidDel="00C04E09">
          <w:rPr>
            <w:rFonts w:ascii="Palatino Linotype" w:eastAsia="Times New Roman" w:hAnsi="Palatino Linotype"/>
            <w:kern w:val="0"/>
            <w:szCs w:val="19"/>
          </w:rPr>
          <w:delText xml:space="preserve"> into consideration</w:delText>
        </w:r>
      </w:del>
      <w:r w:rsidRPr="00E3236C">
        <w:rPr>
          <w:rFonts w:ascii="Palatino Linotype" w:eastAsia="Times New Roman" w:hAnsi="Palatino Linotype"/>
          <w:kern w:val="0"/>
          <w:szCs w:val="19"/>
        </w:rPr>
        <w:t xml:space="preserve">. Ten-fold cross-validation experiments on the mRNA gene expression data, DNA methylation data and clinical data </w:t>
      </w:r>
      <w:del w:id="1723" w:author="Walter Chris" w:date="2020-10-02T23:47:00Z">
        <w:r w:rsidRPr="00E3236C" w:rsidDel="00123ABA">
          <w:rPr>
            <w:rFonts w:ascii="Palatino Linotype" w:eastAsia="Times New Roman" w:hAnsi="Palatino Linotype"/>
            <w:kern w:val="0"/>
            <w:szCs w:val="19"/>
          </w:rPr>
          <w:delText xml:space="preserve">were </w:delText>
        </w:r>
      </w:del>
      <w:ins w:id="1724" w:author="Walter Chris" w:date="2020-10-02T23:47:00Z">
        <w:r w:rsidR="00123ABA" w:rsidRPr="00E3236C">
          <w:rPr>
            <w:rFonts w:ascii="Palatino Linotype" w:eastAsia="Times New Roman" w:hAnsi="Palatino Linotype"/>
            <w:kern w:val="0"/>
            <w:szCs w:val="19"/>
          </w:rPr>
          <w:t>are performed</w:t>
        </w:r>
      </w:ins>
      <w:del w:id="1725" w:author="Walter Chris" w:date="2020-10-02T23:47:00Z">
        <w:r w:rsidRPr="00E3236C" w:rsidDel="00123ABA">
          <w:rPr>
            <w:rFonts w:ascii="Palatino Linotype" w:eastAsia="Times New Roman" w:hAnsi="Palatino Linotype"/>
            <w:kern w:val="0"/>
            <w:szCs w:val="19"/>
          </w:rPr>
          <w:delText>carried out</w:delText>
        </w:r>
      </w:del>
      <w:r w:rsidRPr="00E3236C">
        <w:rPr>
          <w:rFonts w:ascii="Palatino Linotype" w:eastAsia="Times New Roman" w:hAnsi="Palatino Linotype"/>
          <w:kern w:val="0"/>
          <w:szCs w:val="19"/>
        </w:rPr>
        <w:t xml:space="preserve">. Experimental results </w:t>
      </w:r>
      <w:del w:id="1726" w:author="Walter Chris" w:date="2020-10-02T23:47:00Z">
        <w:r w:rsidRPr="00E3236C" w:rsidDel="00123ABA">
          <w:rPr>
            <w:rFonts w:ascii="Palatino Linotype" w:eastAsia="Times New Roman" w:hAnsi="Palatino Linotype"/>
            <w:kern w:val="0"/>
            <w:szCs w:val="19"/>
          </w:rPr>
          <w:delText xml:space="preserve">demonstrate </w:delText>
        </w:r>
      </w:del>
      <w:ins w:id="1727" w:author="Walter Chris" w:date="2020-10-02T23:47:00Z">
        <w:r w:rsidR="00123ABA" w:rsidRPr="00E3236C">
          <w:rPr>
            <w:rFonts w:ascii="Palatino Linotype" w:eastAsia="Times New Roman" w:hAnsi="Palatino Linotype"/>
            <w:kern w:val="0"/>
            <w:szCs w:val="19"/>
          </w:rPr>
          <w:t xml:space="preserve">verify </w:t>
        </w:r>
      </w:ins>
      <w:r w:rsidRPr="00E3236C">
        <w:rPr>
          <w:rFonts w:ascii="Palatino Linotype" w:eastAsia="Times New Roman" w:hAnsi="Palatino Linotype"/>
          <w:kern w:val="0"/>
          <w:szCs w:val="19"/>
        </w:rPr>
        <w:t xml:space="preserve">the superiority of </w:t>
      </w:r>
      <w:del w:id="1728" w:author="Walter Chris" w:date="2020-10-04T19:19:00Z">
        <w:r w:rsidRPr="00E3236C" w:rsidDel="00CE0415">
          <w:rPr>
            <w:rFonts w:ascii="Palatino Linotype" w:eastAsia="Times New Roman" w:hAnsi="Palatino Linotype"/>
            <w:kern w:val="0"/>
            <w:szCs w:val="19"/>
          </w:rPr>
          <w:delText>the proposed method</w:delText>
        </w:r>
      </w:del>
      <w:ins w:id="1729" w:author="Walter Chris" w:date="2020-10-04T19:19:00Z">
        <w:r w:rsidR="00CE0415" w:rsidRPr="00E3236C">
          <w:rPr>
            <w:rFonts w:ascii="Palatino Linotype" w:eastAsia="Times New Roman" w:hAnsi="Palatino Linotype"/>
            <w:kern w:val="0"/>
            <w:szCs w:val="19"/>
          </w:rPr>
          <w:t>the developed approach</w:t>
        </w:r>
      </w:ins>
      <w:r w:rsidRPr="00E3236C">
        <w:rPr>
          <w:rFonts w:ascii="Palatino Linotype" w:eastAsia="Times New Roman" w:hAnsi="Palatino Linotype"/>
          <w:kern w:val="0"/>
          <w:szCs w:val="19"/>
        </w:rPr>
        <w:t xml:space="preserve"> over the existing RSF, Lasso, MLP, DeepSurv, and MTLSA </w:t>
      </w:r>
      <w:del w:id="1730" w:author="Walter Chris" w:date="2020-10-04T20:15:00Z">
        <w:r w:rsidRPr="00E3236C" w:rsidDel="00156F9F">
          <w:rPr>
            <w:rFonts w:ascii="Palatino Linotype" w:eastAsia="Times New Roman" w:hAnsi="Palatino Linotype"/>
            <w:kern w:val="0"/>
            <w:szCs w:val="19"/>
          </w:rPr>
          <w:delText>methods</w:delText>
        </w:r>
      </w:del>
      <w:ins w:id="1731" w:author="Walter Chris" w:date="2020-10-04T20:15:00Z">
        <w:r w:rsidR="00156F9F" w:rsidRPr="00E3236C">
          <w:rPr>
            <w:rFonts w:ascii="Palatino Linotype" w:eastAsia="Times New Roman" w:hAnsi="Palatino Linotype"/>
            <w:kern w:val="0"/>
            <w:szCs w:val="19"/>
          </w:rPr>
          <w:t>approaches</w:t>
        </w:r>
      </w:ins>
      <w:r w:rsidRPr="00E3236C">
        <w:rPr>
          <w:rFonts w:ascii="Palatino Linotype" w:eastAsia="Times New Roman" w:hAnsi="Palatino Linotype"/>
          <w:kern w:val="0"/>
          <w:szCs w:val="19"/>
        </w:rPr>
        <w:t xml:space="preserve">. The good performances of </w:t>
      </w:r>
      <w:del w:id="1732" w:author="Walter Chris" w:date="2020-10-04T19:19:00Z">
        <w:r w:rsidRPr="00E3236C" w:rsidDel="00CE0415">
          <w:rPr>
            <w:rFonts w:ascii="Palatino Linotype" w:eastAsia="Times New Roman" w:hAnsi="Palatino Linotype"/>
            <w:kern w:val="0"/>
            <w:szCs w:val="19"/>
          </w:rPr>
          <w:delText>the proposed method</w:delText>
        </w:r>
      </w:del>
      <w:ins w:id="1733" w:author="Walter Chris" w:date="2020-10-04T19:19:00Z">
        <w:r w:rsidR="00CE0415" w:rsidRPr="00E3236C">
          <w:rPr>
            <w:rFonts w:ascii="Palatino Linotype" w:eastAsia="Times New Roman" w:hAnsi="Palatino Linotype"/>
            <w:kern w:val="0"/>
            <w:szCs w:val="19"/>
          </w:rPr>
          <w:t>the developed approach</w:t>
        </w:r>
      </w:ins>
      <w:r w:rsidRPr="00E3236C">
        <w:rPr>
          <w:rFonts w:ascii="Palatino Linotype" w:eastAsia="Times New Roman" w:hAnsi="Palatino Linotype"/>
          <w:kern w:val="0"/>
          <w:szCs w:val="19"/>
        </w:rPr>
        <w:t xml:space="preserve"> come from the use of the combined bidirectional LSTM predictor and ordinal information. </w:t>
      </w:r>
      <w:ins w:id="1734" w:author="Walter Chris" w:date="2020-10-02T23:44:00Z">
        <w:r w:rsidR="001275B3" w:rsidRPr="00E3236C">
          <w:rPr>
            <w:rFonts w:ascii="Palatino Linotype" w:eastAsia="Times New Roman" w:hAnsi="Palatino Linotype"/>
            <w:kern w:val="0"/>
            <w:szCs w:val="19"/>
          </w:rPr>
          <w:t xml:space="preserve">Furthermore, experimentally </w:t>
        </w:r>
      </w:ins>
      <w:del w:id="1735" w:author="Walter Chris" w:date="2020-10-02T23:44:00Z">
        <w:r w:rsidRPr="00E3236C" w:rsidDel="001275B3">
          <w:rPr>
            <w:rFonts w:ascii="Palatino Linotype" w:eastAsia="Times New Roman" w:hAnsi="Palatino Linotype"/>
            <w:kern w:val="0"/>
            <w:szCs w:val="19"/>
          </w:rPr>
          <w:delText>Experimental</w:delText>
        </w:r>
      </w:del>
      <w:ins w:id="1736" w:author="Walter Chris" w:date="2020-10-02T23:44:00Z">
        <w:r w:rsidR="001275B3" w:rsidRPr="00E3236C">
          <w:rPr>
            <w:rFonts w:ascii="Palatino Linotype" w:eastAsia="Times New Roman" w:hAnsi="Palatino Linotype"/>
            <w:kern w:val="0"/>
            <w:szCs w:val="19"/>
          </w:rPr>
          <w:t>achieved</w:t>
        </w:r>
      </w:ins>
      <w:r w:rsidRPr="00E3236C">
        <w:rPr>
          <w:rFonts w:ascii="Palatino Linotype" w:eastAsia="Times New Roman" w:hAnsi="Palatino Linotype"/>
          <w:kern w:val="0"/>
          <w:szCs w:val="19"/>
        </w:rPr>
        <w:t xml:space="preserve"> results </w:t>
      </w:r>
      <w:del w:id="1737" w:author="Walter Chris" w:date="2020-10-02T23:44:00Z">
        <w:r w:rsidRPr="00E3236C" w:rsidDel="001275B3">
          <w:rPr>
            <w:rFonts w:ascii="Palatino Linotype" w:eastAsia="Times New Roman" w:hAnsi="Palatino Linotype"/>
            <w:kern w:val="0"/>
            <w:szCs w:val="19"/>
          </w:rPr>
          <w:delText>also show</w:delText>
        </w:r>
      </w:del>
      <w:ins w:id="1738" w:author="Walter Chris" w:date="2020-10-02T23:44:00Z">
        <w:r w:rsidR="001275B3" w:rsidRPr="00E3236C">
          <w:rPr>
            <w:rFonts w:ascii="Palatino Linotype" w:eastAsia="Times New Roman" w:hAnsi="Palatino Linotype"/>
            <w:kern w:val="0"/>
            <w:szCs w:val="19"/>
          </w:rPr>
          <w:t>indicate</w:t>
        </w:r>
      </w:ins>
      <w:r w:rsidRPr="00E3236C">
        <w:rPr>
          <w:rFonts w:ascii="Palatino Linotype" w:eastAsia="Times New Roman" w:hAnsi="Palatino Linotype"/>
          <w:kern w:val="0"/>
          <w:szCs w:val="19"/>
        </w:rPr>
        <w:t xml:space="preserve"> the </w:t>
      </w:r>
      <w:del w:id="1739" w:author="Walter Chris" w:date="2020-10-02T23:44:00Z">
        <w:r w:rsidRPr="00E3236C" w:rsidDel="001275B3">
          <w:rPr>
            <w:rFonts w:ascii="Palatino Linotype" w:eastAsia="Times New Roman" w:hAnsi="Palatino Linotype"/>
            <w:kern w:val="0"/>
            <w:szCs w:val="19"/>
          </w:rPr>
          <w:delText xml:space="preserve">importance </w:delText>
        </w:r>
      </w:del>
      <w:ins w:id="1740" w:author="Walter Chris" w:date="2020-10-02T23:44:00Z">
        <w:r w:rsidR="001275B3" w:rsidRPr="00E3236C">
          <w:rPr>
            <w:rFonts w:ascii="Palatino Linotype" w:eastAsia="Times New Roman" w:hAnsi="Palatino Linotype"/>
            <w:kern w:val="0"/>
            <w:szCs w:val="19"/>
          </w:rPr>
          <w:t xml:space="preserve">significance </w:t>
        </w:r>
      </w:ins>
      <w:r w:rsidRPr="00E3236C">
        <w:rPr>
          <w:rFonts w:ascii="Palatino Linotype" w:eastAsia="Times New Roman" w:hAnsi="Palatino Linotype"/>
          <w:kern w:val="0"/>
          <w:szCs w:val="19"/>
        </w:rPr>
        <w:t xml:space="preserve">of gene expression and DNA methylation signatures for breast </w:t>
      </w:r>
      <w:del w:id="1741" w:author="Walter Chris" w:date="2020-10-04T19:21:00Z">
        <w:r w:rsidRPr="00E3236C" w:rsidDel="00CE0415">
          <w:rPr>
            <w:rFonts w:ascii="Palatino Linotype" w:eastAsia="Times New Roman" w:hAnsi="Palatino Linotype"/>
            <w:kern w:val="0"/>
            <w:szCs w:val="19"/>
          </w:rPr>
          <w:delText xml:space="preserve">cancer </w:delText>
        </w:r>
      </w:del>
      <w:ins w:id="1742" w:author="Walter Chris" w:date="2020-10-04T19:21:00Z">
        <w:r w:rsidR="00CE0415" w:rsidRPr="00E3236C">
          <w:rPr>
            <w:rFonts w:ascii="Palatino Linotype" w:eastAsia="Times New Roman" w:hAnsi="Palatino Linotype"/>
            <w:kern w:val="0"/>
            <w:szCs w:val="19"/>
          </w:rPr>
          <w:t xml:space="preserve">carcinoma </w:t>
        </w:r>
      </w:ins>
      <w:r w:rsidRPr="00E3236C">
        <w:rPr>
          <w:rFonts w:ascii="Palatino Linotype" w:eastAsia="Times New Roman" w:hAnsi="Palatino Linotype"/>
          <w:kern w:val="0"/>
          <w:szCs w:val="19"/>
        </w:rPr>
        <w:t>survival analysis.</w:t>
      </w:r>
      <w:r w:rsidRPr="00E3236C" w:rsidDel="00C36B82">
        <w:rPr>
          <w:rFonts w:ascii="Palatino Linotype" w:eastAsia="Times New Roman" w:hAnsi="Palatino Linotype"/>
          <w:kern w:val="0"/>
          <w:szCs w:val="19"/>
        </w:rPr>
        <w:t xml:space="preserve"> </w:t>
      </w:r>
      <w:r w:rsidRPr="00E3236C">
        <w:rPr>
          <w:rFonts w:ascii="Palatino Linotype" w:eastAsia="Times New Roman" w:hAnsi="Palatino Linotype"/>
          <w:kern w:val="0"/>
          <w:szCs w:val="19"/>
        </w:rPr>
        <w:t xml:space="preserve">In this work, we have </w:t>
      </w:r>
      <w:del w:id="1743" w:author="Walter Chris" w:date="2020-10-02T23:44:00Z">
        <w:r w:rsidRPr="00E3236C" w:rsidDel="001275B3">
          <w:rPr>
            <w:rFonts w:ascii="Palatino Linotype" w:eastAsia="Times New Roman" w:hAnsi="Palatino Linotype"/>
            <w:kern w:val="0"/>
            <w:szCs w:val="19"/>
          </w:rPr>
          <w:delText xml:space="preserve">shown </w:delText>
        </w:r>
      </w:del>
      <w:ins w:id="1744" w:author="Walter Chris" w:date="2020-10-02T23:44:00Z">
        <w:r w:rsidR="001275B3" w:rsidRPr="00E3236C">
          <w:rPr>
            <w:rFonts w:ascii="Palatino Linotype" w:eastAsia="Times New Roman" w:hAnsi="Palatino Linotype"/>
            <w:kern w:val="0"/>
            <w:szCs w:val="19"/>
          </w:rPr>
          <w:t xml:space="preserve">reported </w:t>
        </w:r>
      </w:ins>
      <w:r w:rsidRPr="00E3236C">
        <w:rPr>
          <w:rFonts w:ascii="Palatino Linotype" w:eastAsia="Times New Roman" w:hAnsi="Palatino Linotype"/>
          <w:kern w:val="0"/>
          <w:szCs w:val="19"/>
        </w:rPr>
        <w:t xml:space="preserve">that dynamically combining an auxiliary task and adaptively </w:t>
      </w:r>
      <w:del w:id="1745" w:author="Walter Chris" w:date="2020-10-02T23:44:00Z">
        <w:r w:rsidRPr="00E3236C" w:rsidDel="00580861">
          <w:rPr>
            <w:rFonts w:ascii="Palatino Linotype" w:eastAsia="Times New Roman" w:hAnsi="Palatino Linotype"/>
            <w:kern w:val="0"/>
            <w:szCs w:val="19"/>
          </w:rPr>
          <w:delText xml:space="preserve">adjusting </w:delText>
        </w:r>
      </w:del>
      <w:ins w:id="1746" w:author="Walter Chris" w:date="2020-10-02T23:44:00Z">
        <w:r w:rsidR="00580861" w:rsidRPr="00E3236C">
          <w:rPr>
            <w:rFonts w:ascii="Palatino Linotype" w:eastAsia="Times New Roman" w:hAnsi="Palatino Linotype"/>
            <w:kern w:val="0"/>
            <w:szCs w:val="19"/>
          </w:rPr>
          <w:t xml:space="preserve">regulating </w:t>
        </w:r>
      </w:ins>
      <w:r w:rsidRPr="00E3236C">
        <w:rPr>
          <w:rFonts w:ascii="Palatino Linotype" w:eastAsia="Times New Roman" w:hAnsi="Palatino Linotype"/>
          <w:kern w:val="0"/>
          <w:szCs w:val="19"/>
        </w:rPr>
        <w:t xml:space="preserve">the weights for the auxiliary task in an online manner can </w:t>
      </w:r>
      <w:del w:id="1747" w:author="Walter Chris" w:date="2020-10-02T23:43:00Z">
        <w:r w:rsidRPr="00E3236C" w:rsidDel="00C04E09">
          <w:rPr>
            <w:rFonts w:ascii="Palatino Linotype" w:eastAsia="Times New Roman" w:hAnsi="Palatino Linotype"/>
            <w:kern w:val="0"/>
            <w:szCs w:val="19"/>
          </w:rPr>
          <w:delText xml:space="preserve">give </w:delText>
        </w:r>
      </w:del>
      <w:ins w:id="1748" w:author="Walter Chris" w:date="2020-10-02T23:43:00Z">
        <w:r w:rsidR="00C04E09" w:rsidRPr="00E3236C">
          <w:rPr>
            <w:rFonts w:ascii="Palatino Linotype" w:eastAsia="Times New Roman" w:hAnsi="Palatino Linotype"/>
            <w:kern w:val="0"/>
            <w:szCs w:val="19"/>
          </w:rPr>
          <w:t xml:space="preserve">lead to </w:t>
        </w:r>
      </w:ins>
      <w:r w:rsidRPr="00E3236C">
        <w:rPr>
          <w:rFonts w:ascii="Palatino Linotype" w:eastAsia="Times New Roman" w:hAnsi="Palatino Linotype"/>
          <w:kern w:val="0"/>
          <w:szCs w:val="19"/>
        </w:rPr>
        <w:t xml:space="preserve">a </w:t>
      </w:r>
      <w:del w:id="1749" w:author="Walter Chris" w:date="2020-10-02T23:43:00Z">
        <w:r w:rsidRPr="00E3236C" w:rsidDel="00C04E09">
          <w:rPr>
            <w:rFonts w:ascii="Palatino Linotype" w:eastAsia="Times New Roman" w:hAnsi="Palatino Linotype"/>
            <w:kern w:val="0"/>
            <w:szCs w:val="19"/>
          </w:rPr>
          <w:delText xml:space="preserve">significant </w:delText>
        </w:r>
      </w:del>
      <w:ins w:id="1750" w:author="Walter Chris" w:date="2020-10-02T23:43:00Z">
        <w:r w:rsidR="00C04E09" w:rsidRPr="00E3236C">
          <w:rPr>
            <w:rFonts w:ascii="Palatino Linotype" w:eastAsia="Times New Roman" w:hAnsi="Palatino Linotype"/>
            <w:kern w:val="0"/>
            <w:szCs w:val="19"/>
          </w:rPr>
          <w:t xml:space="preserve">noticeable </w:t>
        </w:r>
      </w:ins>
      <w:r w:rsidRPr="00E3236C">
        <w:rPr>
          <w:rFonts w:ascii="Palatino Linotype" w:eastAsia="Times New Roman" w:hAnsi="Palatino Linotype"/>
          <w:kern w:val="0"/>
          <w:szCs w:val="19"/>
        </w:rPr>
        <w:t xml:space="preserve">performance </w:t>
      </w:r>
      <w:del w:id="1751" w:author="Walter Chris" w:date="2020-10-02T23:43:00Z">
        <w:r w:rsidRPr="00E3236C" w:rsidDel="00C04E09">
          <w:rPr>
            <w:rFonts w:ascii="Palatino Linotype" w:eastAsia="Times New Roman" w:hAnsi="Palatino Linotype"/>
            <w:kern w:val="0"/>
            <w:szCs w:val="19"/>
          </w:rPr>
          <w:delText xml:space="preserve">improvement </w:delText>
        </w:r>
      </w:del>
      <w:ins w:id="1752" w:author="Walter Chris" w:date="2020-10-02T23:43:00Z">
        <w:r w:rsidR="00C04E09" w:rsidRPr="00E3236C">
          <w:rPr>
            <w:rFonts w:ascii="Palatino Linotype" w:eastAsia="Times New Roman" w:hAnsi="Palatino Linotype"/>
            <w:kern w:val="0"/>
            <w:szCs w:val="19"/>
          </w:rPr>
          <w:t xml:space="preserve">enhancement </w:t>
        </w:r>
      </w:ins>
      <w:r w:rsidRPr="00E3236C">
        <w:rPr>
          <w:rFonts w:ascii="Palatino Linotype" w:eastAsia="Times New Roman" w:hAnsi="Palatino Linotype"/>
          <w:kern w:val="0"/>
          <w:szCs w:val="19"/>
        </w:rPr>
        <w:t xml:space="preserve">for biLSTM Cox model network. </w:t>
      </w:r>
      <w:del w:id="1753" w:author="Walter Chris" w:date="2020-10-04T19:19:00Z">
        <w:r w:rsidRPr="00E3236C" w:rsidDel="00CE0415">
          <w:rPr>
            <w:rFonts w:ascii="Palatino Linotype" w:eastAsia="Times New Roman" w:hAnsi="Palatino Linotype"/>
            <w:kern w:val="0"/>
            <w:szCs w:val="19"/>
          </w:rPr>
          <w:delText>The proposed method</w:delText>
        </w:r>
      </w:del>
      <w:ins w:id="1754" w:author="Walter Chris" w:date="2020-10-04T19:19:00Z">
        <w:r w:rsidR="00CE0415" w:rsidRPr="00E3236C">
          <w:rPr>
            <w:rFonts w:ascii="Palatino Linotype" w:eastAsia="Times New Roman" w:hAnsi="Palatino Linotype"/>
            <w:kern w:val="0"/>
            <w:szCs w:val="19"/>
          </w:rPr>
          <w:t>The developed approach</w:t>
        </w:r>
      </w:ins>
      <w:r w:rsidRPr="00E3236C">
        <w:rPr>
          <w:rFonts w:ascii="Palatino Linotype" w:eastAsia="Times New Roman" w:hAnsi="Palatino Linotype"/>
          <w:kern w:val="0"/>
          <w:szCs w:val="19"/>
        </w:rPr>
        <w:t xml:space="preserve"> </w:t>
      </w:r>
      <w:del w:id="1755" w:author="Walter Chris" w:date="2020-10-02T23:42:00Z">
        <w:r w:rsidRPr="00E3236C" w:rsidDel="00C04E09">
          <w:rPr>
            <w:rFonts w:ascii="Palatino Linotype" w:eastAsia="Times New Roman" w:hAnsi="Palatino Linotype"/>
            <w:kern w:val="0"/>
            <w:szCs w:val="19"/>
          </w:rPr>
          <w:delText xml:space="preserve">uses </w:delText>
        </w:r>
      </w:del>
      <w:ins w:id="1756" w:author="Walter Chris" w:date="2020-10-02T23:42:00Z">
        <w:r w:rsidR="00C04E09" w:rsidRPr="00E3236C">
          <w:rPr>
            <w:rFonts w:ascii="Palatino Linotype" w:eastAsia="Times New Roman" w:hAnsi="Palatino Linotype"/>
            <w:kern w:val="0"/>
            <w:szCs w:val="19"/>
          </w:rPr>
          <w:t xml:space="preserve">exploits </w:t>
        </w:r>
      </w:ins>
      <w:r w:rsidRPr="00E3236C">
        <w:rPr>
          <w:rFonts w:ascii="Palatino Linotype" w:eastAsia="Times New Roman" w:hAnsi="Palatino Linotype"/>
          <w:kern w:val="0"/>
          <w:szCs w:val="19"/>
        </w:rPr>
        <w:t>the idea that auxiliary tasks should provide a gradient update direction that helps to decrease the loss of the</w:t>
      </w:r>
      <w:del w:id="1757" w:author="Walter Chris" w:date="2020-10-02T23:45:00Z">
        <w:r w:rsidRPr="00E3236C" w:rsidDel="00580861">
          <w:rPr>
            <w:rFonts w:ascii="Palatino Linotype" w:eastAsia="Times New Roman" w:hAnsi="Palatino Linotype"/>
            <w:kern w:val="0"/>
            <w:szCs w:val="19"/>
          </w:rPr>
          <w:delText xml:space="preserve"> main task</w:delText>
        </w:r>
      </w:del>
      <w:ins w:id="1758" w:author="Walter Chris" w:date="2020-10-02T23:45:00Z">
        <w:r w:rsidR="00580861" w:rsidRPr="00E3236C">
          <w:rPr>
            <w:rFonts w:ascii="Palatino Linotype" w:eastAsia="Times New Roman" w:hAnsi="Palatino Linotype"/>
            <w:kern w:val="0"/>
            <w:szCs w:val="19"/>
          </w:rPr>
          <w:t xml:space="preserve"> primary task</w:t>
        </w:r>
      </w:ins>
      <w:r w:rsidRPr="00E3236C">
        <w:rPr>
          <w:rFonts w:ascii="Palatino Linotype" w:eastAsia="Times New Roman" w:hAnsi="Palatino Linotype"/>
          <w:kern w:val="0"/>
          <w:szCs w:val="19"/>
        </w:rPr>
        <w:t xml:space="preserve">. </w:t>
      </w:r>
      <w:del w:id="1759" w:author="Walter Chris" w:date="2020-10-02T23:42:00Z">
        <w:r w:rsidRPr="00E3236C" w:rsidDel="00C04E09">
          <w:rPr>
            <w:rFonts w:ascii="Palatino Linotype" w:eastAsia="Times New Roman" w:hAnsi="Palatino Linotype"/>
            <w:kern w:val="0"/>
            <w:szCs w:val="19"/>
          </w:rPr>
          <w:delText xml:space="preserve">Our </w:delText>
        </w:r>
      </w:del>
      <w:ins w:id="1760" w:author="Walter Chris" w:date="2020-10-02T23:42:00Z">
        <w:r w:rsidR="00C04E09" w:rsidRPr="00E3236C">
          <w:rPr>
            <w:rFonts w:ascii="Palatino Linotype" w:eastAsia="Times New Roman" w:hAnsi="Palatino Linotype"/>
            <w:kern w:val="0"/>
            <w:szCs w:val="19"/>
          </w:rPr>
          <w:t xml:space="preserve">The developed approach </w:t>
        </w:r>
      </w:ins>
      <w:del w:id="1761" w:author="Walter Chris" w:date="2020-10-02T23:42:00Z">
        <w:r w:rsidRPr="00E3236C" w:rsidDel="00C04E09">
          <w:rPr>
            <w:rFonts w:ascii="Palatino Linotype" w:eastAsia="Times New Roman" w:hAnsi="Palatino Linotype"/>
            <w:kern w:val="0"/>
            <w:szCs w:val="19"/>
          </w:rPr>
          <w:delText xml:space="preserve">method </w:delText>
        </w:r>
      </w:del>
      <w:r w:rsidRPr="00E3236C">
        <w:rPr>
          <w:rFonts w:ascii="Palatino Linotype" w:eastAsia="Times New Roman" w:hAnsi="Palatino Linotype"/>
          <w:kern w:val="0"/>
          <w:szCs w:val="19"/>
        </w:rPr>
        <w:t xml:space="preserve">is not limited to breast </w:t>
      </w:r>
      <w:del w:id="1762" w:author="Walter Chris" w:date="2020-10-04T19:21:00Z">
        <w:r w:rsidRPr="00E3236C" w:rsidDel="00CE0415">
          <w:rPr>
            <w:rFonts w:ascii="Palatino Linotype" w:eastAsia="Times New Roman" w:hAnsi="Palatino Linotype"/>
            <w:kern w:val="0"/>
            <w:szCs w:val="19"/>
          </w:rPr>
          <w:delText xml:space="preserve">cancer </w:delText>
        </w:r>
      </w:del>
      <w:ins w:id="1763" w:author="Walter Chris" w:date="2020-10-04T19:21:00Z">
        <w:r w:rsidR="00CE0415" w:rsidRPr="00E3236C">
          <w:rPr>
            <w:rFonts w:ascii="Palatino Linotype" w:eastAsia="Times New Roman" w:hAnsi="Palatino Linotype"/>
            <w:kern w:val="0"/>
            <w:szCs w:val="19"/>
          </w:rPr>
          <w:t xml:space="preserve">carcinoma </w:t>
        </w:r>
      </w:ins>
      <w:r w:rsidRPr="00E3236C">
        <w:rPr>
          <w:rFonts w:ascii="Palatino Linotype" w:eastAsia="Times New Roman" w:hAnsi="Palatino Linotype"/>
          <w:kern w:val="0"/>
          <w:szCs w:val="19"/>
        </w:rPr>
        <w:t xml:space="preserve">and can be applied to other </w:t>
      </w:r>
      <w:del w:id="1764" w:author="Walter Chris" w:date="2020-10-04T19:21:00Z">
        <w:r w:rsidRPr="00E3236C" w:rsidDel="00CE0415">
          <w:rPr>
            <w:rFonts w:ascii="Palatino Linotype" w:eastAsia="Times New Roman" w:hAnsi="Palatino Linotype"/>
            <w:kern w:val="0"/>
            <w:szCs w:val="19"/>
          </w:rPr>
          <w:delText xml:space="preserve">cancer </w:delText>
        </w:r>
      </w:del>
      <w:ins w:id="1765" w:author="Walter Chris" w:date="2020-10-04T19:21:00Z">
        <w:r w:rsidR="00CE0415" w:rsidRPr="00E3236C">
          <w:rPr>
            <w:rFonts w:ascii="Palatino Linotype" w:eastAsia="Times New Roman" w:hAnsi="Palatino Linotype"/>
            <w:kern w:val="0"/>
            <w:szCs w:val="19"/>
          </w:rPr>
          <w:t xml:space="preserve">carcinoma </w:t>
        </w:r>
      </w:ins>
      <w:r w:rsidRPr="00E3236C">
        <w:rPr>
          <w:rFonts w:ascii="Palatino Linotype" w:eastAsia="Times New Roman" w:hAnsi="Palatino Linotype"/>
          <w:kern w:val="0"/>
          <w:szCs w:val="19"/>
        </w:rPr>
        <w:t>types with many samples in TCGA.</w:t>
      </w:r>
      <w:r w:rsidR="00F022EC" w:rsidRPr="00E3236C">
        <w:rPr>
          <w:rFonts w:ascii="Palatino Linotype" w:eastAsia="Times New Roman" w:hAnsi="Palatino Linotype"/>
          <w:kern w:val="0"/>
          <w:szCs w:val="19"/>
        </w:rPr>
        <w:t xml:space="preserve"> </w:t>
      </w:r>
      <w:r w:rsidR="00F022EC" w:rsidRPr="00E3236C">
        <w:t>We shall make efforts in our future work to provide the web</w:t>
      </w:r>
      <w:r w:rsidR="00D43DE1" w:rsidRPr="00E3236C">
        <w:t xml:space="preserve"> </w:t>
      </w:r>
      <w:r w:rsidR="00F022EC" w:rsidRPr="00E3236C">
        <w:t xml:space="preserve">server with the method presented in this paper. Nevertheless, the source code for </w:t>
      </w:r>
      <w:del w:id="1766" w:author="Walter Chris" w:date="2020-10-04T19:19:00Z">
        <w:r w:rsidR="00F022EC" w:rsidRPr="00E3236C" w:rsidDel="00CE0415">
          <w:delText>the proposed method</w:delText>
        </w:r>
      </w:del>
      <w:ins w:id="1767" w:author="Walter Chris" w:date="2020-10-04T19:19:00Z">
        <w:r w:rsidR="00CE0415" w:rsidRPr="00E3236C">
          <w:t>the developed approach</w:t>
        </w:r>
      </w:ins>
      <w:r w:rsidR="00F022EC" w:rsidRPr="00E3236C">
        <w:t xml:space="preserve"> and the datasets have been put online available at </w:t>
      </w:r>
      <w:hyperlink r:id="rId139" w:history="1">
        <w:r w:rsidR="00DF2585" w:rsidRPr="00E3236C">
          <w:rPr>
            <w:rStyle w:val="Hyperlink"/>
            <w:rFonts w:ascii="Palatino" w:eastAsia="SimSun" w:hAnsi="Palatino" w:cs="Times New Roman"/>
            <w:kern w:val="2"/>
            <w:szCs w:val="19"/>
            <w:u w:val="none"/>
            <w:lang w:eastAsia="zh-CN"/>
          </w:rPr>
          <w:t>https://pan.baidu.com/s/1sp356aQePGDj8vz2b89rpA</w:t>
        </w:r>
      </w:hyperlink>
      <w:r w:rsidR="00A20F9C" w:rsidRPr="00E3236C">
        <w:rPr>
          <w:rFonts w:eastAsia="SimSun"/>
          <w:kern w:val="2"/>
          <w:szCs w:val="19"/>
          <w:lang w:eastAsia="zh-CN"/>
        </w:rPr>
        <w:t xml:space="preserve"> </w:t>
      </w:r>
      <w:r w:rsidR="00DF2585" w:rsidRPr="00E3236C">
        <w:rPr>
          <w:rFonts w:eastAsia="SimSun"/>
          <w:kern w:val="2"/>
          <w:szCs w:val="19"/>
          <w:lang w:eastAsia="zh-CN"/>
        </w:rPr>
        <w:t>(PW: LGH0) and</w:t>
      </w:r>
      <w:r w:rsidR="00DF2585" w:rsidRPr="00E3236C">
        <w:t xml:space="preserve"> </w:t>
      </w:r>
      <w:hyperlink r:id="rId140" w:history="1">
        <w:r w:rsidR="00B41384" w:rsidRPr="00E3236C">
          <w:rPr>
            <w:rStyle w:val="Hyperlink"/>
            <w:rFonts w:ascii="Palatino" w:eastAsia="SimSun" w:hAnsi="Palatino" w:cs="Times New Roman"/>
            <w:kern w:val="2"/>
            <w:szCs w:val="19"/>
            <w:u w:val="none"/>
            <w:lang w:eastAsia="zh-CN"/>
          </w:rPr>
          <w:t>https://github.com/lgh025/LSTM-COX-CODE</w:t>
        </w:r>
      </w:hyperlink>
      <w:r w:rsidR="00F022EC" w:rsidRPr="00E3236C">
        <w:t xml:space="preserve"> for free academic use.</w:t>
      </w:r>
    </w:p>
    <w:p w14:paraId="71FE4213" w14:textId="11294D45" w:rsidR="00F022EC" w:rsidRPr="00E3236C" w:rsidRDefault="00F022EC" w:rsidP="00F022EC">
      <w:pPr>
        <w:pStyle w:val="PARAGRAPH"/>
        <w:ind w:firstLineChars="150" w:firstLine="285"/>
      </w:pPr>
      <w:r w:rsidRPr="00E3236C">
        <w:t>T</w:t>
      </w:r>
      <w:ins w:id="1768" w:author="Walter Chris" w:date="2020-10-02T23:41:00Z">
        <w:r w:rsidR="00BA3546" w:rsidRPr="00E3236C">
          <w:t>he present</w:t>
        </w:r>
      </w:ins>
      <w:del w:id="1769" w:author="Walter Chris" w:date="2020-10-02T23:41:00Z">
        <w:r w:rsidRPr="00E3236C" w:rsidDel="00BA3546">
          <w:delText>his</w:delText>
        </w:r>
      </w:del>
      <w:r w:rsidRPr="00E3236C">
        <w:t xml:space="preserve"> study </w:t>
      </w:r>
      <w:del w:id="1770" w:author="Walter Chris" w:date="2020-10-02T23:41:00Z">
        <w:r w:rsidRPr="00E3236C" w:rsidDel="00BA3546">
          <w:delText xml:space="preserve">solely </w:delText>
        </w:r>
      </w:del>
      <w:ins w:id="1771" w:author="Walter Chris" w:date="2020-10-02T23:41:00Z">
        <w:r w:rsidR="00BA3546" w:rsidRPr="00E3236C">
          <w:t xml:space="preserve">merely </w:t>
        </w:r>
      </w:ins>
      <w:r w:rsidRPr="00E3236C">
        <w:t xml:space="preserve">considers the </w:t>
      </w:r>
      <w:r w:rsidR="00346D01" w:rsidRPr="00E3236C">
        <w:t>mRNA</w:t>
      </w:r>
      <w:r w:rsidRPr="00E3236C">
        <w:t xml:space="preserve"> </w:t>
      </w:r>
      <w:r w:rsidR="00346D01" w:rsidRPr="00E3236C">
        <w:t>and DNA methylation data</w:t>
      </w:r>
      <w:r w:rsidRPr="00E3236C">
        <w:t xml:space="preserve">, but fail to take the </w:t>
      </w:r>
      <w:r w:rsidR="00346D01" w:rsidRPr="00E3236C">
        <w:t>other gene expression</w:t>
      </w:r>
      <w:r w:rsidRPr="00E3236C">
        <w:t xml:space="preserve"> data </w:t>
      </w:r>
      <w:r w:rsidR="00346D01" w:rsidRPr="00E3236C">
        <w:t xml:space="preserve">and pathway </w:t>
      </w:r>
      <w:r w:rsidRPr="00E3236C">
        <w:t xml:space="preserve">into account. </w:t>
      </w:r>
      <w:del w:id="1772" w:author="Walter Chris" w:date="2020-10-02T23:41:00Z">
        <w:r w:rsidRPr="00E3236C" w:rsidDel="00BA3546">
          <w:delText xml:space="preserve">Our </w:delText>
        </w:r>
      </w:del>
      <w:ins w:id="1773" w:author="Walter Chris" w:date="2020-10-02T23:41:00Z">
        <w:r w:rsidR="00BA3546" w:rsidRPr="00E3236C">
          <w:t xml:space="preserve">The subsequent </w:t>
        </w:r>
      </w:ins>
      <w:del w:id="1774" w:author="Walter Chris" w:date="2020-10-02T23:41:00Z">
        <w:r w:rsidRPr="00E3236C" w:rsidDel="00BA3546">
          <w:delText xml:space="preserve">future </w:delText>
        </w:r>
      </w:del>
      <w:r w:rsidRPr="00E3236C">
        <w:t xml:space="preserve">work </w:t>
      </w:r>
      <w:ins w:id="1775" w:author="Walter Chris" w:date="2020-10-02T23:41:00Z">
        <w:r w:rsidR="00BA3546" w:rsidRPr="00E3236C">
          <w:t xml:space="preserve">of the authors </w:t>
        </w:r>
      </w:ins>
      <w:r w:rsidRPr="00E3236C">
        <w:t xml:space="preserve">will </w:t>
      </w:r>
      <w:del w:id="1776" w:author="Walter Chris" w:date="2020-10-02T23:41:00Z">
        <w:r w:rsidRPr="00E3236C" w:rsidDel="00BA3546">
          <w:delText xml:space="preserve">focus </w:delText>
        </w:r>
      </w:del>
      <w:ins w:id="1777" w:author="Walter Chris" w:date="2020-10-02T23:41:00Z">
        <w:r w:rsidR="00BA3546" w:rsidRPr="00E3236C">
          <w:t>stress t</w:t>
        </w:r>
      </w:ins>
      <w:del w:id="1778" w:author="Walter Chris" w:date="2020-10-02T23:41:00Z">
        <w:r w:rsidRPr="00E3236C" w:rsidDel="00BA3546">
          <w:delText xml:space="preserve">on </w:delText>
        </w:r>
      </w:del>
      <w:ins w:id="1779" w:author="Walter Chris" w:date="2020-10-02T23:41:00Z">
        <w:r w:rsidR="00BA3546" w:rsidRPr="00E3236C">
          <w:t xml:space="preserve">he </w:t>
        </w:r>
      </w:ins>
      <w:r w:rsidRPr="00E3236C">
        <w:t xml:space="preserve">integrative </w:t>
      </w:r>
      <w:bookmarkStart w:id="1780" w:name="_Hlk48065115"/>
      <w:r w:rsidRPr="00E3236C">
        <w:t>pathway</w:t>
      </w:r>
      <w:bookmarkEnd w:id="1780"/>
      <w:r w:rsidRPr="00E3236C">
        <w:t>-based surviv</w:t>
      </w:r>
      <w:ins w:id="1781" w:author="Walter Chris" w:date="2020-10-02T23:41:00Z">
        <w:r w:rsidR="00BA3546" w:rsidRPr="00E3236C">
          <w:t>ing</w:t>
        </w:r>
      </w:ins>
      <w:del w:id="1782" w:author="Walter Chris" w:date="2020-10-02T23:41:00Z">
        <w:r w:rsidRPr="00E3236C" w:rsidDel="00BA3546">
          <w:delText>al</w:delText>
        </w:r>
      </w:del>
      <w:r w:rsidRPr="00E3236C">
        <w:t xml:space="preserve"> prediction for breast </w:t>
      </w:r>
      <w:del w:id="1783" w:author="Walter Chris" w:date="2020-10-02T23:42:00Z">
        <w:r w:rsidRPr="00E3236C" w:rsidDel="00BA3546">
          <w:delText>cancer.</w:delText>
        </w:r>
      </w:del>
      <w:ins w:id="1784" w:author="Walter Chris" w:date="2020-10-02T23:42:00Z">
        <w:r w:rsidR="00BA3546" w:rsidRPr="00E3236C">
          <w:t>carcinoma.</w:t>
        </w:r>
      </w:ins>
      <w:r w:rsidRPr="00E3236C">
        <w:t xml:space="preserve"> We will also study how to exploit the </w:t>
      </w:r>
      <w:del w:id="1785" w:author="Walter Chris" w:date="2020-10-02T23:45:00Z">
        <w:r w:rsidRPr="00E3236C" w:rsidDel="005E360A">
          <w:delText>best</w:delText>
        </w:r>
      </w:del>
      <w:ins w:id="1786" w:author="Walter Chris" w:date="2020-10-02T23:45:00Z">
        <w:r w:rsidR="005E360A" w:rsidRPr="00E3236C">
          <w:t>optimal</w:t>
        </w:r>
      </w:ins>
      <w:r w:rsidRPr="00E3236C">
        <w:t xml:space="preserve"> relationship between the auxiliary </w:t>
      </w:r>
      <w:del w:id="1787" w:author="Walter Chris" w:date="2020-10-02T23:42:00Z">
        <w:r w:rsidRPr="00E3236C" w:rsidDel="00BA3546">
          <w:delText xml:space="preserve">tasks </w:delText>
        </w:r>
      </w:del>
      <w:r w:rsidRPr="00E3236C">
        <w:t xml:space="preserve">and the </w:t>
      </w:r>
      <w:del w:id="1788" w:author="Walter Chris" w:date="2020-10-02T23:42:00Z">
        <w:r w:rsidRPr="00E3236C" w:rsidDel="00BA3546">
          <w:delText xml:space="preserve">main </w:delText>
        </w:r>
      </w:del>
      <w:ins w:id="1789" w:author="Walter Chris" w:date="2020-10-02T23:42:00Z">
        <w:r w:rsidR="00BA3546" w:rsidRPr="00E3236C">
          <w:t xml:space="preserve">major </w:t>
        </w:r>
      </w:ins>
      <w:r w:rsidRPr="00E3236C">
        <w:t>task</w:t>
      </w:r>
      <w:ins w:id="1790" w:author="Walter Chris" w:date="2020-10-02T23:42:00Z">
        <w:r w:rsidR="00BA3546" w:rsidRPr="00E3236C">
          <w:t>s</w:t>
        </w:r>
      </w:ins>
      <w:r w:rsidRPr="00E3236C">
        <w:t>.</w:t>
      </w:r>
    </w:p>
    <w:p w14:paraId="48B3617A" w14:textId="77777777" w:rsidR="00F022EC" w:rsidRPr="00E3236C" w:rsidRDefault="00F022EC" w:rsidP="00F022EC">
      <w:pPr>
        <w:pStyle w:val="ReferenceHead"/>
        <w:jc w:val="left"/>
        <w:rPr>
          <w:rFonts w:ascii="Helvetica" w:hAnsi="Helvetica"/>
          <w:b/>
          <w:bCs/>
          <w:color w:val="000000"/>
          <w:sz w:val="22"/>
        </w:rPr>
      </w:pPr>
      <w:r w:rsidRPr="00E3236C">
        <w:rPr>
          <w:rFonts w:ascii="Helvetica" w:hAnsi="Helvetica"/>
          <w:b/>
          <w:bCs/>
          <w:color w:val="000000"/>
          <w:sz w:val="22"/>
        </w:rPr>
        <w:t>Acknowledgment</w:t>
      </w:r>
      <w:r w:rsidRPr="00E3236C">
        <w:rPr>
          <w:rFonts w:ascii="Helvetica" w:hAnsi="Helvetica"/>
          <w:b/>
          <w:bCs/>
          <w:color w:val="000000"/>
          <w:sz w:val="16"/>
          <w:szCs w:val="16"/>
        </w:rPr>
        <w:t>S</w:t>
      </w:r>
    </w:p>
    <w:p w14:paraId="24AF599E" w14:textId="7C7E6678" w:rsidR="00F022EC" w:rsidRPr="00E3236C" w:rsidRDefault="00F022EC" w:rsidP="00AB590A">
      <w:pPr>
        <w:pStyle w:val="PARAGRAPH"/>
        <w:ind w:firstLine="0"/>
      </w:pPr>
      <w:r w:rsidRPr="00E3236C">
        <w:t xml:space="preserve">This work was supported by the </w:t>
      </w:r>
      <w:r w:rsidR="00AB590A" w:rsidRPr="00E3236C">
        <w:t xml:space="preserve">SUNY Performance Fund </w:t>
      </w:r>
      <w:r w:rsidR="00AB590A" w:rsidRPr="00E3236C">
        <w:t xml:space="preserve">Grant (EIPF #172) and </w:t>
      </w:r>
      <w:r w:rsidRPr="00E3236C">
        <w:t xml:space="preserve">the </w:t>
      </w:r>
      <w:r w:rsidR="00AB590A" w:rsidRPr="00E3236C">
        <w:t>SUNY BHI Grant (2020).</w:t>
      </w:r>
    </w:p>
    <w:p w14:paraId="0098F449" w14:textId="77777777" w:rsidR="003410C8" w:rsidRPr="00E3236C" w:rsidRDefault="00DC092A" w:rsidP="00DC092A">
      <w:pPr>
        <w:pStyle w:val="ReferenceHead"/>
        <w:jc w:val="left"/>
        <w:rPr>
          <w:rFonts w:ascii="Helvetica" w:hAnsi="Helvetica"/>
          <w:b/>
          <w:bCs/>
          <w:color w:val="000000"/>
          <w:sz w:val="22"/>
        </w:rPr>
      </w:pPr>
      <w:r w:rsidRPr="00E3236C">
        <w:rPr>
          <w:rFonts w:ascii="Helvetica" w:hAnsi="Helvetica"/>
          <w:b/>
          <w:bCs/>
          <w:color w:val="000000"/>
          <w:sz w:val="22"/>
        </w:rPr>
        <w:t>References</w:t>
      </w:r>
    </w:p>
    <w:p w14:paraId="574AB20C" w14:textId="34C5CF8B"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H. Suzuki, R. Maruyama, E. Yamamoto, and M. Kai, “DNA methylation and microRNA dysregulation in cancer,” Molecular oncology, vol. 6, no. 6, pp. 567-578, 2012.</w:t>
      </w:r>
    </w:p>
    <w:p w14:paraId="679D59A3" w14:textId="6E0E833B"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X. Yang, H. Han, D. D. De Carvalho, F. D. Lay, P. A. Jones, and G. Liang, “Gene body methylation can alter gene expression and is a therapeutic target in cancer,” Cancer cell, vol. 26, no. 4, pp. 577-590, 2014.</w:t>
      </w:r>
    </w:p>
    <w:p w14:paraId="1A84B5E8" w14:textId="3DCD61E6"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S. Anjum, E.-O. Fourkala, M. Zikan, A. Wong, A. Gentry-Maharaj, A. Jones, R. Hardy, D. Cibula, D. Kuh, and I. J. Jacobs, “A BRCA1-mutation associated DNA methylation signature in blood cells predicts sporadic breast cancer incidence and survival,” Genome medicine, vol. 6, no. 6, pp. 47, 2014.</w:t>
      </w:r>
    </w:p>
    <w:p w14:paraId="70434A23" w14:textId="11D6971B"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Y. Jiao, M. Widschwendter, and A. E. Teschendorff, “A systems-level integrative framework for genome-wide DNA methylation and gene expression data identifies differential gene expression modules under epigenetic control,” Bioinformatics, vol. 30, no. 16, pp. 2360-2366, 2014.</w:t>
      </w:r>
    </w:p>
    <w:p w14:paraId="60801E25" w14:textId="6032CFB0"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C. R. Long, M. E. Westhusin, and M. C. Golding, “Reshaping the transcriptional frontier: epigenetics and somatic cell nuclear transfer,” Molecular reproduction and development, vol. 81, no. 2, pp. 183-193, 2014.</w:t>
      </w:r>
    </w:p>
    <w:p w14:paraId="2E114DFB" w14:textId="574B3B3A"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G. Egger, G. Liang, A. Aparicio, and P. A. Jones, “Epigenetics in human disease and prospects for epigenetic therapy,” Nature, vol. 429, no. 6990, pp. 457, 2004.</w:t>
      </w:r>
    </w:p>
    <w:p w14:paraId="68E9562C" w14:textId="3F1EA766"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R. Jaenisch, and A. Bird, “Epigenetic regulation of gene expression: how the genome integrates intrinsic and environmental signals,” Nature genetics, vol. 33, no. 3s, pp. 245, 2003.</w:t>
      </w:r>
    </w:p>
    <w:p w14:paraId="5A9BB478" w14:textId="1E0CA930"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T. Vaissière, C. Sawan, and Z. Herceg, “Epigenetic interplay between histone modifications and DNA methylation in gene silencing,” Mutation Research/Reviews in Mutation Research, vol. 659, no. 1-2, pp. 40-48, 2008.</w:t>
      </w:r>
    </w:p>
    <w:p w14:paraId="22673B4F" w14:textId="06AC5051"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L. Han, Y. Yuan, S. Zheng, Y. Yang, J. Li, M. E. Edgerton, L. Diao, Y. Xu, R. G. Verhaak, and H. Liang, “The Pan-Cancer analysis of pseudogene expression reveals biologically and clinically relevant tumour subtypes,” Nature communications, vol. 5, pp. 3963, 2014.</w:t>
      </w:r>
    </w:p>
    <w:p w14:paraId="6D5B05C3" w14:textId="1B91E435"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C. Kandoth, M. D. McLellan, F. Vandin, K. Ye, B. Niu, C. Lu, M. Xie, Q. Zhang, J. F. McMichael, and M. A. Wyczalkowski, “Mutational landscape and significance across 12 major cancer types,” Nature, vol. 502, no. 7471, pp. 333, 2013.</w:t>
      </w:r>
    </w:p>
    <w:p w14:paraId="57F8EF4B" w14:textId="7A4D7F2E"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S. Ogino, X. Liao, Y. Imamura, M. Yamauchi, N. J. McCleary, K. Ng, D. Niedzwiecki, L. B. Saltz, R. J. Mayer, and R. Whittom, “Predictive and prognostic analysis of PIK3CA mutation in stage III colon cancer intergroup trial,” Journal of the National Cancer Institute, vol. 105, no. 23, pp. 1789-1798, 2013.</w:t>
      </w:r>
    </w:p>
    <w:p w14:paraId="0400E7FE" w14:textId="0A14EED1"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J. Liu, T. Lichtenberg, K. A. Hoadley, L. M. Poisson, A. J. Lazar, A. D. Cherniack, A. J. Kovatich, C. C. Benz, D. A. Levine, and A. V. Lee, “An integrated TCGA pan-cancer clinical data resource to drive high-quality survival outcome analytics,” Cell, vol. 173, no. 2, pp. 400-416. e11, 2018.</w:t>
      </w:r>
    </w:p>
    <w:p w14:paraId="31D0A349" w14:textId="2E3EEC6B"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S. Y. Kim, T. R. Kim, H.-H. Jeong, and K.-A. Sohn, “Integrative pathway-based survival prediction utilizing the interaction between gene expression and DNA methylation in breast cancer,” BMC medical genomics, vol. 11, no. 3, pp. 68, 2018.</w:t>
      </w:r>
    </w:p>
    <w:p w14:paraId="2C150136" w14:textId="57B597EE"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S. Hochreiter, and J. Schmidhuber, “Long short-term memory,” Neural computation, vol. 9, no. 8, pp. 1735-1780, 1997.</w:t>
      </w:r>
    </w:p>
    <w:p w14:paraId="3CDC385A" w14:textId="7BA1B754"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D. Kim, R. Li, A. Lucas, S. S. Verma, S. M. Dudek, and M. D. Ritchie, “Using knowledge-driven genomic interactions for multi-omics data analysis: metadimensional models for predicting clinical outcomes in ovarian carcinoma,” Journal of the American Medical Informatics Association, vol. 24, no. 3, pp. 577-587, 2016.</w:t>
      </w:r>
    </w:p>
    <w:p w14:paraId="676AB653" w14:textId="0A912A2A"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H.-h. Jeong, S. Leem, K. Wee, and K.-A. Sohn, “Integrative network analysis for survival-associated gene-gene interactions across multiple genomic profiles in ovarian cancer,” Journal of ovarian research, vol. 8, no. 1, pp. 42, 2015.</w:t>
      </w:r>
    </w:p>
    <w:p w14:paraId="03E181FF" w14:textId="4192A799"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Y. Yuan, H. Failmezger, O. M. Rueda, H. R. Ali, S. Gräf, S.-F. Chin, R. F. Schwarz, C. Curtis, M. J. Dunning, and H. Bardwell, “Quantitative image analysis of cellular heterogeneity in breast tumors complements genomic profiling,” Science translational medicine, vol. 4, no. 157, pp. 157ra143-157ra143, 2012.</w:t>
      </w:r>
    </w:p>
    <w:p w14:paraId="7D44C011" w14:textId="72A0F43A"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lastRenderedPageBreak/>
        <w:t>J. Cheng, J. Zhang, Y. Han, X. Wang, X. Ye, Y. Meng, A. Parwani, Z. Han, Q. Feng, and K. Huang, “Integrative analysis of histopathological images and genomic data predicts clear cell renal cell carcinoma prognosis,” Cancer research, vol. 77, no. 21, pp. e91-e100, 2017.</w:t>
      </w:r>
    </w:p>
    <w:p w14:paraId="5189415D" w14:textId="5187418F"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S. Gulati, P. Martinez, T. Joshi, N. J. Birkbak, C. R. Santos, A. J. Rowan, L. Pickering, M. Gore, J. Larkin, and Z. Szallasi, “Systematic evaluation of the prognostic impact and intratumour heterogeneity of clear cell renal cell carcinoma biomarkers,” European urology, vol. 66, no. 5, pp. 936-948, 2014.</w:t>
      </w:r>
    </w:p>
    <w:p w14:paraId="199D69EC" w14:textId="23C63F3F"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J.-M. Chen, A.-P. Qu, L.-W. Wang, J.-P. Yuan, F. Yang, Q.-M. Xiang, N. Maskey, G.-F. Yang, J. Liu, and Y. Li, “New breast cancer prognostic factors identified by computer-aided image analysis of HE stained histopathology images,” Scientific reports, vol. 5, pp. 10690, 2015.</w:t>
      </w:r>
    </w:p>
    <w:p w14:paraId="46F5541B" w14:textId="31E172DA"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K.-H. Yu, C. Zhang, G. J. Berry, R. B. Altman, C. Ré, D. L. Rubin, and M. Snyder, “Predicting non-small cell lung cancer prognosis by fully automated microscopic pathology image features,” Nature communications, vol. 7, pp. 12474, 2016.</w:t>
      </w:r>
    </w:p>
    <w:p w14:paraId="4CA873B0" w14:textId="30FFE43F"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H. L. Kim, D. Seligson, X. Liu, N. Janzen, M. H. Bui, H. Yu, T. Shi, R. A. Figlin, S. Horvath, and A. S. Belldegrun, “Using protein expressions to predict survival in clear cell renal carcinoma,” Clinical Cancer Research, vol. 10, no. 16, pp. 5464-5471, 2004.</w:t>
      </w:r>
    </w:p>
    <w:p w14:paraId="756B05A5" w14:textId="3D7782E3"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D. Y. Lin, L.-J. Wei, and Z. Ying, “Checking the Cox model with cumulative sums of martingale-based residuals,” Biometrika, vol. 80, no. 3, pp. 557-572, 1993.</w:t>
      </w:r>
    </w:p>
    <w:p w14:paraId="25C47B90" w14:textId="63E41090"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W. Shao, J. Cheng, L. Sun, Z. Han, Q. Feng, D. Zhang, and K. Huang, "Ordinal multi-modal feature selection for survival analysis of early-stage renal cancer." pp. 648-656.</w:t>
      </w:r>
    </w:p>
    <w:p w14:paraId="7DC4F716" w14:textId="73963140"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S. Ryall, U. Tabori, and C. Hawkins, “A comprehensive review of paediatric low-grade diffuse glioma: pathology, molecular genetics and treatment,” Brain tumor pathology, vol. 34, no. 2, pp. 51-61, 2017.</w:t>
      </w:r>
    </w:p>
    <w:p w14:paraId="0847F48B" w14:textId="27ED4038"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R. Tibshirani, “The lasso method for variable selection in the Cox model,” Statistics in medicine, vol. 16, no. 4, pp. 385-395, 1997.</w:t>
      </w:r>
    </w:p>
    <w:p w14:paraId="4B7D1B30" w14:textId="6E1B1FB9"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H. Ishwaran, U. B. Kogalur, E. H. Blackstone, and M. S. Lauer, “Random survival forests,” The annals of applied statistics, vol. 2, no. 3, pp. 841-860, 2008.</w:t>
      </w:r>
    </w:p>
    <w:p w14:paraId="1988DE1A" w14:textId="3F5C4FAF"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A. Xiang, P. Lapuerta, A. Ryutov, J. Buckley, and S. Azen, “Comparison of the performance of neural network methods and Cox regression for censored survival data,” Computational statistics &amp; data analysis, vol. 34, no. 2, pp. 243-257, 2000.</w:t>
      </w:r>
    </w:p>
    <w:p w14:paraId="32BD40DF" w14:textId="1D99EEEA"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Z. Amiri, K. Mohammad, M. Mahmoudi, H. Zeraati, and A. Fotouhi, “Assessment of gastric cancer survival: using an artificial hierarchical neural network,” Pak J Biol Sci, vol. 11, no. 8, pp. 1076-84, 2008.</w:t>
      </w:r>
    </w:p>
    <w:p w14:paraId="216E720C" w14:textId="17339702"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J. L. Katzman, U. Shaham, A. Cloninger, J. Bates, T. Jiang, and Y. Kluger, “Deep survival: A deep cox proportional hazards network,” stat, vol. 1050, pp. 2, 2016.</w:t>
      </w:r>
    </w:p>
    <w:p w14:paraId="2519F154" w14:textId="12048E9E"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J. L. Katzman, U. Shaham, A. Cloninger, J. Bates, T. Jiang, and Y. Kluger, “DeepSurv: personalized treatment recommender system using a Cox proportional hazards deep neural network,” BMC medical research methodology, vol. 18, no. 1, pp. 24, 2018.</w:t>
      </w:r>
    </w:p>
    <w:p w14:paraId="6F4BFB7B" w14:textId="5FBD8E24"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Y. Li, J. Wang, J. Ye, and C. K. Reddy, "A multi-task learning formulation for survival analysis." pp. 1715-1724.</w:t>
      </w:r>
    </w:p>
    <w:p w14:paraId="50FB80F6" w14:textId="356F39CF"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K. Tomczak, P. Czerwińska, and M. Wiznerowicz, “The Cancer Genome Atlas (TCGA): an immeasurable source of knowledge,” Contemporary oncology, vol. 19, no. 1A, pp. A68, 2015.</w:t>
      </w:r>
    </w:p>
    <w:p w14:paraId="5B8F5121" w14:textId="5723734B"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M. Deng, J. Brägelmann, I. Kryukov, N. Saraiva-Agostinho, and S. Perner, “FirebrowseR: an R client to the Broad Institute’s Firehose Pipeline,” Database, vol. 2017, 2017.</w:t>
      </w:r>
    </w:p>
    <w:p w14:paraId="2428512E" w14:textId="1744DA9F"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M. Tsubaki, K. Tomii, and J. Sese, “Compound–protein interaction prediction with end-to-end learning of neural networks for graphs and sequences,” Bioinformatics, vol. 35, no. 2, pp. 309-318, 2019.</w:t>
      </w:r>
    </w:p>
    <w:p w14:paraId="39BF24A8" w14:textId="47E74F85"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G. Liu, W. Zhang, G. Qian, B. Wang, B. Mao, and I. Bichindaritz, “Bioimage-based Prediction of Protein Subcellular Location in Human Tissue with Ensemble Features and Deep Networks,” IEEE/ACM transactions on computational biology and bioinformatics, 2019.</w:t>
      </w:r>
    </w:p>
    <w:p w14:paraId="74EE1DCA" w14:textId="6BBCCEBD"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P. Vincent, H. Larochelle, Y. Bengio, and P.-A. Manzagol, "Extracting and composing robust features with denoising autoencoders." pp. 1096-1103.</w:t>
      </w:r>
    </w:p>
    <w:p w14:paraId="6DF9C9A3" w14:textId="4680AB86"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J. Tan, J. H. Hammond, D. A. Hogan, and C. S. Greene, “Adage-based integration of publicly available pseudomonas aeruginosa gene expression data with denoising autoencoders illuminates microbe-host interactions,” MSystems, vol. 1, no. 1, 2016.</w:t>
      </w:r>
    </w:p>
    <w:p w14:paraId="22B96AC7" w14:textId="2731D68D"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P. Langfelder, and S. Horvath, “WGCNA: an R package for weighted correlation network analysis,” BMC bioinformatics, vol. 9, no. 1, pp. 559, 2008.</w:t>
      </w:r>
    </w:p>
    <w:p w14:paraId="3E4211CF" w14:textId="16614B38"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K. Kourou, T. P. Exarchos, K. P. Exarchos, M. V. Karamouzis, and D. I. Fotiadis, “Machine learning applications in cancer prognosis and prediction,” Computational and structural biotechnology journal, vol. 13, pp. 8-17, 2015.</w:t>
      </w:r>
    </w:p>
    <w:p w14:paraId="07B210EA" w14:textId="1C75FE44"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P. Wang, Y. Li, and C. K. Reddy, “Machine learning for survival analysis: A survey,” ACM Computing Surveys (CSUR), vol. 51, no. 6, pp. 1-36, 2019.</w:t>
      </w:r>
    </w:p>
    <w:p w14:paraId="553F84E6" w14:textId="2D8F6E33"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E. T. Lee, and J. Wang, Statistical methods for survival data analysis: John Wiley &amp; Sons, 2003.</w:t>
      </w:r>
    </w:p>
    <w:p w14:paraId="00DA459F" w14:textId="4607560C"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J. P. Sy, and J. M. Taylor, “Estimation in a Cox proportional hazards cure model,” Biometrics, vol. 56, no. 1, pp. 227-236, 2000.</w:t>
      </w:r>
    </w:p>
    <w:p w14:paraId="50ADA4F9" w14:textId="4BD060FA"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G. Papoudakis, K. C. Chatzidimitriou, and P. A. Mitkas, “Deep reinforcement learning for Doom using unsupervised auxiliary tasks,” arXiv preprint arXiv:1807.01960, 2018.</w:t>
      </w:r>
    </w:p>
    <w:p w14:paraId="309ED7D9" w14:textId="112B233B" w:rsidR="00E54735" w:rsidRPr="00E3236C" w:rsidRDefault="00E54735" w:rsidP="00E54735">
      <w:pPr>
        <w:pStyle w:val="EndNoteBibliography"/>
        <w:numPr>
          <w:ilvl w:val="0"/>
          <w:numId w:val="22"/>
        </w:numPr>
        <w:spacing w:after="0"/>
        <w:rPr>
          <w:rFonts w:ascii="Palatino" w:hAnsi="Palatino"/>
          <w:color w:val="000000"/>
          <w:spacing w:val="-8"/>
          <w:kern w:val="16"/>
          <w:sz w:val="16"/>
          <w:szCs w:val="16"/>
          <w:lang w:eastAsia="en-US"/>
        </w:rPr>
      </w:pPr>
      <w:r w:rsidRPr="00E3236C">
        <w:rPr>
          <w:rFonts w:ascii="Palatino" w:hAnsi="Palatino"/>
          <w:color w:val="000000"/>
          <w:spacing w:val="-8"/>
          <w:kern w:val="16"/>
          <w:sz w:val="16"/>
          <w:szCs w:val="16"/>
          <w:lang w:eastAsia="en-US"/>
        </w:rPr>
        <w:t>A. Graves, N. Jaitly, and A.-r. Mohamed, "Hybrid speech recognition with deep bidirectional LSTM." pp. 273-278.</w:t>
      </w:r>
    </w:p>
    <w:p w14:paraId="4AD52189" w14:textId="5DDCDA06" w:rsidR="009B4E9F" w:rsidRPr="00E3236C" w:rsidRDefault="009B4E9F" w:rsidP="00177B9E">
      <w:pPr>
        <w:pStyle w:val="References"/>
        <w:rPr>
          <w:rFonts w:ascii="Palatino" w:hAnsi="Palatino" w:cs="Tms Rmn"/>
          <w:color w:val="000000"/>
        </w:rPr>
      </w:pPr>
    </w:p>
    <w:p w14:paraId="711FF88F" w14:textId="60A7A368" w:rsidR="00D71B3B" w:rsidRPr="00E3236C" w:rsidRDefault="00D71B3B" w:rsidP="00D71B3B">
      <w:pPr>
        <w:pStyle w:val="FigureCaption0"/>
        <w:rPr>
          <w:rFonts w:ascii="Palatino" w:hAnsi="Palatino" w:cs="Tms Rmn"/>
          <w:color w:val="000000"/>
        </w:rPr>
      </w:pPr>
    </w:p>
    <w:p w14:paraId="665DCC0B" w14:textId="16FD0917" w:rsidR="00BE711C" w:rsidRPr="00E3236C" w:rsidRDefault="00BE711C" w:rsidP="00BE711C">
      <w:pPr>
        <w:pStyle w:val="FigureCaption0"/>
        <w:rPr>
          <w:rFonts w:ascii="Palatino" w:hAnsi="Palatino" w:cs="Tms Rmn"/>
          <w:color w:val="000000"/>
        </w:rPr>
      </w:pPr>
    </w:p>
    <w:p w14:paraId="32ABCD33" w14:textId="77777777" w:rsidR="009B4E9F" w:rsidRPr="00E3236C" w:rsidRDefault="009B4E9F">
      <w:pPr>
        <w:pStyle w:val="FigureCaption0"/>
        <w:rPr>
          <w:rFonts w:ascii="Helvetica" w:hAnsi="Helvetica"/>
          <w:b/>
          <w:bCs/>
          <w:color w:val="000000"/>
        </w:rPr>
      </w:pPr>
    </w:p>
    <w:sectPr w:rsidR="009B4E9F" w:rsidRPr="00E3236C" w:rsidSect="0069250A">
      <w:headerReference w:type="even" r:id="rId141"/>
      <w:headerReference w:type="default" r:id="rId142"/>
      <w:type w:val="continuous"/>
      <w:pgSz w:w="11340" w:h="15480" w:code="1"/>
      <w:pgMar w:top="1195" w:right="605" w:bottom="360" w:left="720" w:header="605" w:footer="72" w:gutter="0"/>
      <w:cols w:num="2" w:space="24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9C5E8D" w14:textId="77777777" w:rsidR="002E350D" w:rsidRDefault="002E350D">
      <w:r>
        <w:separator/>
      </w:r>
    </w:p>
  </w:endnote>
  <w:endnote w:type="continuationSeparator" w:id="0">
    <w:p w14:paraId="1885BD2B" w14:textId="77777777" w:rsidR="002E350D" w:rsidRDefault="002E3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Palatino">
    <w:altName w:val="Book Antiqua"/>
    <w:charset w:val="00"/>
    <w:family w:val="roman"/>
    <w:pitch w:val="variable"/>
    <w:sig w:usb0="00000007" w:usb1="00000000" w:usb2="00000000" w:usb3="00000000" w:csb0="00000093" w:csb1="00000000"/>
  </w:font>
  <w:font w:name="Helvetica">
    <w:panose1 w:val="020B0604020202020204"/>
    <w:charset w:val="00"/>
    <w:family w:val="swiss"/>
    <w:pitch w:val="variable"/>
    <w:sig w:usb0="E0002EFF" w:usb1="C0007843" w:usb2="00000009" w:usb3="00000000" w:csb0="000001FF" w:csb1="00000000"/>
  </w:font>
  <w:font w:name="ProgramThree">
    <w:panose1 w:val="00000000000000000000"/>
    <w:charset w:val="00"/>
    <w:family w:val="roman"/>
    <w:notTrueType/>
    <w:pitch w:val="fixed"/>
    <w:sig w:usb0="00000003" w:usb1="00000000" w:usb2="00000000" w:usb3="00000000" w:csb0="00000001" w:csb1="00000000"/>
  </w:font>
  <w:font w:name="Helvetica Condensed">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NimbusRomNo9L-Regu">
    <w:altName w:val="Times New Roman"/>
    <w:panose1 w:val="00000000000000000000"/>
    <w:charset w:val="00"/>
    <w:family w:val="auto"/>
    <w:notTrueType/>
    <w:pitch w:val="default"/>
    <w:sig w:usb0="00000003" w:usb1="00000000" w:usb2="00000000" w:usb3="00000000" w:csb0="00000001" w:csb1="00000000"/>
  </w:font>
  <w:font w:name="CMMI10">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ms Rmn">
    <w:panose1 w:val="020206030405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498C40" w14:textId="77777777" w:rsidR="009B2ED8" w:rsidRDefault="009B2ED8">
    <w:pPr>
      <w:spacing w:line="20" w:lineRule="exact"/>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EC9C6F" w14:textId="77777777" w:rsidR="009B2ED8" w:rsidRDefault="009B2ED8">
    <w:pPr>
      <w:spacing w:line="20" w:lineRule="exact"/>
      <w:jc w:val="center"/>
      <w:rPr>
        <w:rFonts w:ascii="Arial" w:hAnsi="Arial"/>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B35D7C" w14:textId="77777777" w:rsidR="009B2ED8" w:rsidRDefault="009B2ED8">
    <w:pPr>
      <w:pStyle w:val="Footer"/>
      <w:spacing w:line="20" w:lineRule="exact"/>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1E1171" w14:textId="77777777" w:rsidR="002E350D" w:rsidRDefault="002E350D">
      <w:pPr>
        <w:pStyle w:val="TABLEROW"/>
        <w:jc w:val="left"/>
        <w:rPr>
          <w:position w:val="12"/>
          <w:sz w:val="20"/>
        </w:rPr>
      </w:pPr>
    </w:p>
  </w:footnote>
  <w:footnote w:type="continuationSeparator" w:id="0">
    <w:p w14:paraId="4D09AFCA" w14:textId="77777777" w:rsidR="002E350D" w:rsidRDefault="002E35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6EB9C9" w14:textId="77777777" w:rsidR="009B2ED8" w:rsidRDefault="009B2ED8">
    <w:pPr>
      <w:pStyle w:val="Header"/>
      <w:tabs>
        <w:tab w:val="clear" w:pos="10200"/>
        <w:tab w:val="right" w:pos="10320"/>
      </w:tabs>
      <w:spacing w:line="180" w:lineRule="exact"/>
    </w:pPr>
    <w:r>
      <w:fldChar w:fldCharType="begin"/>
    </w:r>
    <w:r>
      <w:instrText>PAGE</w:instrText>
    </w:r>
    <w:r>
      <w:fldChar w:fldCharType="separate"/>
    </w:r>
    <w:r>
      <w:rPr>
        <w:noProof/>
      </w:rPr>
      <w:t>2</w:t>
    </w:r>
    <w:r>
      <w:rPr>
        <w:noProof/>
      </w:rPr>
      <w:fldChar w:fldCharType="end"/>
    </w:r>
    <w:r>
      <w:rPr>
        <w:b/>
        <w:i/>
        <w:vanish/>
      </w:rPr>
      <w:t xml:space="preserve">   </w:t>
    </w:r>
    <w:r>
      <w:rPr>
        <w:i/>
        <w:caps w:val="0"/>
        <w:vanish/>
      </w:rPr>
      <w:t>even page</w:t>
    </w:r>
    <w:r>
      <w:tab/>
      <w:t>IEEE TRANSACTIONS ON XXXXXXXXXXXXXXXXXXXX</w:t>
    </w:r>
    <w:proofErr w:type="gramStart"/>
    <w:r>
      <w:t>,  vol</w:t>
    </w:r>
    <w:proofErr w:type="gramEnd"/>
    <w:r>
      <w:t>.  #</w:t>
    </w:r>
    <w:proofErr w:type="gramStart"/>
    <w:r>
      <w:t>,  no</w:t>
    </w:r>
    <w:proofErr w:type="gramEnd"/>
    <w:r>
      <w:t>.  #</w:t>
    </w:r>
    <w:proofErr w:type="gramStart"/>
    <w:r>
      <w:t>,  MMMMMMMM</w:t>
    </w:r>
    <w:proofErr w:type="gramEnd"/>
    <w:r>
      <w:t xml:space="preserve">  1996</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BF1B5A" w14:textId="77777777" w:rsidR="009B2ED8" w:rsidRDefault="009B2ED8">
    <w:pPr>
      <w:pStyle w:val="Header"/>
      <w:tabs>
        <w:tab w:val="clear" w:pos="10200"/>
        <w:tab w:val="right" w:pos="10320"/>
      </w:tabs>
      <w:spacing w:line="180" w:lineRule="exact"/>
    </w:pPr>
    <w:r>
      <w:t>AUTHOR:  TITLE</w:t>
    </w:r>
    <w:r>
      <w:tab/>
    </w:r>
    <w:r>
      <w:rPr>
        <w:i/>
        <w:caps w:val="0"/>
        <w:vanish/>
      </w:rPr>
      <w:t>odd page</w:t>
    </w:r>
    <w:r>
      <w:rPr>
        <w:caps w:val="0"/>
        <w:vanish/>
      </w:rPr>
      <w:t xml:space="preserve">    </w:t>
    </w:r>
    <w:r>
      <w:fldChar w:fldCharType="begin"/>
    </w:r>
    <w:r>
      <w:instrText>PAGE</w:instrText>
    </w:r>
    <w:r>
      <w:fldChar w:fldCharType="separate"/>
    </w:r>
    <w:r>
      <w:rPr>
        <w:noProof/>
      </w:rPr>
      <w:t>3</w:t>
    </w:r>
    <w:r>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6AA839" w14:textId="0BA0C99C" w:rsidR="009B2ED8" w:rsidRDefault="009B2ED8">
    <w:pPr>
      <w:pStyle w:val="Header"/>
      <w:tabs>
        <w:tab w:val="clear" w:pos="10200"/>
        <w:tab w:val="right" w:pos="10320"/>
      </w:tabs>
      <w:spacing w:line="180" w:lineRule="exact"/>
    </w:pPr>
    <w:r>
      <w:tab/>
    </w:r>
    <w:r>
      <w:rPr>
        <w:b/>
        <w:caps w:val="0"/>
        <w:vanish/>
        <w:sz w:val="16"/>
      </w:rPr>
      <w:t>first page</w:t>
    </w:r>
    <w:r>
      <w:rPr>
        <w:caps w:val="0"/>
        <w:vanish/>
      </w:rPr>
      <w:t xml:space="preserve">   </w:t>
    </w:r>
    <w:r>
      <w:fldChar w:fldCharType="begin"/>
    </w:r>
    <w:r>
      <w:instrText xml:space="preserve"> PAGE </w:instrText>
    </w:r>
    <w:r>
      <w:fldChar w:fldCharType="separate"/>
    </w:r>
    <w:r w:rsidR="00555CA7">
      <w:rPr>
        <w:noProof/>
      </w:rPr>
      <w:t>1</w:t>
    </w:r>
    <w:r>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E9F97D" w14:textId="10FDA3F1" w:rsidR="009B2ED8" w:rsidRDefault="009B2ED8">
    <w:pPr>
      <w:pStyle w:val="Header"/>
      <w:tabs>
        <w:tab w:val="clear" w:pos="10200"/>
        <w:tab w:val="right" w:pos="10320"/>
      </w:tabs>
      <w:spacing w:line="180" w:lineRule="exact"/>
    </w:pPr>
    <w:r>
      <w:fldChar w:fldCharType="begin"/>
    </w:r>
    <w:r>
      <w:instrText>PAGE</w:instrText>
    </w:r>
    <w:r>
      <w:fldChar w:fldCharType="separate"/>
    </w:r>
    <w:r w:rsidR="00555CA7">
      <w:rPr>
        <w:noProof/>
      </w:rPr>
      <w:t>10</w:t>
    </w:r>
    <w:r>
      <w:rPr>
        <w:noProof/>
      </w:rPr>
      <w:fldChar w:fldCharType="end"/>
    </w:r>
    <w:r>
      <w:rPr>
        <w:b/>
        <w:i/>
        <w:vanish/>
      </w:rPr>
      <w:t xml:space="preserve">   </w:t>
    </w:r>
    <w:r>
      <w:rPr>
        <w:i/>
        <w:caps w:val="0"/>
        <w:vanish/>
      </w:rPr>
      <w:t>even page</w:t>
    </w:r>
    <w:r>
      <w:tab/>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5CEBC6" w14:textId="71543A50" w:rsidR="009B2ED8" w:rsidRDefault="009B2ED8">
    <w:pPr>
      <w:pStyle w:val="Header"/>
      <w:tabs>
        <w:tab w:val="clear" w:pos="10200"/>
        <w:tab w:val="right" w:pos="10320"/>
      </w:tabs>
      <w:spacing w:line="180" w:lineRule="exact"/>
    </w:pPr>
    <w:r>
      <w:t xml:space="preserve">AUTHOR et al.:  </w:t>
    </w:r>
    <w:r w:rsidRPr="00672959">
      <w:t>Survival Analysis of Breast Cancer Utilizing Integrated Features with Ordinal Cox Model and Auxiliary Loss</w:t>
    </w:r>
    <w:r>
      <w:tab/>
    </w:r>
    <w:r>
      <w:rPr>
        <w:i/>
        <w:caps w:val="0"/>
        <w:vanish/>
      </w:rPr>
      <w:t>odd page</w:t>
    </w:r>
    <w:r>
      <w:rPr>
        <w:caps w:val="0"/>
        <w:vanish/>
      </w:rPr>
      <w:t xml:space="preserve">    </w:t>
    </w:r>
    <w:r>
      <w:fldChar w:fldCharType="begin"/>
    </w:r>
    <w:r>
      <w:instrText>PAGE</w:instrText>
    </w:r>
    <w:r>
      <w:fldChar w:fldCharType="separate"/>
    </w:r>
    <w:r w:rsidR="00555CA7">
      <w:rPr>
        <w:noProof/>
      </w:rPr>
      <w:t>11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18D2F3B"/>
    <w:multiLevelType w:val="multilevel"/>
    <w:tmpl w:val="482ABFB8"/>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360"/>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720"/>
      </w:pPr>
      <w:rPr>
        <w:rFonts w:hint="default"/>
      </w:rPr>
    </w:lvl>
    <w:lvl w:ilvl="4">
      <w:start w:val="1"/>
      <w:numFmt w:val="decimal"/>
      <w:lvlText w:val="%1.%2.%3.%4.%5"/>
      <w:lvlJc w:val="left"/>
      <w:pPr>
        <w:tabs>
          <w:tab w:val="num" w:pos="1296"/>
        </w:tabs>
        <w:ind w:left="1296" w:hanging="720"/>
      </w:pPr>
      <w:rPr>
        <w:rFonts w:hint="default"/>
      </w:rPr>
    </w:lvl>
    <w:lvl w:ilvl="5">
      <w:start w:val="1"/>
      <w:numFmt w:val="decimal"/>
      <w:lvlText w:val="%1.%2.%3.%4.%5.%6"/>
      <w:lvlJc w:val="left"/>
      <w:pPr>
        <w:tabs>
          <w:tab w:val="num" w:pos="1800"/>
        </w:tabs>
        <w:ind w:left="1800" w:hanging="1080"/>
      </w:pPr>
      <w:rPr>
        <w:rFonts w:hint="default"/>
      </w:rPr>
    </w:lvl>
    <w:lvl w:ilvl="6">
      <w:start w:val="1"/>
      <w:numFmt w:val="decimal"/>
      <w:lvlText w:val="%1.%2.%3.%4.%5.%6.%7"/>
      <w:lvlJc w:val="left"/>
      <w:pPr>
        <w:tabs>
          <w:tab w:val="num" w:pos="1944"/>
        </w:tabs>
        <w:ind w:left="1944" w:hanging="1080"/>
      </w:pPr>
      <w:rPr>
        <w:rFonts w:hint="default"/>
      </w:rPr>
    </w:lvl>
    <w:lvl w:ilvl="7">
      <w:start w:val="1"/>
      <w:numFmt w:val="decimal"/>
      <w:lvlText w:val="%1.%2.%3.%4.%5.%6.%7.%8"/>
      <w:lvlJc w:val="left"/>
      <w:pPr>
        <w:tabs>
          <w:tab w:val="num" w:pos="2448"/>
        </w:tabs>
        <w:ind w:left="2448" w:hanging="1440"/>
      </w:pPr>
      <w:rPr>
        <w:rFonts w:hint="default"/>
      </w:rPr>
    </w:lvl>
    <w:lvl w:ilvl="8">
      <w:start w:val="1"/>
      <w:numFmt w:val="decimal"/>
      <w:lvlText w:val="%1.%2.%3.%4.%5.%6.%7.%8.%9"/>
      <w:lvlJc w:val="left"/>
      <w:pPr>
        <w:tabs>
          <w:tab w:val="num" w:pos="2592"/>
        </w:tabs>
        <w:ind w:left="2592" w:hanging="1440"/>
      </w:pPr>
      <w:rPr>
        <w:rFonts w:hint="default"/>
      </w:rPr>
    </w:lvl>
  </w:abstractNum>
  <w:abstractNum w:abstractNumId="3" w15:restartNumberingAfterBreak="0">
    <w:nsid w:val="041B2138"/>
    <w:multiLevelType w:val="multilevel"/>
    <w:tmpl w:val="2D24087E"/>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04DD431A"/>
    <w:multiLevelType w:val="hybridMultilevel"/>
    <w:tmpl w:val="7EBC943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DD84D33"/>
    <w:multiLevelType w:val="multilevel"/>
    <w:tmpl w:val="E7DC8400"/>
    <w:lvl w:ilvl="0">
      <w:start w:val="2"/>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0E8543A3"/>
    <w:multiLevelType w:val="multilevel"/>
    <w:tmpl w:val="FC32BBB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115E07A2"/>
    <w:multiLevelType w:val="hybridMultilevel"/>
    <w:tmpl w:val="1CBA7EF8"/>
    <w:lvl w:ilvl="0" w:tplc="93F20FCA">
      <w:start w:val="4"/>
      <w:numFmt w:val="decimal"/>
      <w:lvlText w:val="%1"/>
      <w:lvlJc w:val="left"/>
      <w:pPr>
        <w:tabs>
          <w:tab w:val="num" w:pos="360"/>
        </w:tabs>
        <w:ind w:left="360" w:hanging="360"/>
      </w:pPr>
      <w:rPr>
        <w:rFonts w:hint="default"/>
      </w:rPr>
    </w:lvl>
    <w:lvl w:ilvl="1" w:tplc="1706A0DA">
      <w:numFmt w:val="none"/>
      <w:lvlText w:val=""/>
      <w:lvlJc w:val="left"/>
      <w:pPr>
        <w:tabs>
          <w:tab w:val="num" w:pos="360"/>
        </w:tabs>
      </w:pPr>
    </w:lvl>
    <w:lvl w:ilvl="2" w:tplc="4D16C8B6">
      <w:numFmt w:val="none"/>
      <w:lvlText w:val=""/>
      <w:lvlJc w:val="left"/>
      <w:pPr>
        <w:tabs>
          <w:tab w:val="num" w:pos="360"/>
        </w:tabs>
      </w:pPr>
    </w:lvl>
    <w:lvl w:ilvl="3" w:tplc="830E1386">
      <w:numFmt w:val="none"/>
      <w:lvlText w:val=""/>
      <w:lvlJc w:val="left"/>
      <w:pPr>
        <w:tabs>
          <w:tab w:val="num" w:pos="360"/>
        </w:tabs>
      </w:pPr>
    </w:lvl>
    <w:lvl w:ilvl="4" w:tplc="6A3AB734">
      <w:numFmt w:val="none"/>
      <w:lvlText w:val=""/>
      <w:lvlJc w:val="left"/>
      <w:pPr>
        <w:tabs>
          <w:tab w:val="num" w:pos="360"/>
        </w:tabs>
      </w:pPr>
    </w:lvl>
    <w:lvl w:ilvl="5" w:tplc="DF0C79F0">
      <w:numFmt w:val="none"/>
      <w:lvlText w:val=""/>
      <w:lvlJc w:val="left"/>
      <w:pPr>
        <w:tabs>
          <w:tab w:val="num" w:pos="360"/>
        </w:tabs>
      </w:pPr>
    </w:lvl>
    <w:lvl w:ilvl="6" w:tplc="502AD1F8">
      <w:numFmt w:val="none"/>
      <w:lvlText w:val=""/>
      <w:lvlJc w:val="left"/>
      <w:pPr>
        <w:tabs>
          <w:tab w:val="num" w:pos="360"/>
        </w:tabs>
      </w:pPr>
    </w:lvl>
    <w:lvl w:ilvl="7" w:tplc="A2B8092E">
      <w:numFmt w:val="none"/>
      <w:lvlText w:val=""/>
      <w:lvlJc w:val="left"/>
      <w:pPr>
        <w:tabs>
          <w:tab w:val="num" w:pos="360"/>
        </w:tabs>
      </w:pPr>
    </w:lvl>
    <w:lvl w:ilvl="8" w:tplc="8D4033B0">
      <w:numFmt w:val="none"/>
      <w:lvlText w:val=""/>
      <w:lvlJc w:val="left"/>
      <w:pPr>
        <w:tabs>
          <w:tab w:val="num" w:pos="360"/>
        </w:tabs>
      </w:pPr>
    </w:lvl>
  </w:abstractNum>
  <w:abstractNum w:abstractNumId="8" w15:restartNumberingAfterBreak="0">
    <w:nsid w:val="136E0503"/>
    <w:multiLevelType w:val="singleLevel"/>
    <w:tmpl w:val="DBFAAC04"/>
    <w:lvl w:ilvl="0">
      <w:start w:val="1"/>
      <w:numFmt w:val="bullet"/>
      <w:pStyle w:val="LISTTYPE1Bullet"/>
      <w:lvlText w:val=""/>
      <w:lvlJc w:val="left"/>
      <w:pPr>
        <w:tabs>
          <w:tab w:val="num" w:pos="576"/>
        </w:tabs>
        <w:ind w:left="504" w:hanging="288"/>
      </w:pPr>
      <w:rPr>
        <w:rFonts w:ascii="Symbol" w:hAnsi="Symbol" w:hint="default"/>
        <w:b w:val="0"/>
        <w:i w:val="0"/>
        <w:sz w:val="18"/>
      </w:rPr>
    </w:lvl>
  </w:abstractNum>
  <w:abstractNum w:abstractNumId="9" w15:restartNumberingAfterBreak="0">
    <w:nsid w:val="154700A2"/>
    <w:multiLevelType w:val="singleLevel"/>
    <w:tmpl w:val="832E08D8"/>
    <w:lvl w:ilvl="0">
      <w:start w:val="1"/>
      <w:numFmt w:val="decimal"/>
      <w:lvlText w:val="%1)"/>
      <w:legacy w:legacy="1" w:legacySpace="0" w:legacyIndent="216"/>
      <w:lvlJc w:val="left"/>
      <w:pPr>
        <w:ind w:left="456" w:hanging="216"/>
      </w:pPr>
    </w:lvl>
  </w:abstractNum>
  <w:abstractNum w:abstractNumId="10" w15:restartNumberingAfterBreak="0">
    <w:nsid w:val="1A783236"/>
    <w:multiLevelType w:val="singleLevel"/>
    <w:tmpl w:val="832E08D8"/>
    <w:lvl w:ilvl="0">
      <w:start w:val="1"/>
      <w:numFmt w:val="decimal"/>
      <w:lvlText w:val="%1)"/>
      <w:legacy w:legacy="1" w:legacySpace="0" w:legacyIndent="216"/>
      <w:lvlJc w:val="left"/>
      <w:pPr>
        <w:ind w:left="456" w:hanging="216"/>
      </w:pPr>
    </w:lvl>
  </w:abstractNum>
  <w:abstractNum w:abstractNumId="1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2DAB3B96"/>
    <w:multiLevelType w:val="multilevel"/>
    <w:tmpl w:val="5C72E33A"/>
    <w:lvl w:ilvl="0">
      <w:start w:val="6"/>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2F2E2B21"/>
    <w:multiLevelType w:val="singleLevel"/>
    <w:tmpl w:val="832E08D8"/>
    <w:lvl w:ilvl="0">
      <w:start w:val="1"/>
      <w:numFmt w:val="decimal"/>
      <w:lvlText w:val="%1)"/>
      <w:legacy w:legacy="1" w:legacySpace="0" w:legacyIndent="216"/>
      <w:lvlJc w:val="left"/>
      <w:pPr>
        <w:ind w:left="456" w:hanging="216"/>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2465C74"/>
    <w:multiLevelType w:val="singleLevel"/>
    <w:tmpl w:val="832E08D8"/>
    <w:lvl w:ilvl="0">
      <w:start w:val="1"/>
      <w:numFmt w:val="decimal"/>
      <w:lvlText w:val="%1)"/>
      <w:legacy w:legacy="1" w:legacySpace="0" w:legacyIndent="216"/>
      <w:lvlJc w:val="left"/>
      <w:pPr>
        <w:ind w:left="456" w:hanging="216"/>
      </w:pPr>
    </w:lvl>
  </w:abstractNum>
  <w:abstractNum w:abstractNumId="18"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3DA75D3A"/>
    <w:multiLevelType w:val="multilevel"/>
    <w:tmpl w:val="79A06D0C"/>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1" w15:restartNumberingAfterBreak="0">
    <w:nsid w:val="40164597"/>
    <w:multiLevelType w:val="hybridMultilevel"/>
    <w:tmpl w:val="0310DF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410593D"/>
    <w:multiLevelType w:val="hybridMultilevel"/>
    <w:tmpl w:val="7C5AEDB4"/>
    <w:lvl w:ilvl="0" w:tplc="1674B274">
      <w:start w:val="1"/>
      <w:numFmt w:val="decimal"/>
      <w:lvlText w:val="%1)"/>
      <w:lvlJc w:val="left"/>
      <w:pPr>
        <w:ind w:left="550" w:hanging="360"/>
      </w:pPr>
      <w:rPr>
        <w:rFonts w:hint="default"/>
      </w:rPr>
    </w:lvl>
    <w:lvl w:ilvl="1" w:tplc="04090019" w:tentative="1">
      <w:start w:val="1"/>
      <w:numFmt w:val="lowerLetter"/>
      <w:lvlText w:val="%2)"/>
      <w:lvlJc w:val="left"/>
      <w:pPr>
        <w:ind w:left="1030" w:hanging="420"/>
      </w:pPr>
    </w:lvl>
    <w:lvl w:ilvl="2" w:tplc="0409001B" w:tentative="1">
      <w:start w:val="1"/>
      <w:numFmt w:val="lowerRoman"/>
      <w:lvlText w:val="%3."/>
      <w:lvlJc w:val="right"/>
      <w:pPr>
        <w:ind w:left="1450" w:hanging="420"/>
      </w:pPr>
    </w:lvl>
    <w:lvl w:ilvl="3" w:tplc="0409000F" w:tentative="1">
      <w:start w:val="1"/>
      <w:numFmt w:val="decimal"/>
      <w:lvlText w:val="%4."/>
      <w:lvlJc w:val="left"/>
      <w:pPr>
        <w:ind w:left="1870" w:hanging="420"/>
      </w:pPr>
    </w:lvl>
    <w:lvl w:ilvl="4" w:tplc="04090019" w:tentative="1">
      <w:start w:val="1"/>
      <w:numFmt w:val="lowerLetter"/>
      <w:lvlText w:val="%5)"/>
      <w:lvlJc w:val="left"/>
      <w:pPr>
        <w:ind w:left="2290" w:hanging="420"/>
      </w:pPr>
    </w:lvl>
    <w:lvl w:ilvl="5" w:tplc="0409001B" w:tentative="1">
      <w:start w:val="1"/>
      <w:numFmt w:val="lowerRoman"/>
      <w:lvlText w:val="%6."/>
      <w:lvlJc w:val="right"/>
      <w:pPr>
        <w:ind w:left="2710" w:hanging="420"/>
      </w:pPr>
    </w:lvl>
    <w:lvl w:ilvl="6" w:tplc="0409000F" w:tentative="1">
      <w:start w:val="1"/>
      <w:numFmt w:val="decimal"/>
      <w:lvlText w:val="%7."/>
      <w:lvlJc w:val="left"/>
      <w:pPr>
        <w:ind w:left="3130" w:hanging="420"/>
      </w:pPr>
    </w:lvl>
    <w:lvl w:ilvl="7" w:tplc="04090019" w:tentative="1">
      <w:start w:val="1"/>
      <w:numFmt w:val="lowerLetter"/>
      <w:lvlText w:val="%8)"/>
      <w:lvlJc w:val="left"/>
      <w:pPr>
        <w:ind w:left="3550" w:hanging="420"/>
      </w:pPr>
    </w:lvl>
    <w:lvl w:ilvl="8" w:tplc="0409001B" w:tentative="1">
      <w:start w:val="1"/>
      <w:numFmt w:val="lowerRoman"/>
      <w:lvlText w:val="%9."/>
      <w:lvlJc w:val="right"/>
      <w:pPr>
        <w:ind w:left="3970" w:hanging="420"/>
      </w:pPr>
    </w:lvl>
  </w:abstractNum>
  <w:abstractNum w:abstractNumId="23" w15:restartNumberingAfterBreak="0">
    <w:nsid w:val="467D5D9E"/>
    <w:multiLevelType w:val="singleLevel"/>
    <w:tmpl w:val="832E08D8"/>
    <w:lvl w:ilvl="0">
      <w:start w:val="1"/>
      <w:numFmt w:val="decimal"/>
      <w:lvlText w:val="%1)"/>
      <w:legacy w:legacy="1" w:legacySpace="0" w:legacyIndent="216"/>
      <w:lvlJc w:val="left"/>
      <w:pPr>
        <w:ind w:left="456" w:hanging="216"/>
      </w:pPr>
    </w:lvl>
  </w:abstractNum>
  <w:abstractNum w:abstractNumId="24"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5" w15:restartNumberingAfterBreak="0">
    <w:nsid w:val="4BEA040C"/>
    <w:multiLevelType w:val="hybridMultilevel"/>
    <w:tmpl w:val="E940D438"/>
    <w:lvl w:ilvl="0" w:tplc="D48EFF04">
      <w:start w:val="1"/>
      <w:numFmt w:val="decimal"/>
      <w:lvlText w:val="%1."/>
      <w:lvlJc w:val="left"/>
      <w:pPr>
        <w:ind w:left="550" w:hanging="360"/>
      </w:pPr>
      <w:rPr>
        <w:rFonts w:hint="default"/>
      </w:rPr>
    </w:lvl>
    <w:lvl w:ilvl="1" w:tplc="04090019" w:tentative="1">
      <w:start w:val="1"/>
      <w:numFmt w:val="lowerLetter"/>
      <w:lvlText w:val="%2)"/>
      <w:lvlJc w:val="left"/>
      <w:pPr>
        <w:ind w:left="1030" w:hanging="420"/>
      </w:pPr>
    </w:lvl>
    <w:lvl w:ilvl="2" w:tplc="0409001B" w:tentative="1">
      <w:start w:val="1"/>
      <w:numFmt w:val="lowerRoman"/>
      <w:lvlText w:val="%3."/>
      <w:lvlJc w:val="right"/>
      <w:pPr>
        <w:ind w:left="1450" w:hanging="420"/>
      </w:pPr>
    </w:lvl>
    <w:lvl w:ilvl="3" w:tplc="0409000F" w:tentative="1">
      <w:start w:val="1"/>
      <w:numFmt w:val="decimal"/>
      <w:lvlText w:val="%4."/>
      <w:lvlJc w:val="left"/>
      <w:pPr>
        <w:ind w:left="1870" w:hanging="420"/>
      </w:pPr>
    </w:lvl>
    <w:lvl w:ilvl="4" w:tplc="04090019" w:tentative="1">
      <w:start w:val="1"/>
      <w:numFmt w:val="lowerLetter"/>
      <w:lvlText w:val="%5)"/>
      <w:lvlJc w:val="left"/>
      <w:pPr>
        <w:ind w:left="2290" w:hanging="420"/>
      </w:pPr>
    </w:lvl>
    <w:lvl w:ilvl="5" w:tplc="0409001B" w:tentative="1">
      <w:start w:val="1"/>
      <w:numFmt w:val="lowerRoman"/>
      <w:lvlText w:val="%6."/>
      <w:lvlJc w:val="right"/>
      <w:pPr>
        <w:ind w:left="2710" w:hanging="420"/>
      </w:pPr>
    </w:lvl>
    <w:lvl w:ilvl="6" w:tplc="0409000F" w:tentative="1">
      <w:start w:val="1"/>
      <w:numFmt w:val="decimal"/>
      <w:lvlText w:val="%7."/>
      <w:lvlJc w:val="left"/>
      <w:pPr>
        <w:ind w:left="3130" w:hanging="420"/>
      </w:pPr>
    </w:lvl>
    <w:lvl w:ilvl="7" w:tplc="04090019" w:tentative="1">
      <w:start w:val="1"/>
      <w:numFmt w:val="lowerLetter"/>
      <w:lvlText w:val="%8)"/>
      <w:lvlJc w:val="left"/>
      <w:pPr>
        <w:ind w:left="3550" w:hanging="420"/>
      </w:pPr>
    </w:lvl>
    <w:lvl w:ilvl="8" w:tplc="0409001B" w:tentative="1">
      <w:start w:val="1"/>
      <w:numFmt w:val="lowerRoman"/>
      <w:lvlText w:val="%9."/>
      <w:lvlJc w:val="right"/>
      <w:pPr>
        <w:ind w:left="3970" w:hanging="420"/>
      </w:pPr>
    </w:lvl>
  </w:abstractNum>
  <w:abstractNum w:abstractNumId="26"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7" w15:restartNumberingAfterBreak="0">
    <w:nsid w:val="521F2FC8"/>
    <w:multiLevelType w:val="hybridMultilevel"/>
    <w:tmpl w:val="A132861C"/>
    <w:lvl w:ilvl="0" w:tplc="04090001">
      <w:start w:val="1"/>
      <w:numFmt w:val="bullet"/>
      <w:lvlText w:val=""/>
      <w:lvlJc w:val="left"/>
      <w:pPr>
        <w:tabs>
          <w:tab w:val="num" w:pos="922"/>
        </w:tabs>
        <w:ind w:left="922" w:hanging="360"/>
      </w:pPr>
      <w:rPr>
        <w:rFonts w:ascii="Symbol" w:hAnsi="Symbol" w:hint="default"/>
      </w:rPr>
    </w:lvl>
    <w:lvl w:ilvl="1" w:tplc="04090003" w:tentative="1">
      <w:start w:val="1"/>
      <w:numFmt w:val="bullet"/>
      <w:lvlText w:val="o"/>
      <w:lvlJc w:val="left"/>
      <w:pPr>
        <w:tabs>
          <w:tab w:val="num" w:pos="1642"/>
        </w:tabs>
        <w:ind w:left="1642" w:hanging="360"/>
      </w:pPr>
      <w:rPr>
        <w:rFonts w:ascii="Courier New" w:hAnsi="Courier New" w:hint="default"/>
      </w:rPr>
    </w:lvl>
    <w:lvl w:ilvl="2" w:tplc="04090005" w:tentative="1">
      <w:start w:val="1"/>
      <w:numFmt w:val="bullet"/>
      <w:lvlText w:val=""/>
      <w:lvlJc w:val="left"/>
      <w:pPr>
        <w:tabs>
          <w:tab w:val="num" w:pos="2362"/>
        </w:tabs>
        <w:ind w:left="2362" w:hanging="360"/>
      </w:pPr>
      <w:rPr>
        <w:rFonts w:ascii="Wingdings" w:hAnsi="Wingdings" w:hint="default"/>
      </w:rPr>
    </w:lvl>
    <w:lvl w:ilvl="3" w:tplc="04090001" w:tentative="1">
      <w:start w:val="1"/>
      <w:numFmt w:val="bullet"/>
      <w:lvlText w:val=""/>
      <w:lvlJc w:val="left"/>
      <w:pPr>
        <w:tabs>
          <w:tab w:val="num" w:pos="3082"/>
        </w:tabs>
        <w:ind w:left="3082" w:hanging="360"/>
      </w:pPr>
      <w:rPr>
        <w:rFonts w:ascii="Symbol" w:hAnsi="Symbol" w:hint="default"/>
      </w:rPr>
    </w:lvl>
    <w:lvl w:ilvl="4" w:tplc="04090003" w:tentative="1">
      <w:start w:val="1"/>
      <w:numFmt w:val="bullet"/>
      <w:lvlText w:val="o"/>
      <w:lvlJc w:val="left"/>
      <w:pPr>
        <w:tabs>
          <w:tab w:val="num" w:pos="3802"/>
        </w:tabs>
        <w:ind w:left="3802" w:hanging="360"/>
      </w:pPr>
      <w:rPr>
        <w:rFonts w:ascii="Courier New" w:hAnsi="Courier New" w:hint="default"/>
      </w:rPr>
    </w:lvl>
    <w:lvl w:ilvl="5" w:tplc="04090005" w:tentative="1">
      <w:start w:val="1"/>
      <w:numFmt w:val="bullet"/>
      <w:lvlText w:val=""/>
      <w:lvlJc w:val="left"/>
      <w:pPr>
        <w:tabs>
          <w:tab w:val="num" w:pos="4522"/>
        </w:tabs>
        <w:ind w:left="4522" w:hanging="360"/>
      </w:pPr>
      <w:rPr>
        <w:rFonts w:ascii="Wingdings" w:hAnsi="Wingdings" w:hint="default"/>
      </w:rPr>
    </w:lvl>
    <w:lvl w:ilvl="6" w:tplc="04090001" w:tentative="1">
      <w:start w:val="1"/>
      <w:numFmt w:val="bullet"/>
      <w:lvlText w:val=""/>
      <w:lvlJc w:val="left"/>
      <w:pPr>
        <w:tabs>
          <w:tab w:val="num" w:pos="5242"/>
        </w:tabs>
        <w:ind w:left="5242" w:hanging="360"/>
      </w:pPr>
      <w:rPr>
        <w:rFonts w:ascii="Symbol" w:hAnsi="Symbol" w:hint="default"/>
      </w:rPr>
    </w:lvl>
    <w:lvl w:ilvl="7" w:tplc="04090003" w:tentative="1">
      <w:start w:val="1"/>
      <w:numFmt w:val="bullet"/>
      <w:lvlText w:val="o"/>
      <w:lvlJc w:val="left"/>
      <w:pPr>
        <w:tabs>
          <w:tab w:val="num" w:pos="5962"/>
        </w:tabs>
        <w:ind w:left="5962" w:hanging="360"/>
      </w:pPr>
      <w:rPr>
        <w:rFonts w:ascii="Courier New" w:hAnsi="Courier New" w:hint="default"/>
      </w:rPr>
    </w:lvl>
    <w:lvl w:ilvl="8" w:tplc="04090005" w:tentative="1">
      <w:start w:val="1"/>
      <w:numFmt w:val="bullet"/>
      <w:lvlText w:val=""/>
      <w:lvlJc w:val="left"/>
      <w:pPr>
        <w:tabs>
          <w:tab w:val="num" w:pos="6682"/>
        </w:tabs>
        <w:ind w:left="6682" w:hanging="360"/>
      </w:pPr>
      <w:rPr>
        <w:rFonts w:ascii="Wingdings" w:hAnsi="Wingdings" w:hint="default"/>
      </w:rPr>
    </w:lvl>
  </w:abstractNum>
  <w:abstractNum w:abstractNumId="28" w15:restartNumberingAfterBreak="0">
    <w:nsid w:val="54366CFE"/>
    <w:multiLevelType w:val="hybridMultilevel"/>
    <w:tmpl w:val="6D70D140"/>
    <w:lvl w:ilvl="0" w:tplc="80025280">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29"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30" w15:restartNumberingAfterBreak="0">
    <w:nsid w:val="5BD07A75"/>
    <w:multiLevelType w:val="multilevel"/>
    <w:tmpl w:val="3D70483C"/>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1" w15:restartNumberingAfterBreak="0">
    <w:nsid w:val="5CA0401C"/>
    <w:multiLevelType w:val="hybridMultilevel"/>
    <w:tmpl w:val="5F5CE252"/>
    <w:lvl w:ilvl="0" w:tplc="E30C06DC">
      <w:start w:val="1"/>
      <w:numFmt w:val="decimal"/>
      <w:lvlText w:val="%1."/>
      <w:lvlJc w:val="left"/>
      <w:pPr>
        <w:tabs>
          <w:tab w:val="num" w:pos="720"/>
        </w:tabs>
        <w:ind w:left="720" w:hanging="360"/>
      </w:pPr>
      <w:rPr>
        <w:rFonts w:hint="default"/>
        <w:b/>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CB72B28"/>
    <w:multiLevelType w:val="multilevel"/>
    <w:tmpl w:val="C706C7C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3" w15:restartNumberingAfterBreak="0">
    <w:nsid w:val="602C5026"/>
    <w:multiLevelType w:val="hybridMultilevel"/>
    <w:tmpl w:val="09AEC73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8FC4A9E"/>
    <w:multiLevelType w:val="multilevel"/>
    <w:tmpl w:val="B7DACE22"/>
    <w:lvl w:ilvl="0">
      <w:start w:val="6"/>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5"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36" w15:restartNumberingAfterBreak="0">
    <w:nsid w:val="74441AFF"/>
    <w:multiLevelType w:val="singleLevel"/>
    <w:tmpl w:val="832E08D8"/>
    <w:lvl w:ilvl="0">
      <w:start w:val="1"/>
      <w:numFmt w:val="decimal"/>
      <w:lvlText w:val="%1)"/>
      <w:legacy w:legacy="1" w:legacySpace="0" w:legacyIndent="216"/>
      <w:lvlJc w:val="left"/>
      <w:pPr>
        <w:ind w:left="456" w:hanging="216"/>
      </w:pPr>
    </w:lvl>
  </w:abstractNum>
  <w:abstractNum w:abstractNumId="37" w15:restartNumberingAfterBreak="0">
    <w:nsid w:val="77E315E9"/>
    <w:multiLevelType w:val="singleLevel"/>
    <w:tmpl w:val="0BEC9FB0"/>
    <w:lvl w:ilvl="0">
      <w:start w:val="1"/>
      <w:numFmt w:val="none"/>
      <w:lvlText w:val=""/>
      <w:legacy w:legacy="1" w:legacySpace="0" w:legacyIndent="0"/>
      <w:lvlJc w:val="left"/>
      <w:pPr>
        <w:ind w:left="288"/>
      </w:pPr>
    </w:lvl>
  </w:abstractNum>
  <w:abstractNum w:abstractNumId="38" w15:restartNumberingAfterBreak="0">
    <w:nsid w:val="7A2D5804"/>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1"/>
    <w:lvlOverride w:ilvl="0">
      <w:lvl w:ilvl="0">
        <w:start w:val="1"/>
        <w:numFmt w:val="bullet"/>
        <w:lvlText w:val=""/>
        <w:legacy w:legacy="1" w:legacySpace="0" w:legacyIndent="160"/>
        <w:lvlJc w:val="left"/>
        <w:pPr>
          <w:ind w:left="160" w:hanging="160"/>
        </w:pPr>
        <w:rPr>
          <w:rFonts w:ascii="Symbol" w:hAnsi="Symbol" w:hint="default"/>
        </w:rPr>
      </w:lvl>
    </w:lvlOverride>
  </w:num>
  <w:num w:numId="2">
    <w:abstractNumId w:val="1"/>
    <w:lvlOverride w:ilvl="0">
      <w:lvl w:ilvl="0">
        <w:start w:val="1"/>
        <w:numFmt w:val="bullet"/>
        <w:lvlText w:val=""/>
        <w:legacy w:legacy="1" w:legacySpace="0" w:legacyIndent="216"/>
        <w:lvlJc w:val="left"/>
        <w:pPr>
          <w:ind w:left="456" w:hanging="216"/>
        </w:pPr>
        <w:rPr>
          <w:rFonts w:ascii="Courier New" w:hAnsi="Courier New" w:hint="default"/>
        </w:rPr>
      </w:lvl>
    </w:lvlOverride>
  </w:num>
  <w:num w:numId="3">
    <w:abstractNumId w:val="15"/>
  </w:num>
  <w:num w:numId="4">
    <w:abstractNumId w:val="23"/>
  </w:num>
  <w:num w:numId="5">
    <w:abstractNumId w:val="36"/>
  </w:num>
  <w:num w:numId="6">
    <w:abstractNumId w:val="10"/>
  </w:num>
  <w:num w:numId="7">
    <w:abstractNumId w:val="17"/>
  </w:num>
  <w:num w:numId="8">
    <w:abstractNumId w:val="9"/>
  </w:num>
  <w:num w:numId="9">
    <w:abstractNumId w:val="8"/>
  </w:num>
  <w:num w:numId="10">
    <w:abstractNumId w:val="0"/>
  </w:num>
  <w:num w:numId="11">
    <w:abstractNumId w:val="16"/>
  </w:num>
  <w:num w:numId="12">
    <w:abstractNumId w:val="16"/>
    <w:lvlOverride w:ilvl="0">
      <w:lvl w:ilvl="0">
        <w:start w:val="1"/>
        <w:numFmt w:val="decimal"/>
        <w:lvlText w:val="%1."/>
        <w:legacy w:legacy="1" w:legacySpace="0" w:legacyIndent="360"/>
        <w:lvlJc w:val="left"/>
        <w:pPr>
          <w:ind w:left="360" w:hanging="360"/>
        </w:pPr>
      </w:lvl>
    </w:lvlOverride>
  </w:num>
  <w:num w:numId="13">
    <w:abstractNumId w:val="24"/>
  </w:num>
  <w:num w:numId="14">
    <w:abstractNumId w:val="24"/>
    <w:lvlOverride w:ilvl="0">
      <w:lvl w:ilvl="0">
        <w:start w:val="1"/>
        <w:numFmt w:val="decimal"/>
        <w:lvlText w:val="%1."/>
        <w:legacy w:legacy="1" w:legacySpace="0" w:legacyIndent="360"/>
        <w:lvlJc w:val="left"/>
        <w:pPr>
          <w:ind w:left="360" w:hanging="360"/>
        </w:pPr>
      </w:lvl>
    </w:lvlOverride>
  </w:num>
  <w:num w:numId="15">
    <w:abstractNumId w:val="18"/>
  </w:num>
  <w:num w:numId="16">
    <w:abstractNumId w:val="11"/>
  </w:num>
  <w:num w:numId="17">
    <w:abstractNumId w:val="29"/>
  </w:num>
  <w:num w:numId="18">
    <w:abstractNumId w:val="26"/>
  </w:num>
  <w:num w:numId="19">
    <w:abstractNumId w:val="37"/>
  </w:num>
  <w:num w:numId="20">
    <w:abstractNumId w:val="13"/>
  </w:num>
  <w:num w:numId="21">
    <w:abstractNumId w:val="12"/>
  </w:num>
  <w:num w:numId="22">
    <w:abstractNumId w:val="35"/>
  </w:num>
  <w:num w:numId="23">
    <w:abstractNumId w:val="19"/>
  </w:num>
  <w:num w:numId="24">
    <w:abstractNumId w:val="31"/>
  </w:num>
  <w:num w:numId="25">
    <w:abstractNumId w:val="4"/>
  </w:num>
  <w:num w:numId="26">
    <w:abstractNumId w:val="2"/>
  </w:num>
  <w:num w:numId="27">
    <w:abstractNumId w:val="5"/>
  </w:num>
  <w:num w:numId="28">
    <w:abstractNumId w:val="20"/>
  </w:num>
  <w:num w:numId="29">
    <w:abstractNumId w:val="38"/>
  </w:num>
  <w:num w:numId="30">
    <w:abstractNumId w:val="27"/>
  </w:num>
  <w:num w:numId="31">
    <w:abstractNumId w:val="21"/>
  </w:num>
  <w:num w:numId="32">
    <w:abstractNumId w:val="30"/>
  </w:num>
  <w:num w:numId="33">
    <w:abstractNumId w:val="32"/>
  </w:num>
  <w:num w:numId="34">
    <w:abstractNumId w:val="6"/>
  </w:num>
  <w:num w:numId="35">
    <w:abstractNumId w:val="7"/>
  </w:num>
  <w:num w:numId="36">
    <w:abstractNumId w:val="14"/>
  </w:num>
  <w:num w:numId="37">
    <w:abstractNumId w:val="34"/>
  </w:num>
  <w:num w:numId="38">
    <w:abstractNumId w:val="28"/>
  </w:num>
  <w:num w:numId="39">
    <w:abstractNumId w:val="3"/>
  </w:num>
  <w:num w:numId="40">
    <w:abstractNumId w:val="33"/>
  </w:num>
  <w:num w:numId="41">
    <w:abstractNumId w:val="25"/>
  </w:num>
  <w:num w:numId="42">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Walter Chris">
    <w15:presenceInfo w15:providerId="Windows Live" w15:userId="66dcb723dc6bfcd9"/>
  </w15:person>
  <w15:person w15:author="Windows User">
    <w15:presenceInfo w15:providerId="None" w15:userId="Windows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intFractionalCharacterWidth/>
  <w:mirrorMargins/>
  <w:bordersDoNotSurroundHeader/>
  <w:bordersDoNotSurroundFooter/>
  <w:hideSpellingError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autoHyphenation/>
  <w:evenAndOddHeader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39C"/>
    <w:rsid w:val="00002531"/>
    <w:rsid w:val="00006865"/>
    <w:rsid w:val="000078FA"/>
    <w:rsid w:val="00014FFB"/>
    <w:rsid w:val="00016194"/>
    <w:rsid w:val="000164FB"/>
    <w:rsid w:val="000225EA"/>
    <w:rsid w:val="000262CC"/>
    <w:rsid w:val="00035B20"/>
    <w:rsid w:val="0003608E"/>
    <w:rsid w:val="00036B10"/>
    <w:rsid w:val="00047D2A"/>
    <w:rsid w:val="000517C4"/>
    <w:rsid w:val="0006259B"/>
    <w:rsid w:val="0007114F"/>
    <w:rsid w:val="00074751"/>
    <w:rsid w:val="0007587F"/>
    <w:rsid w:val="000770D1"/>
    <w:rsid w:val="000811F1"/>
    <w:rsid w:val="00083171"/>
    <w:rsid w:val="00084E9E"/>
    <w:rsid w:val="00091E5C"/>
    <w:rsid w:val="0009247D"/>
    <w:rsid w:val="00093FA7"/>
    <w:rsid w:val="000A0040"/>
    <w:rsid w:val="000A33B3"/>
    <w:rsid w:val="000A40FE"/>
    <w:rsid w:val="000A6857"/>
    <w:rsid w:val="000B3099"/>
    <w:rsid w:val="000B3C9C"/>
    <w:rsid w:val="000B7A6C"/>
    <w:rsid w:val="000C0AC9"/>
    <w:rsid w:val="000C7F2C"/>
    <w:rsid w:val="000D4C1D"/>
    <w:rsid w:val="000D58EE"/>
    <w:rsid w:val="000D7E6D"/>
    <w:rsid w:val="000E6B03"/>
    <w:rsid w:val="000E7639"/>
    <w:rsid w:val="000F3A54"/>
    <w:rsid w:val="000F6116"/>
    <w:rsid w:val="00102BBE"/>
    <w:rsid w:val="001118E9"/>
    <w:rsid w:val="00112443"/>
    <w:rsid w:val="00123ABA"/>
    <w:rsid w:val="001250B4"/>
    <w:rsid w:val="00126F30"/>
    <w:rsid w:val="001275B3"/>
    <w:rsid w:val="0013786F"/>
    <w:rsid w:val="001423F4"/>
    <w:rsid w:val="001426E0"/>
    <w:rsid w:val="001467D3"/>
    <w:rsid w:val="001502FD"/>
    <w:rsid w:val="001558E1"/>
    <w:rsid w:val="00156F9F"/>
    <w:rsid w:val="00157673"/>
    <w:rsid w:val="00164A5B"/>
    <w:rsid w:val="00167D73"/>
    <w:rsid w:val="00170311"/>
    <w:rsid w:val="00177B9E"/>
    <w:rsid w:val="0018190A"/>
    <w:rsid w:val="001839F4"/>
    <w:rsid w:val="0018596D"/>
    <w:rsid w:val="00186B1A"/>
    <w:rsid w:val="0018713E"/>
    <w:rsid w:val="00192C33"/>
    <w:rsid w:val="0019745E"/>
    <w:rsid w:val="00197788"/>
    <w:rsid w:val="001A119E"/>
    <w:rsid w:val="001A2737"/>
    <w:rsid w:val="001A6465"/>
    <w:rsid w:val="001A6FE2"/>
    <w:rsid w:val="001B0C71"/>
    <w:rsid w:val="001B1BE6"/>
    <w:rsid w:val="001B3518"/>
    <w:rsid w:val="001B4133"/>
    <w:rsid w:val="001B59DE"/>
    <w:rsid w:val="001C38EE"/>
    <w:rsid w:val="001D7E3B"/>
    <w:rsid w:val="001D7ECF"/>
    <w:rsid w:val="001E03E5"/>
    <w:rsid w:val="001E3A70"/>
    <w:rsid w:val="001F7AF8"/>
    <w:rsid w:val="002006CB"/>
    <w:rsid w:val="0020088D"/>
    <w:rsid w:val="00206759"/>
    <w:rsid w:val="00206C03"/>
    <w:rsid w:val="00216036"/>
    <w:rsid w:val="002163CF"/>
    <w:rsid w:val="00217896"/>
    <w:rsid w:val="00222EDC"/>
    <w:rsid w:val="00224706"/>
    <w:rsid w:val="00232B3D"/>
    <w:rsid w:val="00232BE0"/>
    <w:rsid w:val="002333C5"/>
    <w:rsid w:val="002364EF"/>
    <w:rsid w:val="00242AF6"/>
    <w:rsid w:val="002458B2"/>
    <w:rsid w:val="00246186"/>
    <w:rsid w:val="0024756C"/>
    <w:rsid w:val="002522DF"/>
    <w:rsid w:val="0025332E"/>
    <w:rsid w:val="00254896"/>
    <w:rsid w:val="00255C2D"/>
    <w:rsid w:val="00256B92"/>
    <w:rsid w:val="0026056B"/>
    <w:rsid w:val="002606F2"/>
    <w:rsid w:val="00265C17"/>
    <w:rsid w:val="00267E44"/>
    <w:rsid w:val="00270DDC"/>
    <w:rsid w:val="0027695E"/>
    <w:rsid w:val="00277524"/>
    <w:rsid w:val="002803B6"/>
    <w:rsid w:val="00285A9A"/>
    <w:rsid w:val="00292835"/>
    <w:rsid w:val="002A4A18"/>
    <w:rsid w:val="002A73A0"/>
    <w:rsid w:val="002A76A6"/>
    <w:rsid w:val="002B2A53"/>
    <w:rsid w:val="002B6D34"/>
    <w:rsid w:val="002C3889"/>
    <w:rsid w:val="002C6445"/>
    <w:rsid w:val="002D46B5"/>
    <w:rsid w:val="002D50E3"/>
    <w:rsid w:val="002D5288"/>
    <w:rsid w:val="002E350D"/>
    <w:rsid w:val="002E4109"/>
    <w:rsid w:val="002E44E1"/>
    <w:rsid w:val="002E4A4E"/>
    <w:rsid w:val="002E709D"/>
    <w:rsid w:val="002E799D"/>
    <w:rsid w:val="002F1983"/>
    <w:rsid w:val="002F4903"/>
    <w:rsid w:val="002F5825"/>
    <w:rsid w:val="002F7DD4"/>
    <w:rsid w:val="00300AD9"/>
    <w:rsid w:val="00304B14"/>
    <w:rsid w:val="00306713"/>
    <w:rsid w:val="00310605"/>
    <w:rsid w:val="0031170A"/>
    <w:rsid w:val="0031736A"/>
    <w:rsid w:val="00317A06"/>
    <w:rsid w:val="00321DFB"/>
    <w:rsid w:val="00323EB8"/>
    <w:rsid w:val="00326941"/>
    <w:rsid w:val="00333750"/>
    <w:rsid w:val="00333BE5"/>
    <w:rsid w:val="00336FD7"/>
    <w:rsid w:val="003370E0"/>
    <w:rsid w:val="00337478"/>
    <w:rsid w:val="003378EA"/>
    <w:rsid w:val="003410C8"/>
    <w:rsid w:val="00344CD1"/>
    <w:rsid w:val="00346D01"/>
    <w:rsid w:val="00347A8A"/>
    <w:rsid w:val="003609D4"/>
    <w:rsid w:val="0036341C"/>
    <w:rsid w:val="00363B88"/>
    <w:rsid w:val="0036616F"/>
    <w:rsid w:val="00367A9F"/>
    <w:rsid w:val="00370070"/>
    <w:rsid w:val="00371BFF"/>
    <w:rsid w:val="00373A4C"/>
    <w:rsid w:val="00374DDC"/>
    <w:rsid w:val="003765D6"/>
    <w:rsid w:val="00376EBA"/>
    <w:rsid w:val="00377AC6"/>
    <w:rsid w:val="003816AA"/>
    <w:rsid w:val="003833E6"/>
    <w:rsid w:val="0038540D"/>
    <w:rsid w:val="00393172"/>
    <w:rsid w:val="003938E1"/>
    <w:rsid w:val="003B4A2A"/>
    <w:rsid w:val="003B511E"/>
    <w:rsid w:val="003B5192"/>
    <w:rsid w:val="003B6C51"/>
    <w:rsid w:val="003C6042"/>
    <w:rsid w:val="003C7397"/>
    <w:rsid w:val="003C7C54"/>
    <w:rsid w:val="003D0A7B"/>
    <w:rsid w:val="003D1213"/>
    <w:rsid w:val="003E5444"/>
    <w:rsid w:val="003F058C"/>
    <w:rsid w:val="003F6910"/>
    <w:rsid w:val="00400556"/>
    <w:rsid w:val="004023B6"/>
    <w:rsid w:val="0040249F"/>
    <w:rsid w:val="004024E3"/>
    <w:rsid w:val="00404432"/>
    <w:rsid w:val="004156E5"/>
    <w:rsid w:val="004168DA"/>
    <w:rsid w:val="00421963"/>
    <w:rsid w:val="004229F1"/>
    <w:rsid w:val="00422B54"/>
    <w:rsid w:val="00424515"/>
    <w:rsid w:val="004261C0"/>
    <w:rsid w:val="00441A81"/>
    <w:rsid w:val="00442795"/>
    <w:rsid w:val="0044396C"/>
    <w:rsid w:val="00443A0C"/>
    <w:rsid w:val="004500E5"/>
    <w:rsid w:val="00451EDE"/>
    <w:rsid w:val="004530F9"/>
    <w:rsid w:val="004603F3"/>
    <w:rsid w:val="00462BF1"/>
    <w:rsid w:val="00463AF0"/>
    <w:rsid w:val="00464669"/>
    <w:rsid w:val="00466D12"/>
    <w:rsid w:val="00467074"/>
    <w:rsid w:val="00472DF7"/>
    <w:rsid w:val="00477D9A"/>
    <w:rsid w:val="00491C9E"/>
    <w:rsid w:val="0049275A"/>
    <w:rsid w:val="00492FAC"/>
    <w:rsid w:val="00493A53"/>
    <w:rsid w:val="00497E8C"/>
    <w:rsid w:val="004A0893"/>
    <w:rsid w:val="004A4F45"/>
    <w:rsid w:val="004B29AD"/>
    <w:rsid w:val="004B3170"/>
    <w:rsid w:val="004B683C"/>
    <w:rsid w:val="004C3A46"/>
    <w:rsid w:val="004C4B26"/>
    <w:rsid w:val="004C54A1"/>
    <w:rsid w:val="004C5BA0"/>
    <w:rsid w:val="004D082A"/>
    <w:rsid w:val="004D1C8D"/>
    <w:rsid w:val="004D313A"/>
    <w:rsid w:val="004D4190"/>
    <w:rsid w:val="004D487E"/>
    <w:rsid w:val="004D57E3"/>
    <w:rsid w:val="004D5B65"/>
    <w:rsid w:val="004D5E07"/>
    <w:rsid w:val="004D6423"/>
    <w:rsid w:val="004D6DFE"/>
    <w:rsid w:val="004E2173"/>
    <w:rsid w:val="004E221D"/>
    <w:rsid w:val="00500568"/>
    <w:rsid w:val="00501DC7"/>
    <w:rsid w:val="00503673"/>
    <w:rsid w:val="00514505"/>
    <w:rsid w:val="005150CE"/>
    <w:rsid w:val="005171D1"/>
    <w:rsid w:val="00520032"/>
    <w:rsid w:val="00520F44"/>
    <w:rsid w:val="00521236"/>
    <w:rsid w:val="00524CA7"/>
    <w:rsid w:val="00525674"/>
    <w:rsid w:val="00527517"/>
    <w:rsid w:val="005311E2"/>
    <w:rsid w:val="00531937"/>
    <w:rsid w:val="0053368F"/>
    <w:rsid w:val="00534692"/>
    <w:rsid w:val="005348DB"/>
    <w:rsid w:val="00535F73"/>
    <w:rsid w:val="00541C0A"/>
    <w:rsid w:val="00546E52"/>
    <w:rsid w:val="00547EF4"/>
    <w:rsid w:val="00551716"/>
    <w:rsid w:val="005542D8"/>
    <w:rsid w:val="00555300"/>
    <w:rsid w:val="00555CA7"/>
    <w:rsid w:val="005602DE"/>
    <w:rsid w:val="005616E1"/>
    <w:rsid w:val="0056519A"/>
    <w:rsid w:val="00566AF0"/>
    <w:rsid w:val="00580861"/>
    <w:rsid w:val="00581E4D"/>
    <w:rsid w:val="005826CF"/>
    <w:rsid w:val="005872AA"/>
    <w:rsid w:val="005901C8"/>
    <w:rsid w:val="005906F7"/>
    <w:rsid w:val="00592E93"/>
    <w:rsid w:val="00593538"/>
    <w:rsid w:val="00597165"/>
    <w:rsid w:val="005A3D51"/>
    <w:rsid w:val="005A5B87"/>
    <w:rsid w:val="005A6E84"/>
    <w:rsid w:val="005B0CCC"/>
    <w:rsid w:val="005B2EE0"/>
    <w:rsid w:val="005C3C01"/>
    <w:rsid w:val="005C5FCA"/>
    <w:rsid w:val="005C7754"/>
    <w:rsid w:val="005C7D8A"/>
    <w:rsid w:val="005D5E5D"/>
    <w:rsid w:val="005D6374"/>
    <w:rsid w:val="005E360A"/>
    <w:rsid w:val="005F09C2"/>
    <w:rsid w:val="005F2307"/>
    <w:rsid w:val="005F254E"/>
    <w:rsid w:val="005F2740"/>
    <w:rsid w:val="005F603A"/>
    <w:rsid w:val="00602A7F"/>
    <w:rsid w:val="00602F0D"/>
    <w:rsid w:val="00603D11"/>
    <w:rsid w:val="0061007D"/>
    <w:rsid w:val="00615AFF"/>
    <w:rsid w:val="00616C7F"/>
    <w:rsid w:val="0062316D"/>
    <w:rsid w:val="006243A0"/>
    <w:rsid w:val="006258AB"/>
    <w:rsid w:val="0063042B"/>
    <w:rsid w:val="00630C8F"/>
    <w:rsid w:val="0063217E"/>
    <w:rsid w:val="00635512"/>
    <w:rsid w:val="0063584C"/>
    <w:rsid w:val="006379CE"/>
    <w:rsid w:val="0064099D"/>
    <w:rsid w:val="0064603B"/>
    <w:rsid w:val="00654B63"/>
    <w:rsid w:val="00661F8F"/>
    <w:rsid w:val="00665A1B"/>
    <w:rsid w:val="00672959"/>
    <w:rsid w:val="00674751"/>
    <w:rsid w:val="006813B7"/>
    <w:rsid w:val="00681E27"/>
    <w:rsid w:val="0068465D"/>
    <w:rsid w:val="00691650"/>
    <w:rsid w:val="0069250A"/>
    <w:rsid w:val="00693B22"/>
    <w:rsid w:val="00695B10"/>
    <w:rsid w:val="006A623F"/>
    <w:rsid w:val="006C31FB"/>
    <w:rsid w:val="006C38D8"/>
    <w:rsid w:val="006C7F32"/>
    <w:rsid w:val="006D00E7"/>
    <w:rsid w:val="006E036C"/>
    <w:rsid w:val="006F2710"/>
    <w:rsid w:val="006F31F5"/>
    <w:rsid w:val="006F6B14"/>
    <w:rsid w:val="007022E9"/>
    <w:rsid w:val="00704069"/>
    <w:rsid w:val="007078E2"/>
    <w:rsid w:val="00710841"/>
    <w:rsid w:val="00710EFF"/>
    <w:rsid w:val="00711003"/>
    <w:rsid w:val="0071239C"/>
    <w:rsid w:val="007123EC"/>
    <w:rsid w:val="0071414E"/>
    <w:rsid w:val="00716AE2"/>
    <w:rsid w:val="00717BF6"/>
    <w:rsid w:val="00717DCE"/>
    <w:rsid w:val="007273B2"/>
    <w:rsid w:val="00731E1F"/>
    <w:rsid w:val="0073587B"/>
    <w:rsid w:val="007363A9"/>
    <w:rsid w:val="00737085"/>
    <w:rsid w:val="0074172D"/>
    <w:rsid w:val="007502D2"/>
    <w:rsid w:val="0075191B"/>
    <w:rsid w:val="00753F24"/>
    <w:rsid w:val="00755520"/>
    <w:rsid w:val="00755F5B"/>
    <w:rsid w:val="00764627"/>
    <w:rsid w:val="00764A72"/>
    <w:rsid w:val="00765EEF"/>
    <w:rsid w:val="0076621E"/>
    <w:rsid w:val="00766684"/>
    <w:rsid w:val="00770DD2"/>
    <w:rsid w:val="00790B04"/>
    <w:rsid w:val="007926D5"/>
    <w:rsid w:val="007A2E87"/>
    <w:rsid w:val="007A59F0"/>
    <w:rsid w:val="007A5B23"/>
    <w:rsid w:val="007A740F"/>
    <w:rsid w:val="007B276C"/>
    <w:rsid w:val="007B2D8F"/>
    <w:rsid w:val="007B2EC3"/>
    <w:rsid w:val="007B66B7"/>
    <w:rsid w:val="007B7BA1"/>
    <w:rsid w:val="007B7F28"/>
    <w:rsid w:val="007C2E34"/>
    <w:rsid w:val="007C2E7F"/>
    <w:rsid w:val="007C335A"/>
    <w:rsid w:val="007C3D75"/>
    <w:rsid w:val="007C4946"/>
    <w:rsid w:val="007C66E7"/>
    <w:rsid w:val="007C701B"/>
    <w:rsid w:val="007C77D1"/>
    <w:rsid w:val="007D0513"/>
    <w:rsid w:val="007D1F55"/>
    <w:rsid w:val="007D232C"/>
    <w:rsid w:val="007D2749"/>
    <w:rsid w:val="007D51EF"/>
    <w:rsid w:val="007E2473"/>
    <w:rsid w:val="007E73ED"/>
    <w:rsid w:val="007F0184"/>
    <w:rsid w:val="007F1E57"/>
    <w:rsid w:val="007F54F6"/>
    <w:rsid w:val="00800825"/>
    <w:rsid w:val="00800ACB"/>
    <w:rsid w:val="008020F5"/>
    <w:rsid w:val="0080222D"/>
    <w:rsid w:val="00810D7E"/>
    <w:rsid w:val="00811FF1"/>
    <w:rsid w:val="008211F6"/>
    <w:rsid w:val="008218D6"/>
    <w:rsid w:val="008265B4"/>
    <w:rsid w:val="00827A82"/>
    <w:rsid w:val="0083030E"/>
    <w:rsid w:val="00840D0F"/>
    <w:rsid w:val="008417AE"/>
    <w:rsid w:val="00850C4C"/>
    <w:rsid w:val="00854472"/>
    <w:rsid w:val="0085719E"/>
    <w:rsid w:val="008655EF"/>
    <w:rsid w:val="00867F81"/>
    <w:rsid w:val="0087085F"/>
    <w:rsid w:val="00870E23"/>
    <w:rsid w:val="00877DF9"/>
    <w:rsid w:val="00885BEB"/>
    <w:rsid w:val="00887762"/>
    <w:rsid w:val="008958CF"/>
    <w:rsid w:val="00896963"/>
    <w:rsid w:val="008A0095"/>
    <w:rsid w:val="008A3490"/>
    <w:rsid w:val="008A6A52"/>
    <w:rsid w:val="008A7289"/>
    <w:rsid w:val="008B1E77"/>
    <w:rsid w:val="008B1EE2"/>
    <w:rsid w:val="008B44CA"/>
    <w:rsid w:val="008B7FBB"/>
    <w:rsid w:val="008D5547"/>
    <w:rsid w:val="008D5897"/>
    <w:rsid w:val="008D6D16"/>
    <w:rsid w:val="008D6FA8"/>
    <w:rsid w:val="008E2A10"/>
    <w:rsid w:val="008E5306"/>
    <w:rsid w:val="008F1E4A"/>
    <w:rsid w:val="008F47B2"/>
    <w:rsid w:val="008F5427"/>
    <w:rsid w:val="008F6990"/>
    <w:rsid w:val="008F76B4"/>
    <w:rsid w:val="008F7CDB"/>
    <w:rsid w:val="00900418"/>
    <w:rsid w:val="00905F7E"/>
    <w:rsid w:val="009112F0"/>
    <w:rsid w:val="00911C29"/>
    <w:rsid w:val="009137EE"/>
    <w:rsid w:val="00914F66"/>
    <w:rsid w:val="00916570"/>
    <w:rsid w:val="00917079"/>
    <w:rsid w:val="0092560A"/>
    <w:rsid w:val="00942376"/>
    <w:rsid w:val="009433EE"/>
    <w:rsid w:val="00945E8E"/>
    <w:rsid w:val="00950B91"/>
    <w:rsid w:val="00964B6E"/>
    <w:rsid w:val="00964EB9"/>
    <w:rsid w:val="00965AC4"/>
    <w:rsid w:val="009714CA"/>
    <w:rsid w:val="009725EA"/>
    <w:rsid w:val="0097624A"/>
    <w:rsid w:val="00982FB1"/>
    <w:rsid w:val="009848F6"/>
    <w:rsid w:val="00992337"/>
    <w:rsid w:val="009B1B6B"/>
    <w:rsid w:val="009B2ED8"/>
    <w:rsid w:val="009B3DA8"/>
    <w:rsid w:val="009B4E9F"/>
    <w:rsid w:val="009C4468"/>
    <w:rsid w:val="009C48AC"/>
    <w:rsid w:val="009C7E86"/>
    <w:rsid w:val="009D03B8"/>
    <w:rsid w:val="009D305F"/>
    <w:rsid w:val="009D46FD"/>
    <w:rsid w:val="009E2B62"/>
    <w:rsid w:val="009E2E79"/>
    <w:rsid w:val="009F228C"/>
    <w:rsid w:val="009F5F98"/>
    <w:rsid w:val="00A03111"/>
    <w:rsid w:val="00A06A4F"/>
    <w:rsid w:val="00A1611A"/>
    <w:rsid w:val="00A1718A"/>
    <w:rsid w:val="00A20F9C"/>
    <w:rsid w:val="00A211B7"/>
    <w:rsid w:val="00A22761"/>
    <w:rsid w:val="00A238C3"/>
    <w:rsid w:val="00A27F5A"/>
    <w:rsid w:val="00A32226"/>
    <w:rsid w:val="00A32EAC"/>
    <w:rsid w:val="00A412EB"/>
    <w:rsid w:val="00A41EAF"/>
    <w:rsid w:val="00A462F3"/>
    <w:rsid w:val="00A47DCF"/>
    <w:rsid w:val="00A52B4B"/>
    <w:rsid w:val="00A57966"/>
    <w:rsid w:val="00A643E0"/>
    <w:rsid w:val="00A64EB7"/>
    <w:rsid w:val="00A659E5"/>
    <w:rsid w:val="00A675F2"/>
    <w:rsid w:val="00A7056A"/>
    <w:rsid w:val="00A71FCB"/>
    <w:rsid w:val="00A74ADE"/>
    <w:rsid w:val="00A76BBC"/>
    <w:rsid w:val="00A76F0B"/>
    <w:rsid w:val="00A852DF"/>
    <w:rsid w:val="00A905D8"/>
    <w:rsid w:val="00A92493"/>
    <w:rsid w:val="00AA0F59"/>
    <w:rsid w:val="00AA2C4F"/>
    <w:rsid w:val="00AA44DA"/>
    <w:rsid w:val="00AA62E4"/>
    <w:rsid w:val="00AA6344"/>
    <w:rsid w:val="00AA64BD"/>
    <w:rsid w:val="00AA6A3C"/>
    <w:rsid w:val="00AB1216"/>
    <w:rsid w:val="00AB320F"/>
    <w:rsid w:val="00AB33C0"/>
    <w:rsid w:val="00AB3D53"/>
    <w:rsid w:val="00AB590A"/>
    <w:rsid w:val="00AB633F"/>
    <w:rsid w:val="00AC1BB8"/>
    <w:rsid w:val="00AD1FDF"/>
    <w:rsid w:val="00AD398C"/>
    <w:rsid w:val="00AD4C60"/>
    <w:rsid w:val="00AD5F0C"/>
    <w:rsid w:val="00AE00FA"/>
    <w:rsid w:val="00AE09C0"/>
    <w:rsid w:val="00AE418C"/>
    <w:rsid w:val="00AE4227"/>
    <w:rsid w:val="00AE6176"/>
    <w:rsid w:val="00AF2057"/>
    <w:rsid w:val="00AF4482"/>
    <w:rsid w:val="00B01B37"/>
    <w:rsid w:val="00B045DF"/>
    <w:rsid w:val="00B04684"/>
    <w:rsid w:val="00B0555F"/>
    <w:rsid w:val="00B07049"/>
    <w:rsid w:val="00B102AB"/>
    <w:rsid w:val="00B215D9"/>
    <w:rsid w:val="00B23D4B"/>
    <w:rsid w:val="00B25DD2"/>
    <w:rsid w:val="00B27887"/>
    <w:rsid w:val="00B3121E"/>
    <w:rsid w:val="00B317E2"/>
    <w:rsid w:val="00B33C06"/>
    <w:rsid w:val="00B41384"/>
    <w:rsid w:val="00B43C48"/>
    <w:rsid w:val="00B47FFC"/>
    <w:rsid w:val="00B538EB"/>
    <w:rsid w:val="00B61AFA"/>
    <w:rsid w:val="00B62D48"/>
    <w:rsid w:val="00B662F1"/>
    <w:rsid w:val="00B663F1"/>
    <w:rsid w:val="00B66596"/>
    <w:rsid w:val="00B77645"/>
    <w:rsid w:val="00B80695"/>
    <w:rsid w:val="00B813EB"/>
    <w:rsid w:val="00B81694"/>
    <w:rsid w:val="00B8224F"/>
    <w:rsid w:val="00B822B5"/>
    <w:rsid w:val="00B827EE"/>
    <w:rsid w:val="00B82A6D"/>
    <w:rsid w:val="00B908DD"/>
    <w:rsid w:val="00B96041"/>
    <w:rsid w:val="00BA0480"/>
    <w:rsid w:val="00BA0A5A"/>
    <w:rsid w:val="00BA1E85"/>
    <w:rsid w:val="00BA3546"/>
    <w:rsid w:val="00BA6921"/>
    <w:rsid w:val="00BA77F3"/>
    <w:rsid w:val="00BB0C4F"/>
    <w:rsid w:val="00BB154F"/>
    <w:rsid w:val="00BB179C"/>
    <w:rsid w:val="00BB226E"/>
    <w:rsid w:val="00BB272F"/>
    <w:rsid w:val="00BB7B87"/>
    <w:rsid w:val="00BC7F41"/>
    <w:rsid w:val="00BD0A6B"/>
    <w:rsid w:val="00BD1108"/>
    <w:rsid w:val="00BD1125"/>
    <w:rsid w:val="00BD62E5"/>
    <w:rsid w:val="00BD76F0"/>
    <w:rsid w:val="00BD7B5D"/>
    <w:rsid w:val="00BE711C"/>
    <w:rsid w:val="00BE7141"/>
    <w:rsid w:val="00BE7B00"/>
    <w:rsid w:val="00BF33EC"/>
    <w:rsid w:val="00BF3CDD"/>
    <w:rsid w:val="00BF78B7"/>
    <w:rsid w:val="00C0251A"/>
    <w:rsid w:val="00C04E09"/>
    <w:rsid w:val="00C107DE"/>
    <w:rsid w:val="00C1449C"/>
    <w:rsid w:val="00C16357"/>
    <w:rsid w:val="00C23312"/>
    <w:rsid w:val="00C30489"/>
    <w:rsid w:val="00C33119"/>
    <w:rsid w:val="00C344E4"/>
    <w:rsid w:val="00C402A6"/>
    <w:rsid w:val="00C41ECE"/>
    <w:rsid w:val="00C432B2"/>
    <w:rsid w:val="00C55902"/>
    <w:rsid w:val="00C5767D"/>
    <w:rsid w:val="00C61067"/>
    <w:rsid w:val="00C6149F"/>
    <w:rsid w:val="00C6188B"/>
    <w:rsid w:val="00C626DB"/>
    <w:rsid w:val="00C62DD2"/>
    <w:rsid w:val="00C64C48"/>
    <w:rsid w:val="00C665F0"/>
    <w:rsid w:val="00C6754E"/>
    <w:rsid w:val="00C8451A"/>
    <w:rsid w:val="00C84D23"/>
    <w:rsid w:val="00C94778"/>
    <w:rsid w:val="00C97814"/>
    <w:rsid w:val="00CA1061"/>
    <w:rsid w:val="00CA108C"/>
    <w:rsid w:val="00CA119C"/>
    <w:rsid w:val="00CA1623"/>
    <w:rsid w:val="00CB050D"/>
    <w:rsid w:val="00CB215B"/>
    <w:rsid w:val="00CB3BEE"/>
    <w:rsid w:val="00CB4E8C"/>
    <w:rsid w:val="00CD32A6"/>
    <w:rsid w:val="00CD4CED"/>
    <w:rsid w:val="00CD7E02"/>
    <w:rsid w:val="00CE0415"/>
    <w:rsid w:val="00CE1966"/>
    <w:rsid w:val="00CE4BDE"/>
    <w:rsid w:val="00CE558F"/>
    <w:rsid w:val="00CE7079"/>
    <w:rsid w:val="00CE76C6"/>
    <w:rsid w:val="00CF06B1"/>
    <w:rsid w:val="00D11486"/>
    <w:rsid w:val="00D20AF5"/>
    <w:rsid w:val="00D2347B"/>
    <w:rsid w:val="00D341C0"/>
    <w:rsid w:val="00D35D78"/>
    <w:rsid w:val="00D375AD"/>
    <w:rsid w:val="00D42501"/>
    <w:rsid w:val="00D43DE1"/>
    <w:rsid w:val="00D45AED"/>
    <w:rsid w:val="00D46363"/>
    <w:rsid w:val="00D505EF"/>
    <w:rsid w:val="00D51401"/>
    <w:rsid w:val="00D51AC3"/>
    <w:rsid w:val="00D51DE0"/>
    <w:rsid w:val="00D54382"/>
    <w:rsid w:val="00D546C6"/>
    <w:rsid w:val="00D55D27"/>
    <w:rsid w:val="00D56BDC"/>
    <w:rsid w:val="00D61239"/>
    <w:rsid w:val="00D639E0"/>
    <w:rsid w:val="00D71B3B"/>
    <w:rsid w:val="00D71CC2"/>
    <w:rsid w:val="00D73581"/>
    <w:rsid w:val="00D73C89"/>
    <w:rsid w:val="00D76E01"/>
    <w:rsid w:val="00D77E23"/>
    <w:rsid w:val="00D84A88"/>
    <w:rsid w:val="00D85BCC"/>
    <w:rsid w:val="00D866B2"/>
    <w:rsid w:val="00D8692A"/>
    <w:rsid w:val="00D96813"/>
    <w:rsid w:val="00DA026A"/>
    <w:rsid w:val="00DA4F3C"/>
    <w:rsid w:val="00DA631D"/>
    <w:rsid w:val="00DA6C29"/>
    <w:rsid w:val="00DA76B0"/>
    <w:rsid w:val="00DA775A"/>
    <w:rsid w:val="00DB148A"/>
    <w:rsid w:val="00DB2182"/>
    <w:rsid w:val="00DB2BF0"/>
    <w:rsid w:val="00DB69A1"/>
    <w:rsid w:val="00DC092A"/>
    <w:rsid w:val="00DD0554"/>
    <w:rsid w:val="00DD3B3D"/>
    <w:rsid w:val="00DD44A8"/>
    <w:rsid w:val="00DD5545"/>
    <w:rsid w:val="00DD7DB1"/>
    <w:rsid w:val="00DE2722"/>
    <w:rsid w:val="00DE391B"/>
    <w:rsid w:val="00DF2385"/>
    <w:rsid w:val="00DF2585"/>
    <w:rsid w:val="00DF370E"/>
    <w:rsid w:val="00DF3817"/>
    <w:rsid w:val="00DF401D"/>
    <w:rsid w:val="00E00304"/>
    <w:rsid w:val="00E03040"/>
    <w:rsid w:val="00E12B17"/>
    <w:rsid w:val="00E14CA5"/>
    <w:rsid w:val="00E16A0C"/>
    <w:rsid w:val="00E2502A"/>
    <w:rsid w:val="00E32183"/>
    <w:rsid w:val="00E32359"/>
    <w:rsid w:val="00E3236C"/>
    <w:rsid w:val="00E405CC"/>
    <w:rsid w:val="00E46C90"/>
    <w:rsid w:val="00E54735"/>
    <w:rsid w:val="00E55AF7"/>
    <w:rsid w:val="00E56961"/>
    <w:rsid w:val="00E61360"/>
    <w:rsid w:val="00E62409"/>
    <w:rsid w:val="00E707FA"/>
    <w:rsid w:val="00E70A51"/>
    <w:rsid w:val="00E70AD4"/>
    <w:rsid w:val="00E750D5"/>
    <w:rsid w:val="00E83B99"/>
    <w:rsid w:val="00E83E37"/>
    <w:rsid w:val="00E86402"/>
    <w:rsid w:val="00E8641A"/>
    <w:rsid w:val="00E869BB"/>
    <w:rsid w:val="00E8764E"/>
    <w:rsid w:val="00E92804"/>
    <w:rsid w:val="00E9310C"/>
    <w:rsid w:val="00EA125B"/>
    <w:rsid w:val="00EA2093"/>
    <w:rsid w:val="00EA258A"/>
    <w:rsid w:val="00EA5C54"/>
    <w:rsid w:val="00EA6F3E"/>
    <w:rsid w:val="00EB3196"/>
    <w:rsid w:val="00EC0651"/>
    <w:rsid w:val="00EC4528"/>
    <w:rsid w:val="00EC5D61"/>
    <w:rsid w:val="00EC7BE4"/>
    <w:rsid w:val="00ED7A38"/>
    <w:rsid w:val="00EE56C7"/>
    <w:rsid w:val="00EF047D"/>
    <w:rsid w:val="00EF0F36"/>
    <w:rsid w:val="00EF27C9"/>
    <w:rsid w:val="00EF7789"/>
    <w:rsid w:val="00F0023E"/>
    <w:rsid w:val="00F022EC"/>
    <w:rsid w:val="00F024A4"/>
    <w:rsid w:val="00F03196"/>
    <w:rsid w:val="00F1063C"/>
    <w:rsid w:val="00F20FED"/>
    <w:rsid w:val="00F25B8B"/>
    <w:rsid w:val="00F316A9"/>
    <w:rsid w:val="00F34B67"/>
    <w:rsid w:val="00F377B2"/>
    <w:rsid w:val="00F42CFA"/>
    <w:rsid w:val="00F43175"/>
    <w:rsid w:val="00F43957"/>
    <w:rsid w:val="00F4656B"/>
    <w:rsid w:val="00F54808"/>
    <w:rsid w:val="00F629BB"/>
    <w:rsid w:val="00F63CFD"/>
    <w:rsid w:val="00F7190A"/>
    <w:rsid w:val="00F71BC8"/>
    <w:rsid w:val="00F72B97"/>
    <w:rsid w:val="00F73396"/>
    <w:rsid w:val="00F745EA"/>
    <w:rsid w:val="00F74D1F"/>
    <w:rsid w:val="00F74EB1"/>
    <w:rsid w:val="00F818F9"/>
    <w:rsid w:val="00F8390C"/>
    <w:rsid w:val="00F84F88"/>
    <w:rsid w:val="00F86C36"/>
    <w:rsid w:val="00F964F4"/>
    <w:rsid w:val="00FA258E"/>
    <w:rsid w:val="00FA33C3"/>
    <w:rsid w:val="00FA55C9"/>
    <w:rsid w:val="00FC1FAC"/>
    <w:rsid w:val="00FC2466"/>
    <w:rsid w:val="00FD1B68"/>
    <w:rsid w:val="00FD4062"/>
    <w:rsid w:val="00FE2083"/>
    <w:rsid w:val="00FF1B26"/>
    <w:rsid w:val="00FF3B65"/>
    <w:rsid w:val="00FF4436"/>
    <w:rsid w:val="00FF5190"/>
    <w:rsid w:val="00FF7B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671005"/>
  <w15:docId w15:val="{A3EBC724-E0F2-4CE6-ABFA-CDE4C7F2B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587B"/>
    <w:pPr>
      <w:widowControl w:val="0"/>
      <w:spacing w:line="230" w:lineRule="exact"/>
      <w:jc w:val="both"/>
    </w:pPr>
    <w:rPr>
      <w:rFonts w:ascii="Palatino" w:hAnsi="Palatino"/>
      <w:kern w:val="16"/>
      <w:sz w:val="19"/>
    </w:rPr>
  </w:style>
  <w:style w:type="paragraph" w:styleId="Heading1">
    <w:name w:val="heading 1"/>
    <w:basedOn w:val="PARAGRAPH"/>
    <w:next w:val="PARAGRAPHnoindent"/>
    <w:qFormat/>
    <w:rsid w:val="0073587B"/>
    <w:pPr>
      <w:keepNext/>
      <w:suppressAutoHyphens/>
      <w:spacing w:before="320" w:after="80" w:line="260" w:lineRule="exact"/>
      <w:ind w:left="320" w:hanging="320"/>
      <w:jc w:val="left"/>
      <w:outlineLvl w:val="0"/>
    </w:pPr>
    <w:rPr>
      <w:rFonts w:ascii="Helvetica" w:hAnsi="Helvetica"/>
      <w:b/>
      <w:smallCaps/>
      <w:sz w:val="23"/>
    </w:rPr>
  </w:style>
  <w:style w:type="paragraph" w:styleId="Heading2">
    <w:name w:val="heading 2"/>
    <w:basedOn w:val="Heading1"/>
    <w:next w:val="PARAGRAPHnoindent"/>
    <w:link w:val="Heading2Char"/>
    <w:qFormat/>
    <w:rsid w:val="0073587B"/>
    <w:pPr>
      <w:spacing w:before="160" w:after="40" w:line="220" w:lineRule="exact"/>
      <w:ind w:left="360" w:hanging="360"/>
      <w:outlineLvl w:val="1"/>
    </w:pPr>
    <w:rPr>
      <w:smallCaps w:val="0"/>
      <w:sz w:val="20"/>
    </w:rPr>
  </w:style>
  <w:style w:type="paragraph" w:styleId="Heading3">
    <w:name w:val="heading 3"/>
    <w:basedOn w:val="Heading2"/>
    <w:next w:val="PARAGRAPHnoindent"/>
    <w:qFormat/>
    <w:rsid w:val="00F71BC8"/>
    <w:pPr>
      <w:spacing w:before="40"/>
      <w:ind w:left="0" w:hangingChars="275" w:hanging="522"/>
      <w:outlineLvl w:val="2"/>
    </w:pPr>
    <w:rPr>
      <w:b w:val="0"/>
      <w:i/>
    </w:rPr>
  </w:style>
  <w:style w:type="paragraph" w:styleId="Heading4">
    <w:name w:val="heading 4"/>
    <w:basedOn w:val="Normal"/>
    <w:next w:val="PARAGRAPHnoindent"/>
    <w:qFormat/>
    <w:rsid w:val="00DA6C29"/>
    <w:pPr>
      <w:spacing w:line="240" w:lineRule="exact"/>
      <w:ind w:left="360" w:firstLine="216"/>
      <w:outlineLvl w:val="3"/>
    </w:pPr>
    <w:rPr>
      <w:rFonts w:ascii="Helvetica" w:hAnsi="Helvetica"/>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73587B"/>
    <w:pPr>
      <w:ind w:firstLine="240"/>
    </w:pPr>
  </w:style>
  <w:style w:type="paragraph" w:customStyle="1" w:styleId="PARAGRAPHnoindent">
    <w:name w:val="PARAGRAPH (no indent)"/>
    <w:basedOn w:val="PARAGRAPH"/>
    <w:next w:val="PARAGRAPH"/>
    <w:rsid w:val="0073587B"/>
    <w:pPr>
      <w:ind w:firstLine="0"/>
    </w:pPr>
  </w:style>
  <w:style w:type="character" w:customStyle="1" w:styleId="ProgramCode">
    <w:name w:val="Program Code"/>
    <w:rsid w:val="0073587B"/>
    <w:rPr>
      <w:rFonts w:ascii="ProgramThree" w:hAnsi="ProgramThree"/>
      <w:color w:val="008080"/>
      <w:sz w:val="18"/>
    </w:rPr>
  </w:style>
  <w:style w:type="character" w:customStyle="1" w:styleId="Tablereferenceto">
    <w:name w:val="Table (reference to)"/>
    <w:rsid w:val="0073587B"/>
    <w:rPr>
      <w:color w:val="00FF00"/>
    </w:rPr>
  </w:style>
  <w:style w:type="character" w:styleId="FootnoteReference">
    <w:name w:val="footnote reference"/>
    <w:semiHidden/>
    <w:rsid w:val="0073587B"/>
    <w:rPr>
      <w:position w:val="0"/>
      <w:vertAlign w:val="superscript"/>
    </w:rPr>
  </w:style>
  <w:style w:type="paragraph" w:styleId="FootnoteText">
    <w:name w:val="footnote text"/>
    <w:basedOn w:val="PARAGRAPHnoindent"/>
    <w:semiHidden/>
    <w:rsid w:val="0073587B"/>
    <w:pPr>
      <w:framePr w:w="5040" w:vSpace="200" w:wrap="notBeside" w:hAnchor="text" w:xAlign="center" w:yAlign="bottom"/>
      <w:spacing w:line="170" w:lineRule="exact"/>
      <w:ind w:firstLine="144"/>
    </w:pPr>
    <w:rPr>
      <w:sz w:val="15"/>
    </w:rPr>
  </w:style>
  <w:style w:type="paragraph" w:customStyle="1" w:styleId="ARTICLETITLE">
    <w:name w:val="ARTICLE TITLE"/>
    <w:basedOn w:val="PARAGRAPHnoindent"/>
    <w:rsid w:val="0073587B"/>
    <w:pPr>
      <w:suppressAutoHyphens/>
      <w:spacing w:after="160" w:line="560" w:lineRule="exact"/>
      <w:jc w:val="center"/>
    </w:pPr>
    <w:rPr>
      <w:rFonts w:ascii="Helvetica" w:hAnsi="Helvetica"/>
      <w:spacing w:val="6"/>
      <w:sz w:val="48"/>
    </w:rPr>
  </w:style>
  <w:style w:type="paragraph" w:customStyle="1" w:styleId="AUTHOR">
    <w:name w:val="AUTHOR"/>
    <w:basedOn w:val="ARTICLETITLE"/>
    <w:next w:val="Normal"/>
    <w:rsid w:val="0073587B"/>
    <w:pPr>
      <w:spacing w:after="480" w:line="280" w:lineRule="exact"/>
    </w:pPr>
    <w:rPr>
      <w:spacing w:val="5"/>
      <w:sz w:val="22"/>
    </w:rPr>
  </w:style>
  <w:style w:type="paragraph" w:customStyle="1" w:styleId="TABLEFOOTNOTE">
    <w:name w:val="TABLE FOOTNOTE"/>
    <w:basedOn w:val="Normal"/>
    <w:rsid w:val="0073587B"/>
    <w:pPr>
      <w:jc w:val="left"/>
    </w:pPr>
    <w:rPr>
      <w:i/>
      <w:sz w:val="16"/>
    </w:rPr>
  </w:style>
  <w:style w:type="paragraph" w:styleId="Header">
    <w:name w:val="header"/>
    <w:basedOn w:val="Normal"/>
    <w:rsid w:val="0073587B"/>
    <w:pPr>
      <w:tabs>
        <w:tab w:val="right" w:pos="10200"/>
      </w:tabs>
      <w:spacing w:line="220" w:lineRule="exact"/>
    </w:pPr>
    <w:rPr>
      <w:rFonts w:ascii="Helvetica" w:hAnsi="Helvetica"/>
      <w:caps/>
      <w:sz w:val="14"/>
    </w:rPr>
  </w:style>
  <w:style w:type="paragraph" w:customStyle="1" w:styleId="ABSTRACT">
    <w:name w:val="ABSTRACT"/>
    <w:basedOn w:val="PARAGRAPH"/>
    <w:rsid w:val="0073587B"/>
    <w:pPr>
      <w:suppressAutoHyphens/>
      <w:spacing w:after="240" w:line="210" w:lineRule="exact"/>
      <w:ind w:left="480" w:right="480" w:firstLine="0"/>
      <w:jc w:val="left"/>
    </w:pPr>
    <w:rPr>
      <w:rFonts w:ascii="Helvetica" w:hAnsi="Helvetica"/>
      <w:sz w:val="16"/>
    </w:rPr>
  </w:style>
  <w:style w:type="paragraph" w:customStyle="1" w:styleId="TABLEROW">
    <w:name w:val="TABLE ROW"/>
    <w:basedOn w:val="Normal"/>
    <w:rsid w:val="0073587B"/>
    <w:pPr>
      <w:spacing w:before="20" w:after="20" w:line="180" w:lineRule="exact"/>
      <w:jc w:val="center"/>
    </w:pPr>
    <w:rPr>
      <w:rFonts w:ascii="Helvetica" w:hAnsi="Helvetica"/>
      <w:sz w:val="16"/>
    </w:rPr>
  </w:style>
  <w:style w:type="paragraph" w:customStyle="1" w:styleId="TABLECOLUMNHEADER">
    <w:name w:val="TABLE COLUMN HEADER"/>
    <w:basedOn w:val="TABLEROW"/>
    <w:next w:val="TABLEROW"/>
    <w:rsid w:val="0073587B"/>
    <w:pPr>
      <w:spacing w:before="40" w:after="40"/>
    </w:pPr>
    <w:rPr>
      <w:sz w:val="18"/>
    </w:rPr>
  </w:style>
  <w:style w:type="paragraph" w:customStyle="1" w:styleId="TABLETITLE">
    <w:name w:val="TABLE TITLE"/>
    <w:basedOn w:val="Normal"/>
    <w:next w:val="TABLECOLUMNHEADER"/>
    <w:rsid w:val="00D96813"/>
    <w:pPr>
      <w:keepNext/>
      <w:framePr w:w="5040" w:wrap="around" w:vAnchor="page" w:hAnchor="page" w:x="5999" w:y="1203"/>
      <w:spacing w:after="80" w:line="200" w:lineRule="exact"/>
      <w:jc w:val="center"/>
    </w:pPr>
    <w:rPr>
      <w:rFonts w:ascii="Helvetica" w:hAnsi="Helvetica"/>
      <w:smallCaps/>
      <w:color w:val="000000"/>
    </w:rPr>
  </w:style>
  <w:style w:type="paragraph" w:customStyle="1" w:styleId="FIGURECAPTION">
    <w:name w:val="FIGURE CAPTION"/>
    <w:basedOn w:val="PARAGRAPHnoindent"/>
    <w:rsid w:val="0073587B"/>
    <w:pPr>
      <w:spacing w:after="320" w:line="180" w:lineRule="exact"/>
    </w:pPr>
    <w:rPr>
      <w:rFonts w:ascii="Helvetica" w:hAnsi="Helvetica"/>
      <w:sz w:val="16"/>
    </w:rPr>
  </w:style>
  <w:style w:type="paragraph" w:customStyle="1" w:styleId="QUOTATIONBLOCKSTYLE">
    <w:name w:val="QUOTATION BLOCK STYLE"/>
    <w:basedOn w:val="PARAGRAPHnoindent"/>
    <w:rsid w:val="0073587B"/>
    <w:pPr>
      <w:spacing w:before="80" w:after="80"/>
      <w:ind w:left="240" w:right="240"/>
    </w:pPr>
    <w:rPr>
      <w:sz w:val="16"/>
    </w:rPr>
  </w:style>
  <w:style w:type="paragraph" w:customStyle="1" w:styleId="LISTTYPE2aNumber">
    <w:name w:val="LIST TYPE 2a (Number)"/>
    <w:basedOn w:val="LISTTYPE2Number"/>
    <w:next w:val="LISTTYPE2Number"/>
    <w:rsid w:val="0073587B"/>
    <w:pPr>
      <w:spacing w:before="80"/>
    </w:pPr>
  </w:style>
  <w:style w:type="paragraph" w:customStyle="1" w:styleId="LISTTYPE2Number">
    <w:name w:val="LIST TYPE 2 (Number)"/>
    <w:basedOn w:val="LISTTYPE1Bullet"/>
    <w:rsid w:val="0073587B"/>
  </w:style>
  <w:style w:type="paragraph" w:customStyle="1" w:styleId="LISTTYPE1Bullet">
    <w:name w:val="LIST TYPE 1 (Bullet)"/>
    <w:basedOn w:val="PARAGRAPH"/>
    <w:rsid w:val="0073587B"/>
    <w:pPr>
      <w:numPr>
        <w:numId w:val="9"/>
      </w:numPr>
      <w:tabs>
        <w:tab w:val="clear" w:pos="576"/>
      </w:tabs>
      <w:ind w:left="480" w:hanging="240"/>
    </w:pPr>
  </w:style>
  <w:style w:type="paragraph" w:customStyle="1" w:styleId="BIBREFTEXT">
    <w:name w:val="BIB. REF. TEXT"/>
    <w:basedOn w:val="PARAGRAPHnoindent"/>
    <w:rsid w:val="0073587B"/>
    <w:pPr>
      <w:widowControl/>
      <w:tabs>
        <w:tab w:val="left" w:pos="432"/>
      </w:tabs>
      <w:spacing w:line="180" w:lineRule="exact"/>
      <w:ind w:left="360" w:hanging="360"/>
    </w:pPr>
    <w:rPr>
      <w:sz w:val="16"/>
    </w:rPr>
  </w:style>
  <w:style w:type="paragraph" w:customStyle="1" w:styleId="CCCLINE">
    <w:name w:val="CCC LINE"/>
    <w:basedOn w:val="PARAGRAPHnoindent"/>
    <w:rsid w:val="0073587B"/>
    <w:pPr>
      <w:framePr w:vSpace="240" w:wrap="notBeside" w:vAnchor="page" w:hAnchor="margin" w:xAlign="center" w:y="15121"/>
      <w:spacing w:line="160" w:lineRule="exact"/>
      <w:jc w:val="center"/>
    </w:pPr>
    <w:rPr>
      <w:rFonts w:ascii="Helvetica" w:hAnsi="Helvetica"/>
      <w:spacing w:val="6"/>
      <w:sz w:val="12"/>
    </w:rPr>
  </w:style>
  <w:style w:type="paragraph" w:customStyle="1" w:styleId="PROGRAMSEGMENT">
    <w:name w:val="PROGRAM SEGMENT"/>
    <w:basedOn w:val="PARAGRAPHnoindent"/>
    <w:rsid w:val="0073587B"/>
    <w:pPr>
      <w:tabs>
        <w:tab w:val="left" w:pos="200"/>
        <w:tab w:val="left" w:pos="400"/>
        <w:tab w:val="left" w:pos="600"/>
        <w:tab w:val="left" w:pos="800"/>
        <w:tab w:val="left" w:pos="1000"/>
        <w:tab w:val="left" w:pos="1200"/>
        <w:tab w:val="left" w:pos="1400"/>
        <w:tab w:val="left" w:pos="1600"/>
        <w:tab w:val="left" w:pos="1800"/>
        <w:tab w:val="left" w:pos="2000"/>
        <w:tab w:val="left" w:pos="2200"/>
        <w:tab w:val="left" w:pos="2400"/>
        <w:tab w:val="left" w:pos="2600"/>
        <w:tab w:val="left" w:pos="2800"/>
        <w:tab w:val="left" w:pos="3000"/>
        <w:tab w:val="left" w:pos="3200"/>
        <w:tab w:val="left" w:pos="3400"/>
        <w:tab w:val="left" w:pos="3600"/>
        <w:tab w:val="left" w:pos="3800"/>
        <w:tab w:val="left" w:pos="4000"/>
        <w:tab w:val="left" w:pos="4200"/>
        <w:tab w:val="left" w:pos="4400"/>
        <w:tab w:val="left" w:pos="4600"/>
        <w:tab w:val="left" w:pos="4800"/>
        <w:tab w:val="left" w:pos="5000"/>
      </w:tabs>
      <w:spacing w:line="200" w:lineRule="exact"/>
      <w:ind w:left="240" w:right="240"/>
      <w:jc w:val="left"/>
    </w:pPr>
    <w:rPr>
      <w:rFonts w:ascii="ProgramThree" w:hAnsi="ProgramThree"/>
      <w:sz w:val="18"/>
    </w:rPr>
  </w:style>
  <w:style w:type="paragraph" w:customStyle="1" w:styleId="LISTTYPE1aBullet">
    <w:name w:val="LIST TYPE 1a (Bullet)"/>
    <w:basedOn w:val="LISTTYPE1Bullet"/>
    <w:next w:val="LISTTYPE1Bullet"/>
    <w:rsid w:val="0073587B"/>
    <w:pPr>
      <w:spacing w:before="80"/>
    </w:pPr>
  </w:style>
  <w:style w:type="paragraph" w:customStyle="1" w:styleId="LISTTYPE2zNumber">
    <w:name w:val="LIST TYPE 2z (Number)"/>
    <w:basedOn w:val="LISTTYPE2Number"/>
    <w:next w:val="PARAGRAPH"/>
    <w:rsid w:val="0073587B"/>
    <w:pPr>
      <w:spacing w:after="80"/>
    </w:pPr>
  </w:style>
  <w:style w:type="paragraph" w:customStyle="1" w:styleId="VITA">
    <w:name w:val="VITA"/>
    <w:basedOn w:val="PARAGRAPHnoindent"/>
    <w:rsid w:val="0073587B"/>
    <w:pPr>
      <w:tabs>
        <w:tab w:val="left" w:pos="216"/>
      </w:tabs>
      <w:spacing w:line="180" w:lineRule="exact"/>
    </w:pPr>
    <w:rPr>
      <w:rFonts w:ascii="Helvetica" w:hAnsi="Helvetica"/>
      <w:sz w:val="16"/>
    </w:rPr>
  </w:style>
  <w:style w:type="paragraph" w:customStyle="1" w:styleId="LISTTYPE1zBullet">
    <w:name w:val="LIST TYPE 1z (Bullet)"/>
    <w:basedOn w:val="LISTTYPE1Bullet"/>
    <w:next w:val="PARAGRAPH"/>
    <w:rsid w:val="0073587B"/>
    <w:pPr>
      <w:spacing w:after="80"/>
    </w:pPr>
  </w:style>
  <w:style w:type="paragraph" w:customStyle="1" w:styleId="FIGUREBODY">
    <w:name w:val="FIGURE BODY"/>
    <w:basedOn w:val="PROGRAMSEGMENT"/>
    <w:rsid w:val="0073587B"/>
    <w:pPr>
      <w:spacing w:line="180" w:lineRule="exact"/>
    </w:pPr>
    <w:rPr>
      <w:rFonts w:ascii="Palatino" w:hAnsi="Palatino"/>
      <w:sz w:val="16"/>
    </w:rPr>
  </w:style>
  <w:style w:type="paragraph" w:customStyle="1" w:styleId="FORMULA">
    <w:name w:val="FORMULA"/>
    <w:basedOn w:val="Normal"/>
    <w:rsid w:val="0073587B"/>
    <w:pPr>
      <w:spacing w:before="80" w:after="80" w:line="240" w:lineRule="atLeast"/>
      <w:jc w:val="center"/>
    </w:pPr>
  </w:style>
  <w:style w:type="character" w:customStyle="1" w:styleId="Url">
    <w:name w:val="Url"/>
    <w:basedOn w:val="DefaultParagraphFont"/>
    <w:rsid w:val="0073587B"/>
    <w:rPr>
      <w:rFonts w:ascii="Helvetica Condensed" w:hAnsi="Helvetica Condensed"/>
      <w:color w:val="008000"/>
      <w:sz w:val="18"/>
    </w:rPr>
  </w:style>
  <w:style w:type="paragraph" w:styleId="Footer">
    <w:name w:val="footer"/>
    <w:basedOn w:val="Normal"/>
    <w:rsid w:val="0073587B"/>
    <w:pPr>
      <w:tabs>
        <w:tab w:val="center" w:pos="4320"/>
        <w:tab w:val="right" w:pos="8640"/>
      </w:tabs>
    </w:pPr>
  </w:style>
  <w:style w:type="paragraph" w:customStyle="1" w:styleId="ACKHEAD">
    <w:name w:val="ACK. HEAD"/>
    <w:basedOn w:val="Heading1"/>
    <w:next w:val="ACKNOWLEDGMENTS"/>
    <w:rsid w:val="0073587B"/>
    <w:pPr>
      <w:outlineLvl w:val="9"/>
    </w:pPr>
  </w:style>
  <w:style w:type="paragraph" w:customStyle="1" w:styleId="ACKNOWLEDGMENTS">
    <w:name w:val="ACKNOWLEDGMENTS"/>
    <w:basedOn w:val="PARAGRAPHnoindent"/>
    <w:rsid w:val="0073587B"/>
  </w:style>
  <w:style w:type="character" w:styleId="PageNumber">
    <w:name w:val="page number"/>
    <w:basedOn w:val="DefaultParagraphFont"/>
    <w:rsid w:val="0073587B"/>
  </w:style>
  <w:style w:type="paragraph" w:customStyle="1" w:styleId="ART">
    <w:name w:val="ART"/>
    <w:basedOn w:val="Normal"/>
    <w:next w:val="Normal"/>
    <w:rsid w:val="0073587B"/>
    <w:pPr>
      <w:keepNext/>
      <w:spacing w:before="240" w:after="160" w:line="220" w:lineRule="atLeast"/>
      <w:jc w:val="center"/>
    </w:pPr>
  </w:style>
  <w:style w:type="paragraph" w:customStyle="1" w:styleId="AUTHORAFFILIATION">
    <w:name w:val="AUTHOR AFFILIATION"/>
    <w:basedOn w:val="PARAGRAPHnoindent"/>
    <w:rsid w:val="0073587B"/>
    <w:pPr>
      <w:framePr w:w="5040" w:vSpace="200" w:wrap="auto" w:hAnchor="text" w:yAlign="bottom"/>
      <w:spacing w:line="180" w:lineRule="exact"/>
    </w:pPr>
    <w:rPr>
      <w:i/>
      <w:sz w:val="16"/>
    </w:rPr>
  </w:style>
  <w:style w:type="paragraph" w:customStyle="1" w:styleId="BIBHEAD">
    <w:name w:val="BIB. HEAD"/>
    <w:basedOn w:val="Heading1"/>
    <w:next w:val="BIBREFTEXT"/>
    <w:rsid w:val="0073587B"/>
    <w:pPr>
      <w:outlineLvl w:val="9"/>
    </w:pPr>
  </w:style>
  <w:style w:type="character" w:customStyle="1" w:styleId="BibRef">
    <w:name w:val="Bib. Ref."/>
    <w:rsid w:val="0073587B"/>
    <w:rPr>
      <w:color w:val="800080"/>
    </w:rPr>
  </w:style>
  <w:style w:type="paragraph" w:customStyle="1" w:styleId="CONCLUSION">
    <w:name w:val="CONCLUSION"/>
    <w:basedOn w:val="PARAGRAPHnoindent"/>
    <w:next w:val="PARAGRAPH"/>
    <w:rsid w:val="0073587B"/>
  </w:style>
  <w:style w:type="character" w:customStyle="1" w:styleId="Figurereferenceto">
    <w:name w:val="Figure (reference to)"/>
    <w:rsid w:val="0073587B"/>
    <w:rPr>
      <w:color w:val="FF0000"/>
    </w:rPr>
  </w:style>
  <w:style w:type="paragraph" w:customStyle="1" w:styleId="FOOTNOTE">
    <w:name w:val="FOOTNOTE"/>
    <w:basedOn w:val="FootnoteText"/>
    <w:rsid w:val="0073587B"/>
    <w:pPr>
      <w:framePr w:wrap="notBeside"/>
    </w:pPr>
  </w:style>
  <w:style w:type="character" w:customStyle="1" w:styleId="Footnotereferenceto">
    <w:name w:val="Footnote (reference to)"/>
    <w:basedOn w:val="FootnoteReference"/>
    <w:rsid w:val="0073587B"/>
    <w:rPr>
      <w:color w:val="008000"/>
      <w:position w:val="-2"/>
      <w:sz w:val="25"/>
      <w:vertAlign w:val="superscript"/>
    </w:rPr>
  </w:style>
  <w:style w:type="paragraph" w:customStyle="1" w:styleId="INTRODUCTION">
    <w:name w:val="INTRODUCTION"/>
    <w:basedOn w:val="PARAGRAPHnoindent"/>
    <w:next w:val="PARAGRAPH"/>
    <w:rsid w:val="0073587B"/>
  </w:style>
  <w:style w:type="paragraph" w:customStyle="1" w:styleId="KEYWORD">
    <w:name w:val="KEY WORD"/>
    <w:basedOn w:val="ABSTRACT"/>
    <w:next w:val="Normal"/>
    <w:rsid w:val="0073587B"/>
    <w:pPr>
      <w:spacing w:after="0"/>
    </w:pPr>
  </w:style>
  <w:style w:type="character" w:customStyle="1" w:styleId="MemberType">
    <w:name w:val="MemberType"/>
    <w:basedOn w:val="DefaultParagraphFont"/>
    <w:rsid w:val="0073587B"/>
    <w:rPr>
      <w:rFonts w:ascii="Times New Roman" w:hAnsi="Times New Roman" w:cs="Times New Roman"/>
      <w:i/>
      <w:iCs/>
      <w:sz w:val="22"/>
      <w:szCs w:val="22"/>
    </w:rPr>
  </w:style>
  <w:style w:type="paragraph" w:customStyle="1" w:styleId="FigureCaption0">
    <w:name w:val="Figure Caption"/>
    <w:basedOn w:val="Normal"/>
    <w:rsid w:val="0073587B"/>
    <w:pPr>
      <w:widowControl/>
      <w:autoSpaceDE w:val="0"/>
      <w:autoSpaceDN w:val="0"/>
      <w:spacing w:line="240" w:lineRule="auto"/>
    </w:pPr>
    <w:rPr>
      <w:rFonts w:ascii="Times New Roman" w:hAnsi="Times New Roman"/>
      <w:kern w:val="0"/>
      <w:sz w:val="16"/>
      <w:szCs w:val="16"/>
    </w:rPr>
  </w:style>
  <w:style w:type="paragraph" w:customStyle="1" w:styleId="Text">
    <w:name w:val="Text"/>
    <w:basedOn w:val="Normal"/>
    <w:rsid w:val="0073587B"/>
    <w:pPr>
      <w:autoSpaceDE w:val="0"/>
      <w:autoSpaceDN w:val="0"/>
      <w:spacing w:line="252" w:lineRule="auto"/>
      <w:ind w:firstLine="202"/>
    </w:pPr>
    <w:rPr>
      <w:rFonts w:ascii="Times New Roman" w:hAnsi="Times New Roman"/>
      <w:kern w:val="0"/>
      <w:sz w:val="20"/>
    </w:rPr>
  </w:style>
  <w:style w:type="paragraph" w:customStyle="1" w:styleId="Equation">
    <w:name w:val="Equation"/>
    <w:basedOn w:val="Normal"/>
    <w:next w:val="Normal"/>
    <w:rsid w:val="0073587B"/>
    <w:pPr>
      <w:tabs>
        <w:tab w:val="right" w:pos="5040"/>
      </w:tabs>
      <w:autoSpaceDE w:val="0"/>
      <w:autoSpaceDN w:val="0"/>
      <w:spacing w:line="252" w:lineRule="auto"/>
    </w:pPr>
    <w:rPr>
      <w:rFonts w:ascii="Times New Roman" w:hAnsi="Times New Roman"/>
      <w:kern w:val="0"/>
      <w:sz w:val="20"/>
    </w:rPr>
  </w:style>
  <w:style w:type="paragraph" w:customStyle="1" w:styleId="ReferenceHead">
    <w:name w:val="Reference Head"/>
    <w:basedOn w:val="Heading1"/>
    <w:rsid w:val="0073587B"/>
    <w:pPr>
      <w:widowControl/>
      <w:suppressAutoHyphens w:val="0"/>
      <w:autoSpaceDE w:val="0"/>
      <w:autoSpaceDN w:val="0"/>
      <w:spacing w:before="240" w:line="240" w:lineRule="auto"/>
      <w:ind w:left="0" w:firstLine="0"/>
      <w:jc w:val="center"/>
    </w:pPr>
    <w:rPr>
      <w:rFonts w:ascii="Times New Roman" w:hAnsi="Times New Roman"/>
      <w:b w:val="0"/>
      <w:kern w:val="28"/>
      <w:sz w:val="20"/>
    </w:rPr>
  </w:style>
  <w:style w:type="paragraph" w:customStyle="1" w:styleId="References">
    <w:name w:val="References"/>
    <w:basedOn w:val="Normal"/>
    <w:rsid w:val="0073587B"/>
    <w:pPr>
      <w:widowControl/>
      <w:autoSpaceDE w:val="0"/>
      <w:autoSpaceDN w:val="0"/>
      <w:spacing w:line="240" w:lineRule="auto"/>
    </w:pPr>
    <w:rPr>
      <w:rFonts w:ascii="Times New Roman" w:hAnsi="Times New Roman"/>
      <w:kern w:val="0"/>
      <w:sz w:val="16"/>
      <w:szCs w:val="16"/>
    </w:rPr>
  </w:style>
  <w:style w:type="paragraph" w:customStyle="1" w:styleId="TableTitle0">
    <w:name w:val="Table Title"/>
    <w:basedOn w:val="Normal"/>
    <w:rsid w:val="0073587B"/>
    <w:pPr>
      <w:widowControl/>
      <w:autoSpaceDE w:val="0"/>
      <w:autoSpaceDN w:val="0"/>
      <w:spacing w:line="240" w:lineRule="auto"/>
      <w:jc w:val="center"/>
    </w:pPr>
    <w:rPr>
      <w:rFonts w:ascii="Times New Roman" w:hAnsi="Times New Roman"/>
      <w:smallCaps/>
      <w:kern w:val="0"/>
      <w:sz w:val="16"/>
      <w:szCs w:val="16"/>
    </w:rPr>
  </w:style>
  <w:style w:type="character" w:styleId="Hyperlink">
    <w:name w:val="Hyperlink"/>
    <w:basedOn w:val="DefaultParagraphFont"/>
    <w:rsid w:val="0073587B"/>
    <w:rPr>
      <w:rFonts w:ascii="Arial" w:hAnsi="Arial" w:cs="Arial" w:hint="default"/>
      <w:color w:val="003399"/>
      <w:u w:val="single"/>
    </w:rPr>
  </w:style>
  <w:style w:type="paragraph" w:styleId="NormalWeb">
    <w:name w:val="Normal (Web)"/>
    <w:basedOn w:val="Normal"/>
    <w:rsid w:val="0073587B"/>
    <w:pPr>
      <w:widowControl/>
      <w:spacing w:before="100" w:beforeAutospacing="1" w:after="100" w:afterAutospacing="1" w:line="240" w:lineRule="auto"/>
      <w:jc w:val="left"/>
    </w:pPr>
    <w:rPr>
      <w:rFonts w:ascii="Arial" w:eastAsia="Arial Unicode MS" w:hAnsi="Arial" w:cs="Arial"/>
      <w:kern w:val="0"/>
      <w:sz w:val="24"/>
      <w:szCs w:val="24"/>
    </w:rPr>
  </w:style>
  <w:style w:type="character" w:styleId="FollowedHyperlink">
    <w:name w:val="FollowedHyperlink"/>
    <w:basedOn w:val="DefaultParagraphFont"/>
    <w:rsid w:val="0073587B"/>
    <w:rPr>
      <w:color w:val="800080"/>
      <w:u w:val="single"/>
    </w:rPr>
  </w:style>
  <w:style w:type="character" w:styleId="Strong">
    <w:name w:val="Strong"/>
    <w:basedOn w:val="DefaultParagraphFont"/>
    <w:qFormat/>
    <w:rsid w:val="0073587B"/>
    <w:rPr>
      <w:b/>
      <w:bCs/>
    </w:rPr>
  </w:style>
  <w:style w:type="character" w:styleId="CommentReference">
    <w:name w:val="annotation reference"/>
    <w:basedOn w:val="DefaultParagraphFont"/>
    <w:rsid w:val="00887762"/>
    <w:rPr>
      <w:sz w:val="16"/>
      <w:szCs w:val="16"/>
    </w:rPr>
  </w:style>
  <w:style w:type="paragraph" w:styleId="CommentText">
    <w:name w:val="annotation text"/>
    <w:basedOn w:val="Normal"/>
    <w:link w:val="CommentTextChar"/>
    <w:rsid w:val="00887762"/>
    <w:rPr>
      <w:sz w:val="20"/>
    </w:rPr>
  </w:style>
  <w:style w:type="character" w:customStyle="1" w:styleId="CommentTextChar">
    <w:name w:val="Comment Text Char"/>
    <w:basedOn w:val="DefaultParagraphFont"/>
    <w:link w:val="CommentText"/>
    <w:rsid w:val="00887762"/>
    <w:rPr>
      <w:rFonts w:ascii="Palatino" w:hAnsi="Palatino"/>
      <w:kern w:val="16"/>
    </w:rPr>
  </w:style>
  <w:style w:type="paragraph" w:styleId="CommentSubject">
    <w:name w:val="annotation subject"/>
    <w:basedOn w:val="CommentText"/>
    <w:next w:val="CommentText"/>
    <w:link w:val="CommentSubjectChar"/>
    <w:rsid w:val="00887762"/>
    <w:rPr>
      <w:b/>
      <w:bCs/>
    </w:rPr>
  </w:style>
  <w:style w:type="character" w:customStyle="1" w:styleId="CommentSubjectChar">
    <w:name w:val="Comment Subject Char"/>
    <w:basedOn w:val="CommentTextChar"/>
    <w:link w:val="CommentSubject"/>
    <w:rsid w:val="00887762"/>
    <w:rPr>
      <w:rFonts w:ascii="Palatino" w:hAnsi="Palatino"/>
      <w:b/>
      <w:bCs/>
      <w:kern w:val="16"/>
    </w:rPr>
  </w:style>
  <w:style w:type="paragraph" w:styleId="Revision">
    <w:name w:val="Revision"/>
    <w:hidden/>
    <w:uiPriority w:val="99"/>
    <w:semiHidden/>
    <w:rsid w:val="00887762"/>
    <w:rPr>
      <w:rFonts w:ascii="Palatino" w:hAnsi="Palatino"/>
      <w:kern w:val="16"/>
      <w:sz w:val="19"/>
    </w:rPr>
  </w:style>
  <w:style w:type="paragraph" w:styleId="BalloonText">
    <w:name w:val="Balloon Text"/>
    <w:basedOn w:val="Normal"/>
    <w:link w:val="BalloonTextChar"/>
    <w:rsid w:val="00887762"/>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887762"/>
    <w:rPr>
      <w:rFonts w:ascii="Tahoma" w:hAnsi="Tahoma" w:cs="Tahoma"/>
      <w:kern w:val="16"/>
      <w:sz w:val="16"/>
      <w:szCs w:val="16"/>
    </w:rPr>
  </w:style>
  <w:style w:type="table" w:customStyle="1" w:styleId="11">
    <w:name w:val="古典型 11"/>
    <w:basedOn w:val="TableNormal"/>
    <w:next w:val="TableClassic1"/>
    <w:rsid w:val="00693B22"/>
    <w:pPr>
      <w:widowControl w:val="0"/>
      <w:jc w:val="both"/>
    </w:pPr>
    <w:rPr>
      <w:rFonts w:eastAsia="SimSun"/>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693B22"/>
    <w:pPr>
      <w:widowControl w:val="0"/>
      <w:spacing w:line="230" w:lineRule="exact"/>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Heading2Char">
    <w:name w:val="Heading 2 Char"/>
    <w:basedOn w:val="DefaultParagraphFont"/>
    <w:link w:val="Heading2"/>
    <w:rsid w:val="00693B22"/>
    <w:rPr>
      <w:rFonts w:ascii="Helvetica" w:hAnsi="Helvetica"/>
      <w:b/>
      <w:kern w:val="16"/>
    </w:rPr>
  </w:style>
  <w:style w:type="table" w:customStyle="1" w:styleId="1">
    <w:name w:val="网格型1"/>
    <w:basedOn w:val="TableNormal"/>
    <w:next w:val="TableGrid"/>
    <w:uiPriority w:val="39"/>
    <w:rsid w:val="003C7C54"/>
    <w:rPr>
      <w:rFonts w:ascii="Calibri" w:hAnsi="Calibri"/>
      <w:kern w:val="2"/>
      <w:sz w:val="21"/>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3C7C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
    <w:name w:val="EndNote Bibliography"/>
    <w:basedOn w:val="Normal"/>
    <w:link w:val="EndNoteBibliographyChar"/>
    <w:qFormat/>
    <w:rsid w:val="00FA55C9"/>
    <w:pPr>
      <w:spacing w:after="160" w:line="240" w:lineRule="auto"/>
    </w:pPr>
    <w:rPr>
      <w:rFonts w:ascii="Times New Roman" w:hAnsi="Times New Roman"/>
      <w:kern w:val="2"/>
      <w:sz w:val="20"/>
      <w:szCs w:val="22"/>
      <w:lang w:eastAsia="zh-CN"/>
    </w:rPr>
  </w:style>
  <w:style w:type="character" w:customStyle="1" w:styleId="EndNoteBibliographyChar">
    <w:name w:val="EndNote Bibliography Char"/>
    <w:basedOn w:val="DefaultParagraphFont"/>
    <w:link w:val="EndNoteBibliography"/>
    <w:qFormat/>
    <w:rsid w:val="00FA55C9"/>
    <w:rPr>
      <w:kern w:val="2"/>
      <w:szCs w:val="22"/>
      <w:lang w:eastAsia="zh-CN"/>
    </w:rPr>
  </w:style>
  <w:style w:type="paragraph" w:styleId="ListParagraph">
    <w:name w:val="List Paragraph"/>
    <w:basedOn w:val="Normal"/>
    <w:uiPriority w:val="34"/>
    <w:qFormat/>
    <w:rsid w:val="007E2473"/>
    <w:pPr>
      <w:ind w:firstLineChars="200" w:firstLine="420"/>
    </w:pPr>
  </w:style>
  <w:style w:type="paragraph" w:customStyle="1" w:styleId="p1a">
    <w:name w:val="p1a"/>
    <w:basedOn w:val="Normal"/>
    <w:next w:val="Normal"/>
    <w:rsid w:val="000164FB"/>
    <w:pPr>
      <w:widowControl/>
      <w:overflowPunct w:val="0"/>
      <w:autoSpaceDE w:val="0"/>
      <w:autoSpaceDN w:val="0"/>
      <w:adjustRightInd w:val="0"/>
      <w:spacing w:line="240" w:lineRule="atLeast"/>
      <w:textAlignment w:val="baseline"/>
    </w:pPr>
    <w:rPr>
      <w:rFonts w:ascii="Times New Roman" w:eastAsia="Times New Roman" w:hAnsi="Times New Roman"/>
      <w:kern w:val="0"/>
      <w:sz w:val="20"/>
    </w:rPr>
  </w:style>
  <w:style w:type="character" w:customStyle="1" w:styleId="UnresolvedMention">
    <w:name w:val="Unresolved Mention"/>
    <w:basedOn w:val="DefaultParagraphFont"/>
    <w:uiPriority w:val="99"/>
    <w:semiHidden/>
    <w:unhideWhenUsed/>
    <w:rsid w:val="00B413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4121745">
      <w:bodyDiv w:val="1"/>
      <w:marLeft w:val="0"/>
      <w:marRight w:val="0"/>
      <w:marTop w:val="0"/>
      <w:marBottom w:val="0"/>
      <w:divBdr>
        <w:top w:val="none" w:sz="0" w:space="0" w:color="auto"/>
        <w:left w:val="none" w:sz="0" w:space="0" w:color="auto"/>
        <w:bottom w:val="none" w:sz="0" w:space="0" w:color="auto"/>
        <w:right w:val="none" w:sz="0" w:space="0" w:color="auto"/>
      </w:divBdr>
      <w:divsChild>
        <w:div w:id="256446018">
          <w:marLeft w:val="0"/>
          <w:marRight w:val="0"/>
          <w:marTop w:val="0"/>
          <w:marBottom w:val="0"/>
          <w:divBdr>
            <w:top w:val="none" w:sz="0" w:space="0" w:color="auto"/>
            <w:left w:val="none" w:sz="0" w:space="0" w:color="auto"/>
            <w:bottom w:val="none" w:sz="0" w:space="0" w:color="auto"/>
            <w:right w:val="none" w:sz="0" w:space="0" w:color="auto"/>
          </w:divBdr>
        </w:div>
      </w:divsChild>
    </w:div>
    <w:div w:id="1604218597">
      <w:bodyDiv w:val="1"/>
      <w:marLeft w:val="0"/>
      <w:marRight w:val="0"/>
      <w:marTop w:val="0"/>
      <w:marBottom w:val="0"/>
      <w:divBdr>
        <w:top w:val="none" w:sz="0" w:space="0" w:color="auto"/>
        <w:left w:val="none" w:sz="0" w:space="0" w:color="auto"/>
        <w:bottom w:val="none" w:sz="0" w:space="0" w:color="auto"/>
        <w:right w:val="none" w:sz="0" w:space="0" w:color="auto"/>
      </w:divBdr>
      <w:divsChild>
        <w:div w:id="2086686511">
          <w:marLeft w:val="0"/>
          <w:marRight w:val="0"/>
          <w:marTop w:val="0"/>
          <w:marBottom w:val="0"/>
          <w:divBdr>
            <w:top w:val="none" w:sz="0" w:space="0" w:color="auto"/>
            <w:left w:val="none" w:sz="0" w:space="0" w:color="auto"/>
            <w:bottom w:val="none" w:sz="0" w:space="0" w:color="auto"/>
            <w:right w:val="none" w:sz="0" w:space="0" w:color="auto"/>
          </w:divBdr>
        </w:div>
      </w:divsChild>
    </w:div>
    <w:div w:id="1687169960">
      <w:bodyDiv w:val="1"/>
      <w:marLeft w:val="0"/>
      <w:marRight w:val="0"/>
      <w:marTop w:val="0"/>
      <w:marBottom w:val="0"/>
      <w:divBdr>
        <w:top w:val="none" w:sz="0" w:space="0" w:color="auto"/>
        <w:left w:val="none" w:sz="0" w:space="0" w:color="auto"/>
        <w:bottom w:val="none" w:sz="0" w:space="0" w:color="auto"/>
        <w:right w:val="none" w:sz="0" w:space="0" w:color="auto"/>
      </w:divBdr>
      <w:divsChild>
        <w:div w:id="945697611">
          <w:marLeft w:val="0"/>
          <w:marRight w:val="0"/>
          <w:marTop w:val="0"/>
          <w:marBottom w:val="0"/>
          <w:divBdr>
            <w:top w:val="none" w:sz="0" w:space="0" w:color="auto"/>
            <w:left w:val="none" w:sz="0" w:space="0" w:color="auto"/>
            <w:bottom w:val="none" w:sz="0" w:space="0" w:color="auto"/>
            <w:right w:val="none" w:sz="0" w:space="0" w:color="auto"/>
          </w:divBdr>
        </w:div>
      </w:divsChild>
    </w:div>
    <w:div w:id="2032998108">
      <w:bodyDiv w:val="1"/>
      <w:marLeft w:val="0"/>
      <w:marRight w:val="0"/>
      <w:marTop w:val="0"/>
      <w:marBottom w:val="0"/>
      <w:divBdr>
        <w:top w:val="none" w:sz="0" w:space="0" w:color="auto"/>
        <w:left w:val="none" w:sz="0" w:space="0" w:color="auto"/>
        <w:bottom w:val="none" w:sz="0" w:space="0" w:color="auto"/>
        <w:right w:val="none" w:sz="0" w:space="0" w:color="auto"/>
      </w:divBdr>
      <w:divsChild>
        <w:div w:id="766387482">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1" Type="http://schemas.openxmlformats.org/officeDocument/2006/relationships/image" Target="media/image3.wmf"/><Relationship Id="rId42" Type="http://schemas.openxmlformats.org/officeDocument/2006/relationships/oleObject" Target="embeddings/oleObject13.bin"/><Relationship Id="rId63" Type="http://schemas.openxmlformats.org/officeDocument/2006/relationships/oleObject" Target="embeddings/oleObject24.bin"/><Relationship Id="rId84" Type="http://schemas.openxmlformats.org/officeDocument/2006/relationships/image" Target="media/image33.wmf"/><Relationship Id="rId138" Type="http://schemas.openxmlformats.org/officeDocument/2006/relationships/oleObject" Target="embeddings/oleObject65.bin"/><Relationship Id="rId107" Type="http://schemas.openxmlformats.org/officeDocument/2006/relationships/image" Target="media/image43.wmf"/><Relationship Id="rId11" Type="http://schemas.openxmlformats.org/officeDocument/2006/relationships/header" Target="header1.xml"/><Relationship Id="rId32" Type="http://schemas.openxmlformats.org/officeDocument/2006/relationships/oleObject" Target="embeddings/oleObject8.bin"/><Relationship Id="rId53" Type="http://schemas.openxmlformats.org/officeDocument/2006/relationships/image" Target="media/image19.wmf"/><Relationship Id="rId74" Type="http://schemas.openxmlformats.org/officeDocument/2006/relationships/image" Target="media/image28.wmf"/><Relationship Id="rId128" Type="http://schemas.openxmlformats.org/officeDocument/2006/relationships/hyperlink" Target="https://cran.r-project.org/web/packages/WGCNA/index.html" TargetMode="External"/><Relationship Id="rId5" Type="http://schemas.openxmlformats.org/officeDocument/2006/relationships/numbering" Target="numbering.xml"/><Relationship Id="rId90" Type="http://schemas.openxmlformats.org/officeDocument/2006/relationships/image" Target="media/image36.wmf"/><Relationship Id="rId95" Type="http://schemas.openxmlformats.org/officeDocument/2006/relationships/oleObject" Target="embeddings/oleObject41.bin"/><Relationship Id="rId22" Type="http://schemas.openxmlformats.org/officeDocument/2006/relationships/oleObject" Target="embeddings/oleObject3.bin"/><Relationship Id="rId27" Type="http://schemas.openxmlformats.org/officeDocument/2006/relationships/image" Target="media/image6.wmf"/><Relationship Id="rId43" Type="http://schemas.openxmlformats.org/officeDocument/2006/relationships/image" Target="media/image14.wmf"/><Relationship Id="rId48" Type="http://schemas.openxmlformats.org/officeDocument/2006/relationships/oleObject" Target="embeddings/oleObject16.bin"/><Relationship Id="rId64" Type="http://schemas.openxmlformats.org/officeDocument/2006/relationships/image" Target="media/image24.wmf"/><Relationship Id="rId69" Type="http://schemas.openxmlformats.org/officeDocument/2006/relationships/image" Target="media/image26.wmf"/><Relationship Id="rId113" Type="http://schemas.openxmlformats.org/officeDocument/2006/relationships/image" Target="media/image44.wmf"/><Relationship Id="rId118" Type="http://schemas.openxmlformats.org/officeDocument/2006/relationships/image" Target="media/image46.wmf"/><Relationship Id="rId134" Type="http://schemas.openxmlformats.org/officeDocument/2006/relationships/oleObject" Target="embeddings/oleObject63.bin"/><Relationship Id="rId139" Type="http://schemas.openxmlformats.org/officeDocument/2006/relationships/hyperlink" Target="https://pan.baidu.com/s/1sp356aQePGDj8vz2b89rpA%20" TargetMode="External"/><Relationship Id="rId80" Type="http://schemas.openxmlformats.org/officeDocument/2006/relationships/image" Target="media/image31.wmf"/><Relationship Id="rId85" Type="http://schemas.openxmlformats.org/officeDocument/2006/relationships/oleObject" Target="embeddings/oleObject36.bin"/><Relationship Id="rId12" Type="http://schemas.openxmlformats.org/officeDocument/2006/relationships/header" Target="header2.xml"/><Relationship Id="rId17" Type="http://schemas.openxmlformats.org/officeDocument/2006/relationships/image" Target="media/image1.wmf"/><Relationship Id="rId33" Type="http://schemas.openxmlformats.org/officeDocument/2006/relationships/image" Target="media/image9.wmf"/><Relationship Id="rId38" Type="http://schemas.openxmlformats.org/officeDocument/2006/relationships/oleObject" Target="embeddings/oleObject11.bin"/><Relationship Id="rId59" Type="http://schemas.openxmlformats.org/officeDocument/2006/relationships/oleObject" Target="embeddings/oleObject22.bin"/><Relationship Id="rId103" Type="http://schemas.openxmlformats.org/officeDocument/2006/relationships/image" Target="media/image41.wmf"/><Relationship Id="rId108" Type="http://schemas.openxmlformats.org/officeDocument/2006/relationships/oleObject" Target="embeddings/oleObject49.bin"/><Relationship Id="rId124" Type="http://schemas.openxmlformats.org/officeDocument/2006/relationships/image" Target="media/image49.wmf"/><Relationship Id="rId129" Type="http://schemas.openxmlformats.org/officeDocument/2006/relationships/image" Target="media/image51.png"/><Relationship Id="rId54" Type="http://schemas.openxmlformats.org/officeDocument/2006/relationships/oleObject" Target="embeddings/oleObject19.bin"/><Relationship Id="rId70" Type="http://schemas.openxmlformats.org/officeDocument/2006/relationships/oleObject" Target="embeddings/oleObject28.bin"/><Relationship Id="rId75" Type="http://schemas.openxmlformats.org/officeDocument/2006/relationships/oleObject" Target="embeddings/oleObject31.bin"/><Relationship Id="rId91" Type="http://schemas.openxmlformats.org/officeDocument/2006/relationships/oleObject" Target="embeddings/oleObject39.bin"/><Relationship Id="rId96" Type="http://schemas.openxmlformats.org/officeDocument/2006/relationships/image" Target="media/image39.wmf"/><Relationship Id="rId140" Type="http://schemas.openxmlformats.org/officeDocument/2006/relationships/hyperlink" Target="https://github.com/lgh025/LSTM-COX-CODE" TargetMode="Externa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4.wmf"/><Relationship Id="rId28" Type="http://schemas.openxmlformats.org/officeDocument/2006/relationships/oleObject" Target="embeddings/oleObject6.bin"/><Relationship Id="rId49" Type="http://schemas.openxmlformats.org/officeDocument/2006/relationships/image" Target="media/image17.wmf"/><Relationship Id="rId114" Type="http://schemas.openxmlformats.org/officeDocument/2006/relationships/oleObject" Target="embeddings/oleObject54.bin"/><Relationship Id="rId119" Type="http://schemas.openxmlformats.org/officeDocument/2006/relationships/oleObject" Target="embeddings/oleObject57.bin"/><Relationship Id="rId44" Type="http://schemas.openxmlformats.org/officeDocument/2006/relationships/oleObject" Target="embeddings/oleObject14.bin"/><Relationship Id="rId60" Type="http://schemas.openxmlformats.org/officeDocument/2006/relationships/image" Target="media/image22.wmf"/><Relationship Id="rId65" Type="http://schemas.openxmlformats.org/officeDocument/2006/relationships/oleObject" Target="embeddings/oleObject25.bin"/><Relationship Id="rId81" Type="http://schemas.openxmlformats.org/officeDocument/2006/relationships/oleObject" Target="embeddings/oleObject34.bin"/><Relationship Id="rId86" Type="http://schemas.openxmlformats.org/officeDocument/2006/relationships/image" Target="media/image34.wmf"/><Relationship Id="rId130" Type="http://schemas.openxmlformats.org/officeDocument/2006/relationships/image" Target="media/image52.png"/><Relationship Id="rId135" Type="http://schemas.openxmlformats.org/officeDocument/2006/relationships/image" Target="media/image55.wmf"/><Relationship Id="rId13" Type="http://schemas.openxmlformats.org/officeDocument/2006/relationships/footer" Target="footer1.xml"/><Relationship Id="rId18" Type="http://schemas.openxmlformats.org/officeDocument/2006/relationships/oleObject" Target="embeddings/oleObject1.bin"/><Relationship Id="rId39" Type="http://schemas.openxmlformats.org/officeDocument/2006/relationships/image" Target="media/image12.wmf"/><Relationship Id="rId109" Type="http://schemas.openxmlformats.org/officeDocument/2006/relationships/oleObject" Target="embeddings/oleObject50.bin"/><Relationship Id="rId34" Type="http://schemas.openxmlformats.org/officeDocument/2006/relationships/oleObject" Target="embeddings/oleObject9.bin"/><Relationship Id="rId50" Type="http://schemas.openxmlformats.org/officeDocument/2006/relationships/oleObject" Target="embeddings/oleObject17.bin"/><Relationship Id="rId55" Type="http://schemas.openxmlformats.org/officeDocument/2006/relationships/image" Target="media/image20.wmf"/><Relationship Id="rId76" Type="http://schemas.openxmlformats.org/officeDocument/2006/relationships/image" Target="media/image29.wmf"/><Relationship Id="rId97" Type="http://schemas.openxmlformats.org/officeDocument/2006/relationships/oleObject" Target="embeddings/oleObject42.bin"/><Relationship Id="rId104" Type="http://schemas.openxmlformats.org/officeDocument/2006/relationships/oleObject" Target="embeddings/oleObject47.bin"/><Relationship Id="rId120" Type="http://schemas.openxmlformats.org/officeDocument/2006/relationships/image" Target="media/image47.wmf"/><Relationship Id="rId125" Type="http://schemas.openxmlformats.org/officeDocument/2006/relationships/oleObject" Target="embeddings/oleObject60.bin"/><Relationship Id="rId141" Type="http://schemas.openxmlformats.org/officeDocument/2006/relationships/header" Target="header4.xml"/><Relationship Id="rId7" Type="http://schemas.openxmlformats.org/officeDocument/2006/relationships/settings" Target="settings.xml"/><Relationship Id="rId71" Type="http://schemas.openxmlformats.org/officeDocument/2006/relationships/image" Target="media/image27.wmf"/><Relationship Id="rId92" Type="http://schemas.openxmlformats.org/officeDocument/2006/relationships/image" Target="media/image37.wmf"/><Relationship Id="rId2" Type="http://schemas.openxmlformats.org/officeDocument/2006/relationships/customXml" Target="../customXml/item2.xml"/><Relationship Id="rId29" Type="http://schemas.openxmlformats.org/officeDocument/2006/relationships/image" Target="media/image7.wmf"/><Relationship Id="rId24" Type="http://schemas.openxmlformats.org/officeDocument/2006/relationships/oleObject" Target="embeddings/oleObject4.bin"/><Relationship Id="rId40" Type="http://schemas.openxmlformats.org/officeDocument/2006/relationships/oleObject" Target="embeddings/oleObject12.bin"/><Relationship Id="rId45" Type="http://schemas.openxmlformats.org/officeDocument/2006/relationships/image" Target="media/image15.wmf"/><Relationship Id="rId66" Type="http://schemas.openxmlformats.org/officeDocument/2006/relationships/image" Target="media/image25.wmf"/><Relationship Id="rId87" Type="http://schemas.openxmlformats.org/officeDocument/2006/relationships/oleObject" Target="embeddings/oleObject37.bin"/><Relationship Id="rId110" Type="http://schemas.openxmlformats.org/officeDocument/2006/relationships/oleObject" Target="embeddings/oleObject51.bin"/><Relationship Id="rId115" Type="http://schemas.openxmlformats.org/officeDocument/2006/relationships/image" Target="media/image45.wmf"/><Relationship Id="rId131" Type="http://schemas.openxmlformats.org/officeDocument/2006/relationships/image" Target="media/image53.wmf"/><Relationship Id="rId136" Type="http://schemas.openxmlformats.org/officeDocument/2006/relationships/oleObject" Target="embeddings/oleObject64.bin"/><Relationship Id="rId61" Type="http://schemas.openxmlformats.org/officeDocument/2006/relationships/oleObject" Target="embeddings/oleObject23.bin"/><Relationship Id="rId82" Type="http://schemas.openxmlformats.org/officeDocument/2006/relationships/image" Target="media/image32.wmf"/><Relationship Id="rId19" Type="http://schemas.openxmlformats.org/officeDocument/2006/relationships/image" Target="media/image2.wmf"/><Relationship Id="rId14" Type="http://schemas.openxmlformats.org/officeDocument/2006/relationships/footer" Target="footer2.xml"/><Relationship Id="rId30" Type="http://schemas.openxmlformats.org/officeDocument/2006/relationships/oleObject" Target="embeddings/oleObject7.bin"/><Relationship Id="rId35" Type="http://schemas.openxmlformats.org/officeDocument/2006/relationships/image" Target="media/image10.wmf"/><Relationship Id="rId56" Type="http://schemas.openxmlformats.org/officeDocument/2006/relationships/oleObject" Target="embeddings/oleObject20.bin"/><Relationship Id="rId77" Type="http://schemas.openxmlformats.org/officeDocument/2006/relationships/oleObject" Target="embeddings/oleObject32.bin"/><Relationship Id="rId100" Type="http://schemas.openxmlformats.org/officeDocument/2006/relationships/oleObject" Target="embeddings/oleObject45.bin"/><Relationship Id="rId105" Type="http://schemas.openxmlformats.org/officeDocument/2006/relationships/image" Target="media/image42.wmf"/><Relationship Id="rId126" Type="http://schemas.openxmlformats.org/officeDocument/2006/relationships/image" Target="media/image50.wmf"/><Relationship Id="rId8" Type="http://schemas.openxmlformats.org/officeDocument/2006/relationships/webSettings" Target="webSettings.xml"/><Relationship Id="rId51" Type="http://schemas.openxmlformats.org/officeDocument/2006/relationships/image" Target="media/image18.wmf"/><Relationship Id="rId72" Type="http://schemas.openxmlformats.org/officeDocument/2006/relationships/oleObject" Target="embeddings/oleObject29.bin"/><Relationship Id="rId93" Type="http://schemas.openxmlformats.org/officeDocument/2006/relationships/oleObject" Target="embeddings/oleObject40.bin"/><Relationship Id="rId98" Type="http://schemas.openxmlformats.org/officeDocument/2006/relationships/oleObject" Target="embeddings/oleObject43.bin"/><Relationship Id="rId121" Type="http://schemas.openxmlformats.org/officeDocument/2006/relationships/oleObject" Target="embeddings/oleObject58.bin"/><Relationship Id="rId142" Type="http://schemas.openxmlformats.org/officeDocument/2006/relationships/header" Target="header5.xml"/><Relationship Id="rId3" Type="http://schemas.openxmlformats.org/officeDocument/2006/relationships/customXml" Target="../customXml/item3.xml"/><Relationship Id="rId25" Type="http://schemas.openxmlformats.org/officeDocument/2006/relationships/image" Target="media/image5.wmf"/><Relationship Id="rId46" Type="http://schemas.openxmlformats.org/officeDocument/2006/relationships/oleObject" Target="embeddings/oleObject15.bin"/><Relationship Id="rId67" Type="http://schemas.openxmlformats.org/officeDocument/2006/relationships/oleObject" Target="embeddings/oleObject26.bin"/><Relationship Id="rId116" Type="http://schemas.openxmlformats.org/officeDocument/2006/relationships/oleObject" Target="embeddings/oleObject55.bin"/><Relationship Id="rId137" Type="http://schemas.openxmlformats.org/officeDocument/2006/relationships/image" Target="media/image56.wmf"/><Relationship Id="rId20" Type="http://schemas.openxmlformats.org/officeDocument/2006/relationships/oleObject" Target="embeddings/oleObject2.bin"/><Relationship Id="rId41" Type="http://schemas.openxmlformats.org/officeDocument/2006/relationships/image" Target="media/image13.wmf"/><Relationship Id="rId62" Type="http://schemas.openxmlformats.org/officeDocument/2006/relationships/image" Target="media/image23.wmf"/><Relationship Id="rId83" Type="http://schemas.openxmlformats.org/officeDocument/2006/relationships/oleObject" Target="embeddings/oleObject35.bin"/><Relationship Id="rId88" Type="http://schemas.openxmlformats.org/officeDocument/2006/relationships/image" Target="media/image35.wmf"/><Relationship Id="rId111" Type="http://schemas.openxmlformats.org/officeDocument/2006/relationships/oleObject" Target="embeddings/oleObject52.bin"/><Relationship Id="rId132" Type="http://schemas.openxmlformats.org/officeDocument/2006/relationships/oleObject" Target="embeddings/oleObject62.bin"/><Relationship Id="rId15" Type="http://schemas.openxmlformats.org/officeDocument/2006/relationships/header" Target="header3.xml"/><Relationship Id="rId36" Type="http://schemas.openxmlformats.org/officeDocument/2006/relationships/oleObject" Target="embeddings/oleObject10.bin"/><Relationship Id="rId57" Type="http://schemas.openxmlformats.org/officeDocument/2006/relationships/oleObject" Target="embeddings/oleObject21.bin"/><Relationship Id="rId106" Type="http://schemas.openxmlformats.org/officeDocument/2006/relationships/oleObject" Target="embeddings/oleObject48.bin"/><Relationship Id="rId127" Type="http://schemas.openxmlformats.org/officeDocument/2006/relationships/oleObject" Target="embeddings/oleObject61.bin"/><Relationship Id="rId10" Type="http://schemas.openxmlformats.org/officeDocument/2006/relationships/endnotes" Target="endnotes.xml"/><Relationship Id="rId31" Type="http://schemas.openxmlformats.org/officeDocument/2006/relationships/image" Target="media/image8.wmf"/><Relationship Id="rId52" Type="http://schemas.openxmlformats.org/officeDocument/2006/relationships/oleObject" Target="embeddings/oleObject18.bin"/><Relationship Id="rId73" Type="http://schemas.openxmlformats.org/officeDocument/2006/relationships/oleObject" Target="embeddings/oleObject30.bin"/><Relationship Id="rId78" Type="http://schemas.openxmlformats.org/officeDocument/2006/relationships/image" Target="media/image30.wmf"/><Relationship Id="rId94" Type="http://schemas.openxmlformats.org/officeDocument/2006/relationships/image" Target="media/image38.wmf"/><Relationship Id="rId99" Type="http://schemas.openxmlformats.org/officeDocument/2006/relationships/oleObject" Target="embeddings/oleObject44.bin"/><Relationship Id="rId101" Type="http://schemas.openxmlformats.org/officeDocument/2006/relationships/image" Target="media/image40.wmf"/><Relationship Id="rId122" Type="http://schemas.openxmlformats.org/officeDocument/2006/relationships/image" Target="media/image48.wmf"/><Relationship Id="rId14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oleObject" Target="embeddings/oleObject5.bin"/><Relationship Id="rId47" Type="http://schemas.openxmlformats.org/officeDocument/2006/relationships/image" Target="media/image16.wmf"/><Relationship Id="rId68" Type="http://schemas.openxmlformats.org/officeDocument/2006/relationships/oleObject" Target="embeddings/oleObject27.bin"/><Relationship Id="rId89" Type="http://schemas.openxmlformats.org/officeDocument/2006/relationships/oleObject" Target="embeddings/oleObject38.bin"/><Relationship Id="rId112" Type="http://schemas.openxmlformats.org/officeDocument/2006/relationships/oleObject" Target="embeddings/oleObject53.bin"/><Relationship Id="rId133" Type="http://schemas.openxmlformats.org/officeDocument/2006/relationships/image" Target="media/image54.wmf"/><Relationship Id="rId16" Type="http://schemas.openxmlformats.org/officeDocument/2006/relationships/footer" Target="footer3.xml"/><Relationship Id="rId37" Type="http://schemas.openxmlformats.org/officeDocument/2006/relationships/image" Target="media/image11.wmf"/><Relationship Id="rId58" Type="http://schemas.openxmlformats.org/officeDocument/2006/relationships/image" Target="media/image21.wmf"/><Relationship Id="rId79" Type="http://schemas.openxmlformats.org/officeDocument/2006/relationships/oleObject" Target="embeddings/oleObject33.bin"/><Relationship Id="rId102" Type="http://schemas.openxmlformats.org/officeDocument/2006/relationships/oleObject" Target="embeddings/oleObject46.bin"/><Relationship Id="rId123" Type="http://schemas.openxmlformats.org/officeDocument/2006/relationships/oleObject" Target="embeddings/oleObject59.bin"/><Relationship Id="rId144"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espriu\AppData\Local\Temp\wze014\Trans_final_submiss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02F23315B22184993349361B44E4B71" ma:contentTypeVersion="4" ma:contentTypeDescription="Create a new document." ma:contentTypeScope="" ma:versionID="8f5e3d6e7fdee68d998657312907f8bc">
  <xsd:schema xmlns:xsd="http://www.w3.org/2001/XMLSchema" xmlns:xs="http://www.w3.org/2001/XMLSchema" xmlns:p="http://schemas.microsoft.com/office/2006/metadata/properties" xmlns:ns3="fc35023b-757d-4d02-a222-b5ce616b4bea" targetNamespace="http://schemas.microsoft.com/office/2006/metadata/properties" ma:root="true" ma:fieldsID="a1d784a15be19f24f5839ca99bca31ab" ns3:_="">
    <xsd:import namespace="fc35023b-757d-4d02-a222-b5ce616b4be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35023b-757d-4d02-a222-b5ce616b4b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D69C99-E655-4FF1-8838-0CE50AE89934}">
  <ds:schemaRefs>
    <ds:schemaRef ds:uri="http://schemas.microsoft.com/sharepoint/v3/contenttype/forms"/>
  </ds:schemaRefs>
</ds:datastoreItem>
</file>

<file path=customXml/itemProps2.xml><?xml version="1.0" encoding="utf-8"?>
<ds:datastoreItem xmlns:ds="http://schemas.openxmlformats.org/officeDocument/2006/customXml" ds:itemID="{6BE8C5D3-D2A8-47AB-90E7-A16C55CD5C5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473720-A4DE-473D-A7B8-B9A4B62017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35023b-757d-4d02-a222-b5ce616b4b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1BE9799-8701-4419-A89E-E5F2E01F1B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Trans_final_submission.dot</Template>
  <TotalTime>1607</TotalTime>
  <Pages>11</Pages>
  <Words>10521</Words>
  <Characters>59974</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Transaction / Regular Paper Title</vt:lpstr>
    </vt:vector>
  </TitlesOfParts>
  <Company>IEEE Computer Society</Company>
  <LinksUpToDate>false</LinksUpToDate>
  <CharactersWithSpaces>70355</CharactersWithSpaces>
  <SharedDoc>false</SharedDoc>
  <HLinks>
    <vt:vector size="96" baseType="variant">
      <vt:variant>
        <vt:i4>6619179</vt:i4>
      </vt:variant>
      <vt:variant>
        <vt:i4>45</vt:i4>
      </vt:variant>
      <vt:variant>
        <vt:i4>0</vt:i4>
      </vt:variant>
      <vt:variant>
        <vt:i4>5</vt:i4>
      </vt:variant>
      <vt:variant>
        <vt:lpwstr>http://www.computer.org/portal/web/publications/styleguide</vt:lpwstr>
      </vt:variant>
      <vt:variant>
        <vt:lpwstr/>
      </vt:variant>
      <vt:variant>
        <vt:i4>4653102</vt:i4>
      </vt:variant>
      <vt:variant>
        <vt:i4>42</vt:i4>
      </vt:variant>
      <vt:variant>
        <vt:i4>0</vt:i4>
      </vt:variant>
      <vt:variant>
        <vt:i4>5</vt:i4>
      </vt:variant>
      <vt:variant>
        <vt:lpwstr>http://www.computer.org/portal/web/publications/style_refs</vt:lpwstr>
      </vt:variant>
      <vt:variant>
        <vt:lpwstr/>
      </vt:variant>
      <vt:variant>
        <vt:i4>1048659</vt:i4>
      </vt:variant>
      <vt:variant>
        <vt:i4>39</vt:i4>
      </vt:variant>
      <vt:variant>
        <vt:i4>0</vt:i4>
      </vt:variant>
      <vt:variant>
        <vt:i4>5</vt:i4>
      </vt:variant>
      <vt:variant>
        <vt:lpwstr>http://www.computer.org/portal/web/peerreviewjournals/author</vt:lpwstr>
      </vt:variant>
      <vt:variant>
        <vt:lpwstr>supplemental</vt:lpwstr>
      </vt:variant>
      <vt:variant>
        <vt:i4>5308485</vt:i4>
      </vt:variant>
      <vt:variant>
        <vt:i4>36</vt:i4>
      </vt:variant>
      <vt:variant>
        <vt:i4>0</vt:i4>
      </vt:variant>
      <vt:variant>
        <vt:i4>5</vt:i4>
      </vt:variant>
      <vt:variant>
        <vt:lpwstr>http://www.computer.org/cms/Computer.org/Journal templates/transactions_art_guide.pdf</vt:lpwstr>
      </vt:variant>
      <vt:variant>
        <vt:lpwstr/>
      </vt:variant>
      <vt:variant>
        <vt:i4>7602221</vt:i4>
      </vt:variant>
      <vt:variant>
        <vt:i4>33</vt:i4>
      </vt:variant>
      <vt:variant>
        <vt:i4>0</vt:i4>
      </vt:variant>
      <vt:variant>
        <vt:i4>5</vt:i4>
      </vt:variant>
      <vt:variant>
        <vt:lpwstr>http://www.computer.org/portal/web/peerreviewjournals/author</vt:lpwstr>
      </vt:variant>
      <vt:variant>
        <vt:lpwstr>figures</vt:lpwstr>
      </vt:variant>
      <vt:variant>
        <vt:i4>5767203</vt:i4>
      </vt:variant>
      <vt:variant>
        <vt:i4>30</vt:i4>
      </vt:variant>
      <vt:variant>
        <vt:i4>0</vt:i4>
      </vt:variant>
      <vt:variant>
        <vt:i4>5</vt:i4>
      </vt:variant>
      <vt:variant>
        <vt:lpwstr>http://www.computer.org/portal/web/publications/style_math</vt:lpwstr>
      </vt:variant>
      <vt:variant>
        <vt:lpwstr/>
      </vt:variant>
      <vt:variant>
        <vt:i4>5767243</vt:i4>
      </vt:variant>
      <vt:variant>
        <vt:i4>27</vt:i4>
      </vt:variant>
      <vt:variant>
        <vt:i4>0</vt:i4>
      </vt:variant>
      <vt:variant>
        <vt:i4>5</vt:i4>
      </vt:variant>
      <vt:variant>
        <vt:lpwstr>http://www.mathtype.com/</vt:lpwstr>
      </vt:variant>
      <vt:variant>
        <vt:lpwstr/>
      </vt:variant>
      <vt:variant>
        <vt:i4>5242905</vt:i4>
      </vt:variant>
      <vt:variant>
        <vt:i4>24</vt:i4>
      </vt:variant>
      <vt:variant>
        <vt:i4>0</vt:i4>
      </vt:variant>
      <vt:variant>
        <vt:i4>5</vt:i4>
      </vt:variant>
      <vt:variant>
        <vt:lpwstr>http://www.computer.org/portal/web/volunteercenter/staff</vt:lpwstr>
      </vt:variant>
      <vt:variant>
        <vt:lpwstr/>
      </vt:variant>
      <vt:variant>
        <vt:i4>5308485</vt:i4>
      </vt:variant>
      <vt:variant>
        <vt:i4>21</vt:i4>
      </vt:variant>
      <vt:variant>
        <vt:i4>0</vt:i4>
      </vt:variant>
      <vt:variant>
        <vt:i4>5</vt:i4>
      </vt:variant>
      <vt:variant>
        <vt:lpwstr>http://www.computer.org/cms/Computer.org/Journal templates/transactions_art_guide.pdf</vt:lpwstr>
      </vt:variant>
      <vt:variant>
        <vt:lpwstr/>
      </vt:variant>
      <vt:variant>
        <vt:i4>7602221</vt:i4>
      </vt:variant>
      <vt:variant>
        <vt:i4>18</vt:i4>
      </vt:variant>
      <vt:variant>
        <vt:i4>0</vt:i4>
      </vt:variant>
      <vt:variant>
        <vt:i4>5</vt:i4>
      </vt:variant>
      <vt:variant>
        <vt:lpwstr>http://www.computer.org/portal/web/peerreviewjournals/author</vt:lpwstr>
      </vt:variant>
      <vt:variant>
        <vt:lpwstr>figures</vt:lpwstr>
      </vt:variant>
      <vt:variant>
        <vt:i4>7405626</vt:i4>
      </vt:variant>
      <vt:variant>
        <vt:i4>15</vt:i4>
      </vt:variant>
      <vt:variant>
        <vt:i4>0</vt:i4>
      </vt:variant>
      <vt:variant>
        <vt:i4>5</vt:i4>
      </vt:variant>
      <vt:variant>
        <vt:lpwstr>http://computer.org/author/transguide/</vt:lpwstr>
      </vt:variant>
      <vt:variant>
        <vt:lpwstr/>
      </vt:variant>
      <vt:variant>
        <vt:i4>852062</vt:i4>
      </vt:variant>
      <vt:variant>
        <vt:i4>12</vt:i4>
      </vt:variant>
      <vt:variant>
        <vt:i4>0</vt:i4>
      </vt:variant>
      <vt:variant>
        <vt:i4>5</vt:i4>
      </vt:variant>
      <vt:variant>
        <vt:lpwstr>http://www.computer.org/portal/web/peerreviewjournals/author</vt:lpwstr>
      </vt:variant>
      <vt:variant>
        <vt:lpwstr/>
      </vt:variant>
      <vt:variant>
        <vt:i4>852062</vt:i4>
      </vt:variant>
      <vt:variant>
        <vt:i4>9</vt:i4>
      </vt:variant>
      <vt:variant>
        <vt:i4>0</vt:i4>
      </vt:variant>
      <vt:variant>
        <vt:i4>5</vt:i4>
      </vt:variant>
      <vt:variant>
        <vt:lpwstr>http://www.computer.org/portal/web/peerreviewjournals/author</vt:lpwstr>
      </vt:variant>
      <vt:variant>
        <vt:lpwstr/>
      </vt:variant>
      <vt:variant>
        <vt:i4>1835103</vt:i4>
      </vt:variant>
      <vt:variant>
        <vt:i4>6</vt:i4>
      </vt:variant>
      <vt:variant>
        <vt:i4>0</vt:i4>
      </vt:variant>
      <vt:variant>
        <vt:i4>5</vt:i4>
      </vt:variant>
      <vt:variant>
        <vt:lpwstr>http://www.computer.org/portal/web/peerreviewjournals/author</vt:lpwstr>
      </vt:variant>
      <vt:variant>
        <vt:lpwstr>templates</vt:lpwstr>
      </vt:variant>
      <vt:variant>
        <vt:i4>2556021</vt:i4>
      </vt:variant>
      <vt:variant>
        <vt:i4>3</vt:i4>
      </vt:variant>
      <vt:variant>
        <vt:i4>0</vt:i4>
      </vt:variant>
      <vt:variant>
        <vt:i4>5</vt:i4>
      </vt:variant>
      <vt:variant>
        <vt:lpwstr>http://www.computer.org/portal/pages/ieeecs/publications/author/transguide/TransStyleFiles.html</vt:lpwstr>
      </vt:variant>
      <vt:variant>
        <vt:lpwstr/>
      </vt:variant>
      <vt:variant>
        <vt:i4>8257545</vt:i4>
      </vt:variant>
      <vt:variant>
        <vt:i4>0</vt:i4>
      </vt:variant>
      <vt:variant>
        <vt:i4>0</vt:i4>
      </vt:variant>
      <vt:variant>
        <vt:i4>5</vt:i4>
      </vt:variant>
      <vt:variant>
        <vt:lpwstr>mailto:author@nrim.go.jp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Transaction / Regular Paper Title</dc:title>
  <dc:creator>Erin Espriu</dc:creator>
  <dc:description>New styles and page layout for 1996.</dc:description>
  <cp:lastModifiedBy>Windows User</cp:lastModifiedBy>
  <cp:revision>100</cp:revision>
  <cp:lastPrinted>2020-08-18T01:03:00Z</cp:lastPrinted>
  <dcterms:created xsi:type="dcterms:W3CDTF">2020-10-02T02:33:00Z</dcterms:created>
  <dcterms:modified xsi:type="dcterms:W3CDTF">2021-01-18T18:47:00Z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0x010100D02F23315B22184993349361B44E4B71</vt:lpwstr>
  </property>
</Properties>
</file>